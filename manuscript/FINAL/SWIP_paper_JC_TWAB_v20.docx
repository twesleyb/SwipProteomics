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8A13F8" w14:textId="46057B86" w:rsidR="008826C4" w:rsidRDefault="00AC1FDD" w:rsidP="003F70D2">
      <w:pPr>
        <w:spacing w:line="480" w:lineRule="auto"/>
        <w:jc w:val="center"/>
        <w:rPr>
          <w:ins w:id="0" w:author="Jamie Courtland" w:date="2020-06-23T12:53:00Z"/>
          <w:rFonts w:asciiTheme="minorBidi" w:hAnsiTheme="minorBidi"/>
          <w:b/>
          <w:bCs/>
        </w:rPr>
      </w:pPr>
      <w:ins w:id="1" w:author="Jamie Courtland" w:date="2020-06-24T15:23:00Z">
        <w:r>
          <w:rPr>
            <w:rFonts w:asciiTheme="minorBidi" w:hAnsiTheme="minorBidi"/>
            <w:b/>
            <w:bCs/>
          </w:rPr>
          <w:t xml:space="preserve">Genetic </w:t>
        </w:r>
      </w:ins>
      <w:r w:rsidR="008826C4">
        <w:rPr>
          <w:rFonts w:asciiTheme="minorBidi" w:hAnsiTheme="minorBidi"/>
          <w:b/>
          <w:bCs/>
        </w:rPr>
        <w:t>Disruption of WASH</w:t>
      </w:r>
      <w:ins w:id="2" w:author="Microsoft Office User" w:date="2020-06-23T08:45:00Z">
        <w:r w:rsidR="006B6EE5">
          <w:rPr>
            <w:rFonts w:asciiTheme="minorBidi" w:hAnsiTheme="minorBidi"/>
            <w:b/>
            <w:bCs/>
          </w:rPr>
          <w:t>C</w:t>
        </w:r>
      </w:ins>
      <w:ins w:id="3" w:author="Microsoft Office User" w:date="2020-06-23T09:06:00Z">
        <w:r w:rsidR="00D71806">
          <w:rPr>
            <w:rFonts w:asciiTheme="minorBidi" w:hAnsiTheme="minorBidi"/>
            <w:b/>
            <w:bCs/>
          </w:rPr>
          <w:t>4</w:t>
        </w:r>
      </w:ins>
      <w:r w:rsidR="008826C4">
        <w:rPr>
          <w:rFonts w:asciiTheme="minorBidi" w:hAnsiTheme="minorBidi"/>
          <w:b/>
          <w:bCs/>
        </w:rPr>
        <w:t xml:space="preserve"> Drives Endo</w:t>
      </w:r>
      <w:r w:rsidR="00344FBD">
        <w:rPr>
          <w:rFonts w:asciiTheme="minorBidi" w:hAnsiTheme="minorBidi"/>
          <w:b/>
          <w:bCs/>
        </w:rPr>
        <w:t>-</w:t>
      </w:r>
      <w:r w:rsidR="008826C4">
        <w:rPr>
          <w:rFonts w:asciiTheme="minorBidi" w:hAnsiTheme="minorBidi"/>
          <w:b/>
          <w:bCs/>
        </w:rPr>
        <w:t xml:space="preserve">lysosomal Dysfunction and </w:t>
      </w:r>
      <w:ins w:id="4" w:author="Microsoft Office User" w:date="2020-06-22T21:38:00Z">
        <w:r w:rsidR="00FE3B93">
          <w:rPr>
            <w:rFonts w:asciiTheme="minorBidi" w:hAnsiTheme="minorBidi"/>
            <w:b/>
            <w:bCs/>
          </w:rPr>
          <w:t>Cognitive</w:t>
        </w:r>
      </w:ins>
      <w:ins w:id="5" w:author="Jamie Courtland" w:date="2020-06-25T11:59:00Z">
        <w:r w:rsidR="00CD5792">
          <w:rPr>
            <w:rFonts w:asciiTheme="minorBidi" w:hAnsiTheme="minorBidi"/>
            <w:b/>
            <w:bCs/>
          </w:rPr>
          <w:t>-</w:t>
        </w:r>
      </w:ins>
      <w:ins w:id="6" w:author="Microsoft Office User" w:date="2020-06-22T21:38:00Z">
        <w:r w:rsidR="00FE3B93">
          <w:rPr>
            <w:rFonts w:asciiTheme="minorBidi" w:hAnsiTheme="minorBidi"/>
            <w:b/>
            <w:bCs/>
          </w:rPr>
          <w:t>Movement Impairments in Mice and Humans</w:t>
        </w:r>
      </w:ins>
    </w:p>
    <w:p w14:paraId="55E3A8FC" w14:textId="77777777" w:rsidR="001C7580" w:rsidRDefault="001C7580" w:rsidP="003F70D2">
      <w:pPr>
        <w:spacing w:line="480" w:lineRule="auto"/>
        <w:jc w:val="center"/>
        <w:rPr>
          <w:ins w:id="7" w:author="Jamie Courtland" w:date="2020-06-23T19:14:00Z"/>
          <w:rFonts w:asciiTheme="minorBidi" w:hAnsiTheme="minorBidi"/>
          <w:b/>
          <w:bCs/>
        </w:rPr>
      </w:pPr>
    </w:p>
    <w:p w14:paraId="152CF9D9" w14:textId="77777777" w:rsidR="006D263F" w:rsidRPr="008826C4" w:rsidRDefault="006D263F" w:rsidP="003F70D2">
      <w:pPr>
        <w:spacing w:line="480" w:lineRule="auto"/>
        <w:rPr>
          <w:rFonts w:asciiTheme="minorBidi" w:hAnsiTheme="minorBidi"/>
        </w:rPr>
      </w:pPr>
      <w:r w:rsidRPr="001F1C37">
        <w:rPr>
          <w:rFonts w:asciiTheme="minorBidi" w:hAnsiTheme="minorBidi"/>
          <w:u w:val="single"/>
        </w:rPr>
        <w:t>Courtland, J.L.</w:t>
      </w:r>
      <w:r w:rsidRPr="001F1C37">
        <w:rPr>
          <w:rFonts w:asciiTheme="minorBidi" w:hAnsiTheme="minorBidi"/>
          <w:vertAlign w:val="superscript"/>
        </w:rPr>
        <w:t>1</w:t>
      </w:r>
      <w:r w:rsidRPr="001F1C37">
        <w:rPr>
          <w:rFonts w:asciiTheme="minorBidi" w:hAnsiTheme="minorBidi"/>
        </w:rPr>
        <w:t xml:space="preserve">, </w:t>
      </w:r>
      <w:r w:rsidRPr="00DC5D5D">
        <w:rPr>
          <w:rFonts w:asciiTheme="minorBidi" w:hAnsiTheme="minorBidi"/>
          <w:u w:val="single"/>
        </w:rPr>
        <w:t>Bradshaw, T.W.</w:t>
      </w:r>
      <w:r w:rsidR="00BF79AB" w:rsidRPr="00DC5D5D">
        <w:rPr>
          <w:rFonts w:asciiTheme="minorBidi" w:hAnsiTheme="minorBidi"/>
          <w:u w:val="single"/>
        </w:rPr>
        <w:t>A.</w:t>
      </w:r>
      <w:r w:rsidRPr="001F1C37">
        <w:rPr>
          <w:rFonts w:asciiTheme="minorBidi" w:hAnsiTheme="minorBidi"/>
          <w:vertAlign w:val="superscript"/>
        </w:rPr>
        <w:t>1</w:t>
      </w:r>
      <w:r w:rsidRPr="001F1C37">
        <w:rPr>
          <w:rFonts w:asciiTheme="minorBidi" w:hAnsiTheme="minorBidi"/>
        </w:rPr>
        <w:t xml:space="preserve">, </w:t>
      </w:r>
      <w:proofErr w:type="spellStart"/>
      <w:r w:rsidRPr="001F1C37">
        <w:rPr>
          <w:rFonts w:asciiTheme="minorBidi" w:hAnsiTheme="minorBidi"/>
        </w:rPr>
        <w:t>Waitt</w:t>
      </w:r>
      <w:proofErr w:type="spellEnd"/>
      <w:r w:rsidRPr="001F1C37">
        <w:rPr>
          <w:rFonts w:asciiTheme="minorBidi" w:hAnsiTheme="minorBidi"/>
        </w:rPr>
        <w:t>, G.</w:t>
      </w:r>
      <w:r w:rsidRPr="001F1C37">
        <w:rPr>
          <w:rFonts w:asciiTheme="minorBidi" w:hAnsiTheme="minorBidi"/>
          <w:vertAlign w:val="superscript"/>
        </w:rPr>
        <w:t>3</w:t>
      </w:r>
      <w:r w:rsidRPr="001F1C37">
        <w:rPr>
          <w:rFonts w:asciiTheme="minorBidi" w:hAnsiTheme="minorBidi"/>
        </w:rPr>
        <w:t>, Soderblom, E.</w:t>
      </w:r>
      <w:r w:rsidR="004A0ECE">
        <w:rPr>
          <w:rFonts w:asciiTheme="minorBidi" w:hAnsiTheme="minorBidi"/>
          <w:vertAlign w:val="superscript"/>
        </w:rPr>
        <w:t>2,</w:t>
      </w:r>
      <w:r w:rsidRPr="001F1C37">
        <w:rPr>
          <w:rFonts w:asciiTheme="minorBidi" w:hAnsiTheme="minorBidi"/>
          <w:vertAlign w:val="superscript"/>
        </w:rPr>
        <w:t>3</w:t>
      </w:r>
      <w:r w:rsidRPr="001F1C37">
        <w:rPr>
          <w:rFonts w:asciiTheme="minorBidi" w:hAnsiTheme="minorBidi"/>
        </w:rPr>
        <w:t>, Ho, T.</w:t>
      </w:r>
      <w:r w:rsidRPr="001F1C37">
        <w:rPr>
          <w:rFonts w:asciiTheme="minorBidi" w:hAnsiTheme="minorBidi"/>
          <w:vertAlign w:val="superscript"/>
        </w:rPr>
        <w:t>3</w:t>
      </w:r>
      <w:r w:rsidR="008826C4">
        <w:rPr>
          <w:rFonts w:asciiTheme="minorBidi" w:hAnsiTheme="minorBidi"/>
        </w:rPr>
        <w:t xml:space="preserve">, </w:t>
      </w:r>
      <w:r w:rsidR="00856788">
        <w:rPr>
          <w:rFonts w:asciiTheme="minorBidi" w:hAnsiTheme="minorBidi"/>
        </w:rPr>
        <w:t>Rajab, A.</w:t>
      </w:r>
      <w:r w:rsidR="00856788">
        <w:rPr>
          <w:rFonts w:asciiTheme="minorBidi" w:hAnsiTheme="minorBidi"/>
          <w:vertAlign w:val="superscript"/>
        </w:rPr>
        <w:t>4</w:t>
      </w:r>
      <w:r w:rsidR="00856788">
        <w:rPr>
          <w:rFonts w:asciiTheme="minorBidi" w:hAnsiTheme="minorBidi"/>
        </w:rPr>
        <w:t xml:space="preserve">, </w:t>
      </w:r>
      <w:proofErr w:type="spellStart"/>
      <w:r w:rsidR="008826C4">
        <w:rPr>
          <w:rFonts w:asciiTheme="minorBidi" w:hAnsiTheme="minorBidi"/>
        </w:rPr>
        <w:t>Vancini</w:t>
      </w:r>
      <w:proofErr w:type="spellEnd"/>
      <w:r w:rsidR="008826C4">
        <w:rPr>
          <w:rFonts w:asciiTheme="minorBidi" w:hAnsiTheme="minorBidi"/>
        </w:rPr>
        <w:t>, R.</w:t>
      </w:r>
      <w:r w:rsidR="00856788">
        <w:rPr>
          <w:rFonts w:asciiTheme="minorBidi" w:hAnsiTheme="minorBidi"/>
          <w:vertAlign w:val="superscript"/>
        </w:rPr>
        <w:t>5</w:t>
      </w:r>
      <w:r w:rsidR="008826C4">
        <w:rPr>
          <w:rFonts w:asciiTheme="minorBidi" w:hAnsiTheme="minorBidi"/>
        </w:rPr>
        <w:t>,</w:t>
      </w:r>
      <w:r w:rsidRPr="001F1C37">
        <w:rPr>
          <w:rFonts w:asciiTheme="minorBidi" w:hAnsiTheme="minorBidi"/>
        </w:rPr>
        <w:t xml:space="preserve"> </w:t>
      </w:r>
      <w:r w:rsidR="008826C4" w:rsidRPr="00840102">
        <w:rPr>
          <w:rFonts w:asciiTheme="minorBidi" w:hAnsiTheme="minorBidi"/>
        </w:rPr>
        <w:t>Kim, I.H.</w:t>
      </w:r>
      <w:r w:rsidR="0059154B" w:rsidRPr="002B1B3B">
        <w:rPr>
          <w:rFonts w:asciiTheme="minorBidi" w:hAnsiTheme="minorBidi"/>
          <w:vertAlign w:val="superscript"/>
        </w:rPr>
        <w:t>2,</w:t>
      </w:r>
      <w:r w:rsidR="00856788">
        <w:rPr>
          <w:rFonts w:asciiTheme="minorBidi" w:hAnsiTheme="minorBidi"/>
          <w:vertAlign w:val="superscript"/>
        </w:rPr>
        <w:t>6</w:t>
      </w:r>
      <w:r w:rsidR="008826C4">
        <w:rPr>
          <w:rFonts w:asciiTheme="minorBidi" w:hAnsiTheme="minorBidi"/>
          <w:vertAlign w:val="superscript"/>
        </w:rPr>
        <w:t>*</w:t>
      </w:r>
      <w:r w:rsidR="008826C4">
        <w:rPr>
          <w:rFonts w:asciiTheme="minorBidi" w:hAnsiTheme="minorBidi"/>
        </w:rPr>
        <w:t>,</w:t>
      </w:r>
      <w:r w:rsidR="008826C4">
        <w:rPr>
          <w:rFonts w:asciiTheme="minorBidi" w:hAnsiTheme="minorBidi"/>
          <w:vertAlign w:val="superscript"/>
        </w:rPr>
        <w:t xml:space="preserve"> </w:t>
      </w:r>
      <w:r w:rsidRPr="001F1C37">
        <w:rPr>
          <w:rFonts w:asciiTheme="minorBidi" w:hAnsiTheme="minorBidi"/>
        </w:rPr>
        <w:t>and Soderling, S.H.</w:t>
      </w:r>
      <w:r w:rsidRPr="001F1C37">
        <w:rPr>
          <w:rFonts w:asciiTheme="minorBidi" w:hAnsiTheme="minorBidi"/>
          <w:vertAlign w:val="superscript"/>
        </w:rPr>
        <w:t>1,2</w:t>
      </w:r>
      <w:r>
        <w:rPr>
          <w:rFonts w:asciiTheme="minorBidi" w:hAnsiTheme="minorBidi"/>
          <w:vertAlign w:val="superscript"/>
        </w:rPr>
        <w:t>*</w:t>
      </w:r>
      <w:r w:rsidR="008826C4">
        <w:rPr>
          <w:rFonts w:asciiTheme="minorBidi" w:hAnsiTheme="minorBidi"/>
        </w:rPr>
        <w:t>.</w:t>
      </w:r>
    </w:p>
    <w:p w14:paraId="7979AAC2" w14:textId="77777777" w:rsidR="006D263F" w:rsidRPr="001F1C37" w:rsidRDefault="006D263F" w:rsidP="003F70D2">
      <w:pPr>
        <w:spacing w:line="480" w:lineRule="auto"/>
        <w:rPr>
          <w:rFonts w:asciiTheme="minorBidi" w:hAnsiTheme="minorBidi"/>
        </w:rPr>
      </w:pPr>
      <w:r w:rsidRPr="001F1C37">
        <w:rPr>
          <w:rFonts w:asciiTheme="minorBidi" w:hAnsiTheme="minorBidi"/>
          <w:vertAlign w:val="superscript"/>
        </w:rPr>
        <w:t>1</w:t>
      </w:r>
      <w:r w:rsidRPr="001F1C37">
        <w:rPr>
          <w:rFonts w:asciiTheme="minorBidi" w:hAnsiTheme="minorBidi"/>
        </w:rPr>
        <w:t>Department of Neurobiolo</w:t>
      </w:r>
      <w:r w:rsidR="0059154B">
        <w:rPr>
          <w:rFonts w:asciiTheme="minorBidi" w:hAnsiTheme="minorBidi"/>
        </w:rPr>
        <w:softHyphen/>
      </w:r>
      <w:r w:rsidRPr="001F1C37">
        <w:rPr>
          <w:rFonts w:asciiTheme="minorBidi" w:hAnsiTheme="minorBidi"/>
        </w:rPr>
        <w:t>gy, Duke University School of Medicine.</w:t>
      </w:r>
    </w:p>
    <w:p w14:paraId="4B98C5C5" w14:textId="77777777" w:rsidR="006D263F" w:rsidRPr="001F1C37" w:rsidRDefault="006D263F" w:rsidP="003F70D2">
      <w:pPr>
        <w:spacing w:line="480" w:lineRule="auto"/>
        <w:rPr>
          <w:rFonts w:asciiTheme="minorBidi" w:hAnsiTheme="minorBidi"/>
        </w:rPr>
      </w:pPr>
      <w:r w:rsidRPr="001F1C37">
        <w:rPr>
          <w:rFonts w:asciiTheme="minorBidi" w:hAnsiTheme="minorBidi"/>
          <w:vertAlign w:val="superscript"/>
        </w:rPr>
        <w:t>2</w:t>
      </w:r>
      <w:r w:rsidRPr="001F1C37">
        <w:rPr>
          <w:rFonts w:asciiTheme="minorBidi" w:hAnsiTheme="minorBidi"/>
        </w:rPr>
        <w:t>Department of Cell Biology, Duke University School of Medicine.</w:t>
      </w:r>
    </w:p>
    <w:p w14:paraId="3EE7E29E" w14:textId="77777777" w:rsidR="006D263F" w:rsidRDefault="006D263F" w:rsidP="003F70D2">
      <w:pPr>
        <w:spacing w:line="480" w:lineRule="auto"/>
        <w:rPr>
          <w:rFonts w:asciiTheme="minorBidi" w:hAnsiTheme="minorBidi"/>
        </w:rPr>
      </w:pPr>
      <w:r w:rsidRPr="001F1C37">
        <w:rPr>
          <w:rFonts w:asciiTheme="minorBidi" w:hAnsiTheme="minorBidi"/>
          <w:vertAlign w:val="superscript"/>
        </w:rPr>
        <w:t>3</w:t>
      </w:r>
      <w:r w:rsidRPr="001F1C37">
        <w:rPr>
          <w:rFonts w:asciiTheme="minorBidi" w:hAnsiTheme="minorBidi"/>
        </w:rPr>
        <w:t>Proteomics and Metabolomics Core Facility, Duke University School of Medicine.</w:t>
      </w:r>
    </w:p>
    <w:p w14:paraId="60EDAF3F" w14:textId="77777777" w:rsidR="0059154B" w:rsidRPr="00856788" w:rsidRDefault="0059154B" w:rsidP="0059154B">
      <w:pPr>
        <w:spacing w:line="480" w:lineRule="auto"/>
        <w:rPr>
          <w:rFonts w:asciiTheme="minorBidi" w:hAnsiTheme="minorBidi"/>
        </w:rPr>
      </w:pPr>
      <w:r>
        <w:rPr>
          <w:rFonts w:asciiTheme="minorBidi" w:hAnsiTheme="minorBidi"/>
          <w:vertAlign w:val="superscript"/>
        </w:rPr>
        <w:t>4</w:t>
      </w:r>
      <w:r>
        <w:rPr>
          <w:rFonts w:asciiTheme="minorBidi" w:hAnsiTheme="minorBidi"/>
        </w:rPr>
        <w:t>Burjeel Hospital, VPS Healthcare, Muscat, Oman.</w:t>
      </w:r>
    </w:p>
    <w:p w14:paraId="1968FAA7" w14:textId="77777777" w:rsidR="006D263F" w:rsidRPr="00A916B7" w:rsidRDefault="00856788" w:rsidP="003F70D2">
      <w:pPr>
        <w:spacing w:line="480" w:lineRule="auto"/>
        <w:rPr>
          <w:rFonts w:asciiTheme="minorBidi" w:hAnsiTheme="minorBidi"/>
        </w:rPr>
      </w:pPr>
      <w:r>
        <w:rPr>
          <w:rFonts w:asciiTheme="minorBidi" w:hAnsiTheme="minorBidi"/>
          <w:vertAlign w:val="superscript"/>
        </w:rPr>
        <w:t>5</w:t>
      </w:r>
      <w:r>
        <w:rPr>
          <w:rFonts w:asciiTheme="minorBidi" w:hAnsiTheme="minorBidi"/>
        </w:rPr>
        <w:t xml:space="preserve">Department </w:t>
      </w:r>
      <w:r w:rsidR="006D263F">
        <w:rPr>
          <w:rFonts w:asciiTheme="minorBidi" w:hAnsiTheme="minorBidi"/>
        </w:rPr>
        <w:t>of Pathology, Duke University School of Medicine.</w:t>
      </w:r>
    </w:p>
    <w:p w14:paraId="6B648852" w14:textId="77777777" w:rsidR="006D263F" w:rsidRDefault="00856788" w:rsidP="003F70D2">
      <w:pPr>
        <w:spacing w:line="480" w:lineRule="auto"/>
        <w:rPr>
          <w:rFonts w:asciiTheme="minorBidi" w:hAnsiTheme="minorBidi"/>
        </w:rPr>
      </w:pPr>
      <w:r>
        <w:rPr>
          <w:rFonts w:asciiTheme="minorBidi" w:hAnsiTheme="minorBidi"/>
          <w:vertAlign w:val="superscript"/>
        </w:rPr>
        <w:t>6</w:t>
      </w:r>
      <w:r w:rsidRPr="001F1C37">
        <w:rPr>
          <w:rFonts w:asciiTheme="minorBidi" w:hAnsiTheme="minorBidi"/>
        </w:rPr>
        <w:t xml:space="preserve">Department </w:t>
      </w:r>
      <w:r w:rsidR="006D263F" w:rsidRPr="001F1C37">
        <w:rPr>
          <w:rFonts w:asciiTheme="minorBidi" w:hAnsiTheme="minorBidi"/>
        </w:rPr>
        <w:t>of Anatomy and Neurobiology, University of Tennessee</w:t>
      </w:r>
      <w:r w:rsidR="00022471">
        <w:rPr>
          <w:rFonts w:asciiTheme="minorBidi" w:hAnsiTheme="minorBidi"/>
        </w:rPr>
        <w:t xml:space="preserve"> Heath Science Center.</w:t>
      </w:r>
    </w:p>
    <w:p w14:paraId="0ACE9FB6" w14:textId="77777777" w:rsidR="004A0ECE" w:rsidRDefault="004A0ECE" w:rsidP="002A2D00">
      <w:pPr>
        <w:spacing w:line="480" w:lineRule="auto"/>
        <w:rPr>
          <w:rFonts w:asciiTheme="minorBidi" w:hAnsiTheme="minorBidi"/>
        </w:rPr>
      </w:pPr>
      <w:r w:rsidRPr="00C7597D">
        <w:rPr>
          <w:rFonts w:asciiTheme="minorBidi" w:hAnsiTheme="minorBidi"/>
          <w:u w:val="single"/>
        </w:rPr>
        <w:t>Underline</w:t>
      </w:r>
      <w:r w:rsidRPr="002D0F46">
        <w:rPr>
          <w:rFonts w:asciiTheme="minorBidi" w:hAnsiTheme="minorBidi"/>
        </w:rPr>
        <w:t xml:space="preserve"> </w:t>
      </w:r>
      <w:r>
        <w:rPr>
          <w:rFonts w:asciiTheme="minorBidi" w:hAnsiTheme="minorBidi"/>
        </w:rPr>
        <w:t xml:space="preserve">denotes </w:t>
      </w:r>
      <w:proofErr w:type="gramStart"/>
      <w:r>
        <w:rPr>
          <w:rFonts w:asciiTheme="minorBidi" w:hAnsiTheme="minorBidi"/>
        </w:rPr>
        <w:t>first-authorship</w:t>
      </w:r>
      <w:proofErr w:type="gramEnd"/>
    </w:p>
    <w:p w14:paraId="33D1CE94" w14:textId="30550780" w:rsidR="006D263F" w:rsidRDefault="006D263F" w:rsidP="002A2D00">
      <w:pPr>
        <w:spacing w:line="480" w:lineRule="auto"/>
        <w:rPr>
          <w:rFonts w:asciiTheme="minorBidi" w:hAnsiTheme="minorBidi"/>
        </w:rPr>
      </w:pPr>
      <w:r>
        <w:rPr>
          <w:rFonts w:asciiTheme="minorBidi" w:hAnsiTheme="minorBidi"/>
        </w:rPr>
        <w:t>*Corresponding author</w:t>
      </w:r>
      <w:r w:rsidR="008826C4">
        <w:rPr>
          <w:rFonts w:asciiTheme="minorBidi" w:hAnsiTheme="minorBidi"/>
        </w:rPr>
        <w:t>s</w:t>
      </w:r>
      <w:r w:rsidR="002A2D00">
        <w:rPr>
          <w:rFonts w:asciiTheme="minorBidi" w:hAnsiTheme="minorBidi"/>
        </w:rPr>
        <w:t xml:space="preserve">: </w:t>
      </w:r>
      <w:r w:rsidR="00490A90">
        <w:rPr>
          <w:rFonts w:asciiTheme="minorBidi" w:hAnsiTheme="minorBidi"/>
        </w:rPr>
        <w:t xml:space="preserve">Il Hwan Kim, E-mail: </w:t>
      </w:r>
      <w:hyperlink r:id="rId8" w:history="1">
        <w:r w:rsidR="00490A90" w:rsidRPr="00022471">
          <w:rPr>
            <w:rStyle w:val="Hyperlink"/>
            <w:rFonts w:asciiTheme="minorBidi" w:hAnsiTheme="minorBidi"/>
          </w:rPr>
          <w:t>ik</w:t>
        </w:r>
        <w:r w:rsidR="00490A90" w:rsidRPr="00022471">
          <w:rPr>
            <w:rStyle w:val="Hyperlink"/>
            <w:rFonts w:asciiTheme="minorBidi" w:hAnsiTheme="minorBidi"/>
          </w:rPr>
          <w:t>i</w:t>
        </w:r>
        <w:r w:rsidR="00490A90" w:rsidRPr="00022471">
          <w:rPr>
            <w:rStyle w:val="Hyperlink"/>
            <w:rFonts w:asciiTheme="minorBidi" w:hAnsiTheme="minorBidi"/>
          </w:rPr>
          <w:t>m9@uthsc.edu</w:t>
        </w:r>
      </w:hyperlink>
      <w:r w:rsidR="00490A90">
        <w:rPr>
          <w:rStyle w:val="Hyperlink"/>
          <w:rFonts w:asciiTheme="minorBidi" w:hAnsiTheme="minorBidi"/>
        </w:rPr>
        <w:t>;</w:t>
      </w:r>
      <w:r w:rsidR="00490A90" w:rsidRPr="00623F36">
        <w:rPr>
          <w:rStyle w:val="Hyperlink"/>
          <w:rFonts w:asciiTheme="minorBidi" w:hAnsiTheme="minorBidi"/>
          <w:u w:val="none"/>
        </w:rPr>
        <w:t xml:space="preserve"> </w:t>
      </w:r>
      <w:r w:rsidR="002A2D00">
        <w:rPr>
          <w:rFonts w:asciiTheme="minorBidi" w:hAnsiTheme="minorBidi"/>
        </w:rPr>
        <w:t xml:space="preserve">Scott H. Soderling, E-mail: </w:t>
      </w:r>
      <w:hyperlink r:id="rId9" w:history="1">
        <w:r w:rsidR="002A2D00" w:rsidRPr="000E4DE9">
          <w:rPr>
            <w:rStyle w:val="Hyperlink"/>
            <w:rFonts w:asciiTheme="minorBidi" w:hAnsiTheme="minorBidi"/>
          </w:rPr>
          <w:t>scott.soderling@duke.edu</w:t>
        </w:r>
      </w:hyperlink>
    </w:p>
    <w:p w14:paraId="12EEC5DB" w14:textId="77777777" w:rsidR="008826C4" w:rsidRDefault="008826C4" w:rsidP="002A2D00">
      <w:pPr>
        <w:spacing w:line="480" w:lineRule="auto"/>
        <w:rPr>
          <w:rFonts w:asciiTheme="minorBidi" w:hAnsiTheme="minorBidi"/>
          <w:b/>
          <w:bCs/>
          <w:highlight w:val="yellow"/>
        </w:rPr>
      </w:pPr>
    </w:p>
    <w:p w14:paraId="6D291DF9" w14:textId="77777777" w:rsidR="002A2D00" w:rsidRDefault="002A2D00">
      <w:pPr>
        <w:rPr>
          <w:rFonts w:asciiTheme="minorBidi" w:hAnsiTheme="minorBidi"/>
          <w:b/>
          <w:bCs/>
          <w:highlight w:val="yellow"/>
        </w:rPr>
      </w:pPr>
      <w:r>
        <w:rPr>
          <w:rFonts w:asciiTheme="minorBidi" w:hAnsiTheme="minorBidi"/>
          <w:b/>
          <w:bCs/>
          <w:highlight w:val="yellow"/>
        </w:rPr>
        <w:br w:type="page"/>
      </w:r>
    </w:p>
    <w:p w14:paraId="5D6FDB3B" w14:textId="77777777" w:rsidR="00741EBB" w:rsidRDefault="00741EBB" w:rsidP="003F70D2">
      <w:pPr>
        <w:spacing w:line="480" w:lineRule="auto"/>
        <w:jc w:val="thaiDistribute"/>
        <w:rPr>
          <w:rFonts w:asciiTheme="minorBidi" w:hAnsiTheme="minorBidi"/>
          <w:b/>
          <w:bCs/>
        </w:rPr>
      </w:pPr>
      <w:commentRangeStart w:id="8"/>
      <w:r w:rsidRPr="00AF6FFA">
        <w:rPr>
          <w:rFonts w:asciiTheme="minorBidi" w:hAnsiTheme="minorBidi"/>
          <w:b/>
          <w:bCs/>
          <w:highlight w:val="yellow"/>
        </w:rPr>
        <w:lastRenderedPageBreak/>
        <w:t>Abstract:</w:t>
      </w:r>
      <w:r w:rsidR="00AF6FFA">
        <w:rPr>
          <w:rFonts w:asciiTheme="minorBidi" w:hAnsiTheme="minorBidi"/>
          <w:b/>
          <w:bCs/>
          <w:highlight w:val="yellow"/>
        </w:rPr>
        <w:t xml:space="preserve"> </w:t>
      </w:r>
      <w:commentRangeEnd w:id="8"/>
      <w:r w:rsidR="008826C4">
        <w:rPr>
          <w:rStyle w:val="CommentReference"/>
        </w:rPr>
        <w:commentReference w:id="8"/>
      </w:r>
    </w:p>
    <w:p w14:paraId="273A575A" w14:textId="3C67852E" w:rsidR="008826C4" w:rsidRDefault="008826C4" w:rsidP="00DC5D5D">
      <w:pPr>
        <w:spacing w:line="480" w:lineRule="auto"/>
        <w:jc w:val="thaiDistribute"/>
        <w:rPr>
          <w:rFonts w:asciiTheme="minorBidi" w:hAnsiTheme="minorBidi"/>
          <w:b/>
          <w:bCs/>
        </w:rPr>
      </w:pPr>
      <w:r>
        <w:rPr>
          <w:rFonts w:asciiTheme="minorBidi" w:hAnsiTheme="minorBidi"/>
        </w:rPr>
        <w:t xml:space="preserve">Loss of WASH complex function is implicated in </w:t>
      </w:r>
      <w:r w:rsidR="00BF79AB">
        <w:rPr>
          <w:rFonts w:asciiTheme="minorBidi" w:hAnsiTheme="minorBidi"/>
        </w:rPr>
        <w:t>human</w:t>
      </w:r>
      <w:r>
        <w:rPr>
          <w:rFonts w:asciiTheme="minorBidi" w:hAnsiTheme="minorBidi"/>
        </w:rPr>
        <w:t xml:space="preserve"> </w:t>
      </w:r>
      <w:r w:rsidR="00BF79AB">
        <w:rPr>
          <w:rFonts w:asciiTheme="minorBidi" w:hAnsiTheme="minorBidi"/>
        </w:rPr>
        <w:t xml:space="preserve">cognitive </w:t>
      </w:r>
      <w:r w:rsidR="00943824">
        <w:rPr>
          <w:rFonts w:asciiTheme="minorBidi" w:hAnsiTheme="minorBidi"/>
        </w:rPr>
        <w:t xml:space="preserve">and movement </w:t>
      </w:r>
      <w:r>
        <w:rPr>
          <w:rFonts w:asciiTheme="minorBidi" w:hAnsiTheme="minorBidi"/>
        </w:rPr>
        <w:t xml:space="preserve">disorders, yet </w:t>
      </w:r>
      <w:r w:rsidR="00C07A78">
        <w:rPr>
          <w:rFonts w:asciiTheme="minorBidi" w:hAnsiTheme="minorBidi"/>
        </w:rPr>
        <w:t xml:space="preserve">its </w:t>
      </w:r>
      <w:ins w:id="9" w:author="Microsoft Office User" w:date="2020-06-23T08:49:00Z">
        <w:r w:rsidR="00804D87">
          <w:rPr>
            <w:rFonts w:asciiTheme="minorBidi" w:hAnsiTheme="minorBidi"/>
          </w:rPr>
          <w:t xml:space="preserve">functional </w:t>
        </w:r>
      </w:ins>
      <w:r w:rsidR="00C07A78">
        <w:rPr>
          <w:rFonts w:asciiTheme="minorBidi" w:hAnsiTheme="minorBidi"/>
        </w:rPr>
        <w:t xml:space="preserve">role in </w:t>
      </w:r>
      <w:r w:rsidR="00FE465D">
        <w:rPr>
          <w:rFonts w:asciiTheme="minorBidi" w:hAnsiTheme="minorBidi"/>
        </w:rPr>
        <w:t xml:space="preserve">the </w:t>
      </w:r>
      <w:r w:rsidR="00C07A78">
        <w:rPr>
          <w:rFonts w:asciiTheme="minorBidi" w:hAnsiTheme="minorBidi"/>
        </w:rPr>
        <w:t>ne</w:t>
      </w:r>
      <w:r w:rsidR="00FE465D">
        <w:rPr>
          <w:rFonts w:asciiTheme="minorBidi" w:hAnsiTheme="minorBidi"/>
        </w:rPr>
        <w:t>rvou</w:t>
      </w:r>
      <w:r w:rsidR="00C07A78">
        <w:rPr>
          <w:rFonts w:asciiTheme="minorBidi" w:hAnsiTheme="minorBidi"/>
        </w:rPr>
        <w:t>s</w:t>
      </w:r>
      <w:r w:rsidR="00FE465D">
        <w:rPr>
          <w:rFonts w:asciiTheme="minorBidi" w:hAnsiTheme="minorBidi"/>
        </w:rPr>
        <w:t xml:space="preserve"> system</w:t>
      </w:r>
      <w:r>
        <w:rPr>
          <w:rFonts w:asciiTheme="minorBidi" w:hAnsiTheme="minorBidi"/>
        </w:rPr>
        <w:t xml:space="preserve"> remain</w:t>
      </w:r>
      <w:r w:rsidR="00FE465D">
        <w:rPr>
          <w:rFonts w:asciiTheme="minorBidi" w:hAnsiTheme="minorBidi"/>
        </w:rPr>
        <w:t>s</w:t>
      </w:r>
      <w:r>
        <w:rPr>
          <w:rFonts w:asciiTheme="minorBidi" w:hAnsiTheme="minorBidi"/>
        </w:rPr>
        <w:t xml:space="preserve"> poorly understood. </w:t>
      </w:r>
      <w:r w:rsidR="00B22C8B">
        <w:rPr>
          <w:rFonts w:asciiTheme="minorBidi" w:hAnsiTheme="minorBidi"/>
        </w:rPr>
        <w:t>Using</w:t>
      </w:r>
      <w:r w:rsidR="00FE465D">
        <w:rPr>
          <w:rFonts w:asciiTheme="minorBidi" w:hAnsiTheme="minorBidi"/>
        </w:rPr>
        <w:t xml:space="preserve"> </w:t>
      </w:r>
      <w:r w:rsidR="00B22C8B">
        <w:rPr>
          <w:rFonts w:asciiTheme="minorBidi" w:hAnsiTheme="minorBidi"/>
          <w:i/>
          <w:iCs/>
        </w:rPr>
        <w:t xml:space="preserve">in vivo </w:t>
      </w:r>
      <w:proofErr w:type="spellStart"/>
      <w:r w:rsidR="00B22C8B">
        <w:rPr>
          <w:rFonts w:asciiTheme="minorBidi" w:hAnsiTheme="minorBidi"/>
        </w:rPr>
        <w:t>BioID</w:t>
      </w:r>
      <w:proofErr w:type="spellEnd"/>
      <w:r w:rsidR="00B22C8B">
        <w:rPr>
          <w:rFonts w:asciiTheme="minorBidi" w:hAnsiTheme="minorBidi"/>
        </w:rPr>
        <w:t xml:space="preserve"> proteomics, we identify the neuronal WASH</w:t>
      </w:r>
      <w:ins w:id="10" w:author="Jamie Courtland" w:date="2020-06-23T13:15:00Z">
        <w:r w:rsidR="006950E1">
          <w:rPr>
            <w:rFonts w:asciiTheme="minorBidi" w:hAnsiTheme="minorBidi"/>
          </w:rPr>
          <w:t xml:space="preserve"> </w:t>
        </w:r>
      </w:ins>
      <w:r w:rsidR="00943824">
        <w:rPr>
          <w:rFonts w:asciiTheme="minorBidi" w:hAnsiTheme="minorBidi"/>
        </w:rPr>
        <w:t>complex</w:t>
      </w:r>
      <w:r w:rsidR="00B22C8B">
        <w:rPr>
          <w:rFonts w:asciiTheme="minorBidi" w:hAnsiTheme="minorBidi"/>
        </w:rPr>
        <w:t xml:space="preserve"> proteome, </w:t>
      </w:r>
      <w:r w:rsidR="00FE465D">
        <w:rPr>
          <w:rFonts w:asciiTheme="minorBidi" w:hAnsiTheme="minorBidi"/>
        </w:rPr>
        <w:t xml:space="preserve">revealing </w:t>
      </w:r>
      <w:ins w:id="11" w:author="Jamie Courtland" w:date="2020-06-21T12:18:00Z">
        <w:r w:rsidR="00DC5D5D">
          <w:rPr>
            <w:rFonts w:asciiTheme="minorBidi" w:hAnsiTheme="minorBidi"/>
          </w:rPr>
          <w:t xml:space="preserve">a network of </w:t>
        </w:r>
      </w:ins>
      <w:r w:rsidR="00B22C8B">
        <w:rPr>
          <w:rFonts w:asciiTheme="minorBidi" w:hAnsiTheme="minorBidi"/>
        </w:rPr>
        <w:t xml:space="preserve">endosomal </w:t>
      </w:r>
      <w:r w:rsidR="00FE465D">
        <w:rPr>
          <w:rFonts w:asciiTheme="minorBidi" w:hAnsiTheme="minorBidi"/>
        </w:rPr>
        <w:t>interactors</w:t>
      </w:r>
      <w:r w:rsidR="00B22C8B">
        <w:rPr>
          <w:rFonts w:asciiTheme="minorBidi" w:hAnsiTheme="minorBidi"/>
        </w:rPr>
        <w:t xml:space="preserve">. </w:t>
      </w:r>
      <w:r w:rsidR="00CC0245">
        <w:rPr>
          <w:rFonts w:asciiTheme="minorBidi" w:hAnsiTheme="minorBidi"/>
        </w:rPr>
        <w:t xml:space="preserve">To </w:t>
      </w:r>
      <w:ins w:id="12" w:author="Microsoft Office User" w:date="2020-06-23T08:55:00Z">
        <w:r w:rsidR="00804D87">
          <w:rPr>
            <w:rFonts w:asciiTheme="minorBidi" w:hAnsiTheme="minorBidi"/>
          </w:rPr>
          <w:t>uncover links between</w:t>
        </w:r>
      </w:ins>
      <w:r w:rsidR="00CC0245">
        <w:rPr>
          <w:rFonts w:asciiTheme="minorBidi" w:hAnsiTheme="minorBidi"/>
        </w:rPr>
        <w:t xml:space="preserve"> endosomal WASH dysfunction </w:t>
      </w:r>
      <w:ins w:id="13" w:author="Microsoft Office User" w:date="2020-06-23T08:55:00Z">
        <w:r w:rsidR="00804D87">
          <w:rPr>
            <w:rFonts w:asciiTheme="minorBidi" w:hAnsiTheme="minorBidi"/>
          </w:rPr>
          <w:t>and</w:t>
        </w:r>
      </w:ins>
      <w:r w:rsidR="00CC0245">
        <w:rPr>
          <w:rFonts w:asciiTheme="minorBidi" w:hAnsiTheme="minorBidi"/>
        </w:rPr>
        <w:t xml:space="preserve"> disease, we </w:t>
      </w:r>
      <w:r w:rsidR="00FE465D">
        <w:rPr>
          <w:rFonts w:asciiTheme="minorBidi" w:hAnsiTheme="minorBidi"/>
        </w:rPr>
        <w:t xml:space="preserve">generate </w:t>
      </w:r>
      <w:r>
        <w:rPr>
          <w:rFonts w:asciiTheme="minorBidi" w:hAnsiTheme="minorBidi"/>
        </w:rPr>
        <w:t xml:space="preserve">a mouse model of </w:t>
      </w:r>
      <w:r w:rsidR="00FE465D">
        <w:rPr>
          <w:rFonts w:asciiTheme="minorBidi" w:hAnsiTheme="minorBidi"/>
        </w:rPr>
        <w:t>a</w:t>
      </w:r>
      <w:r>
        <w:rPr>
          <w:rFonts w:asciiTheme="minorBidi" w:hAnsiTheme="minorBidi"/>
        </w:rPr>
        <w:t xml:space="preserve"> human </w:t>
      </w:r>
      <w:r w:rsidR="00FE465D">
        <w:rPr>
          <w:rFonts w:asciiTheme="minorBidi" w:hAnsiTheme="minorBidi"/>
        </w:rPr>
        <w:t>WASH</w:t>
      </w:r>
      <w:ins w:id="14" w:author="Jamie Courtland" w:date="2020-06-23T13:14:00Z">
        <w:r w:rsidR="006950E1">
          <w:rPr>
            <w:rFonts w:asciiTheme="minorBidi" w:hAnsiTheme="minorBidi"/>
          </w:rPr>
          <w:t xml:space="preserve"> </w:t>
        </w:r>
      </w:ins>
      <w:r w:rsidR="00943824">
        <w:rPr>
          <w:rFonts w:asciiTheme="minorBidi" w:hAnsiTheme="minorBidi"/>
        </w:rPr>
        <w:t>complex</w:t>
      </w:r>
      <w:r w:rsidR="00FE465D">
        <w:rPr>
          <w:rFonts w:asciiTheme="minorBidi" w:hAnsiTheme="minorBidi"/>
        </w:rPr>
        <w:t xml:space="preserve"> mutation</w:t>
      </w:r>
      <w:r w:rsidR="009E5AD9">
        <w:rPr>
          <w:rFonts w:asciiTheme="minorBidi" w:hAnsiTheme="minorBidi"/>
        </w:rPr>
        <w:t xml:space="preserve"> associated with intellectual disability</w:t>
      </w:r>
      <w:r w:rsidR="00FE465D">
        <w:rPr>
          <w:rFonts w:asciiTheme="minorBidi" w:hAnsiTheme="minorBidi"/>
        </w:rPr>
        <w:t>,</w:t>
      </w:r>
      <w:ins w:id="15" w:author="Jamie Courtland" w:date="2020-06-25T12:00:00Z">
        <w:r w:rsidR="00CD5792">
          <w:rPr>
            <w:rFonts w:asciiTheme="minorBidi" w:hAnsiTheme="minorBidi"/>
          </w:rPr>
          <w:t xml:space="preserve"> </w:t>
        </w:r>
      </w:ins>
      <w:ins w:id="16" w:author="Jamie Courtland" w:date="2020-06-23T14:45:00Z">
        <w:r w:rsidR="006C1A62">
          <w:rPr>
            <w:rFonts w:asciiTheme="minorBidi" w:hAnsiTheme="minorBidi"/>
            <w:i/>
            <w:iCs/>
          </w:rPr>
          <w:t>WASHC4</w:t>
        </w:r>
        <w:r w:rsidR="006C1A62" w:rsidRPr="00B57634">
          <w:rPr>
            <w:rFonts w:asciiTheme="minorBidi" w:hAnsiTheme="minorBidi"/>
            <w:i/>
            <w:iCs/>
            <w:vertAlign w:val="superscript"/>
          </w:rPr>
          <w:t>c.3056c&gt;g</w:t>
        </w:r>
      </w:ins>
      <w:ins w:id="17" w:author="Jamie Courtland" w:date="2020-06-23T14:46:00Z">
        <w:r w:rsidR="006C1A62">
          <w:rPr>
            <w:rFonts w:asciiTheme="minorBidi" w:hAnsiTheme="minorBidi"/>
            <w:i/>
          </w:rPr>
          <w:t xml:space="preserve"> </w:t>
        </w:r>
      </w:ins>
      <w:ins w:id="18" w:author="Jamie Courtland" w:date="2020-06-23T14:45:00Z">
        <w:r w:rsidR="006C1A62" w:rsidRPr="006C1A62">
          <w:rPr>
            <w:rFonts w:asciiTheme="minorBidi" w:hAnsiTheme="minorBidi"/>
            <w:iCs/>
          </w:rPr>
          <w:t>(</w:t>
        </w:r>
      </w:ins>
      <w:r w:rsidRPr="00545BB8">
        <w:rPr>
          <w:rFonts w:asciiTheme="minorBidi" w:hAnsiTheme="minorBidi"/>
          <w:iCs/>
        </w:rPr>
        <w:t>SWIP</w:t>
      </w:r>
      <w:r w:rsidRPr="00545BB8">
        <w:rPr>
          <w:rFonts w:asciiTheme="minorBidi" w:hAnsiTheme="minorBidi"/>
          <w:iCs/>
          <w:vertAlign w:val="superscript"/>
        </w:rPr>
        <w:t>P1019R</w:t>
      </w:r>
      <w:ins w:id="19" w:author="Jamie Courtland" w:date="2020-06-23T14:45:00Z">
        <w:r w:rsidR="006C1A62" w:rsidRPr="00545BB8">
          <w:rPr>
            <w:rFonts w:asciiTheme="minorBidi" w:hAnsiTheme="minorBidi"/>
            <w:iCs/>
          </w:rPr>
          <w:t>)</w:t>
        </w:r>
      </w:ins>
      <w:r w:rsidR="00B22C8B">
        <w:rPr>
          <w:rFonts w:asciiTheme="minorBidi" w:hAnsiTheme="minorBidi"/>
        </w:rPr>
        <w:t>.</w:t>
      </w:r>
      <w:r w:rsidR="00FE465D">
        <w:rPr>
          <w:rFonts w:asciiTheme="minorBidi" w:hAnsiTheme="minorBidi"/>
        </w:rPr>
        <w:t xml:space="preserve"> </w:t>
      </w:r>
      <w:ins w:id="20" w:author="Microsoft Office User" w:date="2020-06-23T08:44:00Z">
        <w:r w:rsidR="006B6EE5">
          <w:rPr>
            <w:rFonts w:asciiTheme="minorBidi" w:hAnsiTheme="minorBidi"/>
          </w:rPr>
          <w:t xml:space="preserve">Quantitative </w:t>
        </w:r>
      </w:ins>
      <w:ins w:id="21" w:author="Microsoft Office User" w:date="2020-06-22T10:16:00Z">
        <w:r w:rsidR="006B6EE5">
          <w:rPr>
            <w:rFonts w:asciiTheme="minorBidi" w:hAnsiTheme="minorBidi"/>
          </w:rPr>
          <w:t>s</w:t>
        </w:r>
      </w:ins>
      <w:r>
        <w:rPr>
          <w:rFonts w:asciiTheme="minorBidi" w:hAnsiTheme="minorBidi"/>
        </w:rPr>
        <w:t>patial proteomic analys</w:t>
      </w:r>
      <w:ins w:id="22" w:author="Jamie Courtland" w:date="2020-06-23T13:08:00Z">
        <w:r w:rsidR="006950E1">
          <w:rPr>
            <w:rFonts w:asciiTheme="minorBidi" w:hAnsiTheme="minorBidi"/>
          </w:rPr>
          <w:t>i</w:t>
        </w:r>
      </w:ins>
      <w:r>
        <w:rPr>
          <w:rFonts w:asciiTheme="minorBidi" w:hAnsiTheme="minorBidi"/>
        </w:rPr>
        <w:t xml:space="preserve">s </w:t>
      </w:r>
      <w:r w:rsidR="00943824">
        <w:rPr>
          <w:rFonts w:asciiTheme="minorBidi" w:hAnsiTheme="minorBidi"/>
        </w:rPr>
        <w:t>of SWIP</w:t>
      </w:r>
      <w:r w:rsidR="00943824">
        <w:rPr>
          <w:rFonts w:asciiTheme="minorBidi" w:hAnsiTheme="minorBidi"/>
          <w:vertAlign w:val="superscript"/>
        </w:rPr>
        <w:t>P1019R</w:t>
      </w:r>
      <w:r w:rsidR="00943824">
        <w:rPr>
          <w:rFonts w:asciiTheme="minorBidi" w:hAnsiTheme="minorBidi"/>
        </w:rPr>
        <w:t xml:space="preserve"> </w:t>
      </w:r>
      <w:ins w:id="23" w:author="Jamie Courtland" w:date="2020-06-24T10:01:00Z">
        <w:r w:rsidR="004B3644">
          <w:rPr>
            <w:rFonts w:asciiTheme="minorBidi" w:hAnsiTheme="minorBidi"/>
          </w:rPr>
          <w:t xml:space="preserve">mouse </w:t>
        </w:r>
      </w:ins>
      <w:r w:rsidR="00943824">
        <w:rPr>
          <w:rFonts w:asciiTheme="minorBidi" w:hAnsiTheme="minorBidi"/>
        </w:rPr>
        <w:t xml:space="preserve">brain </w:t>
      </w:r>
      <w:del w:id="24" w:author="Jamie Courtland" w:date="2020-06-24T12:10:00Z">
        <w:r w:rsidDel="009934C9">
          <w:rPr>
            <w:rFonts w:asciiTheme="minorBidi" w:hAnsiTheme="minorBidi"/>
          </w:rPr>
          <w:delText>uncover</w:delText>
        </w:r>
      </w:del>
      <w:ins w:id="25" w:author="Jamie Courtland" w:date="2020-06-24T12:10:00Z">
        <w:r w:rsidR="009934C9">
          <w:rPr>
            <w:rFonts w:asciiTheme="minorBidi" w:hAnsiTheme="minorBidi"/>
          </w:rPr>
          <w:t>reveal</w:t>
        </w:r>
      </w:ins>
      <w:ins w:id="26" w:author="Jamie Courtland" w:date="2020-06-23T13:08:00Z">
        <w:r w:rsidR="006950E1">
          <w:rPr>
            <w:rFonts w:asciiTheme="minorBidi" w:hAnsiTheme="minorBidi"/>
          </w:rPr>
          <w:t>s</w:t>
        </w:r>
      </w:ins>
      <w:r>
        <w:rPr>
          <w:rFonts w:asciiTheme="minorBidi" w:hAnsiTheme="minorBidi"/>
        </w:rPr>
        <w:t xml:space="preserve"> </w:t>
      </w:r>
      <w:ins w:id="27" w:author="Microsoft Office User" w:date="2020-06-23T08:54:00Z">
        <w:r w:rsidR="00804D87">
          <w:rPr>
            <w:rFonts w:asciiTheme="minorBidi" w:hAnsiTheme="minorBidi"/>
          </w:rPr>
          <w:t>substantial</w:t>
        </w:r>
      </w:ins>
      <w:ins w:id="28" w:author="Microsoft Office User" w:date="2020-06-23T08:50:00Z">
        <w:r w:rsidR="00804D87">
          <w:rPr>
            <w:rFonts w:asciiTheme="minorBidi" w:hAnsiTheme="minorBidi"/>
          </w:rPr>
          <w:t xml:space="preserve"> </w:t>
        </w:r>
      </w:ins>
      <w:r>
        <w:rPr>
          <w:rFonts w:asciiTheme="minorBidi" w:hAnsiTheme="minorBidi"/>
        </w:rPr>
        <w:t>perturbations in endo</w:t>
      </w:r>
      <w:r w:rsidR="00344FBD">
        <w:rPr>
          <w:rFonts w:asciiTheme="minorBidi" w:hAnsiTheme="minorBidi"/>
        </w:rPr>
        <w:t>-</w:t>
      </w:r>
      <w:r>
        <w:rPr>
          <w:rFonts w:asciiTheme="minorBidi" w:hAnsiTheme="minorBidi"/>
        </w:rPr>
        <w:t>lysosomal trafficking</w:t>
      </w:r>
      <w:ins w:id="29" w:author="Jamie Courtland" w:date="2020-06-23T13:35:00Z">
        <w:r w:rsidR="00992022">
          <w:rPr>
            <w:rFonts w:asciiTheme="minorBidi" w:hAnsiTheme="minorBidi"/>
          </w:rPr>
          <w:t xml:space="preserve"> pathways</w:t>
        </w:r>
      </w:ins>
      <w:r w:rsidR="00B22C8B">
        <w:rPr>
          <w:rFonts w:asciiTheme="minorBidi" w:hAnsiTheme="minorBidi"/>
        </w:rPr>
        <w:t xml:space="preserve">. </w:t>
      </w:r>
      <w:r>
        <w:rPr>
          <w:rFonts w:asciiTheme="minorBidi" w:hAnsiTheme="minorBidi"/>
        </w:rPr>
        <w:t xml:space="preserve">Cellular </w:t>
      </w:r>
      <w:ins w:id="30" w:author="Microsoft Office User" w:date="2020-06-23T08:57:00Z">
        <w:r w:rsidR="00804D87">
          <w:rPr>
            <w:rFonts w:asciiTheme="minorBidi" w:hAnsiTheme="minorBidi"/>
          </w:rPr>
          <w:t xml:space="preserve">and histological </w:t>
        </w:r>
      </w:ins>
      <w:r>
        <w:rPr>
          <w:rFonts w:asciiTheme="minorBidi" w:hAnsiTheme="minorBidi"/>
        </w:rPr>
        <w:t xml:space="preserve">analyses confirm </w:t>
      </w:r>
      <w:ins w:id="31" w:author="Jamie Courtland" w:date="2020-06-23T13:18:00Z">
        <w:r w:rsidR="00383222">
          <w:rPr>
            <w:rFonts w:asciiTheme="minorBidi" w:hAnsiTheme="minorBidi"/>
          </w:rPr>
          <w:t xml:space="preserve">these </w:t>
        </w:r>
      </w:ins>
      <w:ins w:id="32" w:author="Jamie Courtland" w:date="2020-06-23T13:08:00Z">
        <w:r w:rsidR="006950E1">
          <w:rPr>
            <w:rFonts w:asciiTheme="minorBidi" w:hAnsiTheme="minorBidi"/>
          </w:rPr>
          <w:t xml:space="preserve">functional changes </w:t>
        </w:r>
      </w:ins>
      <w:ins w:id="33" w:author="Jamie Courtland" w:date="2020-06-23T13:09:00Z">
        <w:r w:rsidR="006950E1">
          <w:rPr>
            <w:rFonts w:asciiTheme="minorBidi" w:hAnsiTheme="minorBidi"/>
          </w:rPr>
          <w:t xml:space="preserve">and </w:t>
        </w:r>
      </w:ins>
      <w:ins w:id="34" w:author="Jamie Courtland" w:date="2020-06-23T13:38:00Z">
        <w:r w:rsidR="00623F36">
          <w:rPr>
            <w:rFonts w:asciiTheme="minorBidi" w:hAnsiTheme="minorBidi"/>
          </w:rPr>
          <w:t>uncover</w:t>
        </w:r>
      </w:ins>
      <w:ins w:id="35" w:author="Jamie Courtland" w:date="2020-06-23T13:09:00Z">
        <w:r w:rsidR="006950E1">
          <w:rPr>
            <w:rFonts w:asciiTheme="minorBidi" w:hAnsiTheme="minorBidi"/>
          </w:rPr>
          <w:t xml:space="preserve"> </w:t>
        </w:r>
      </w:ins>
      <w:del w:id="36" w:author="Microsoft Office User" w:date="2020-06-23T08:57:00Z">
        <w:r w:rsidDel="00804D87">
          <w:rPr>
            <w:rFonts w:asciiTheme="minorBidi" w:hAnsiTheme="minorBidi"/>
          </w:rPr>
          <w:delText>disruption</w:delText>
        </w:r>
      </w:del>
      <w:del w:id="37" w:author="Microsoft Office User" w:date="2020-06-23T08:51:00Z">
        <w:r w:rsidDel="00804D87">
          <w:rPr>
            <w:rFonts w:asciiTheme="minorBidi" w:hAnsiTheme="minorBidi"/>
          </w:rPr>
          <w:delText xml:space="preserve"> </w:delText>
        </w:r>
        <w:r w:rsidRPr="00B57634" w:rsidDel="00804D87">
          <w:rPr>
            <w:rFonts w:asciiTheme="minorBidi" w:hAnsiTheme="minorBidi"/>
            <w:i/>
            <w:iCs/>
          </w:rPr>
          <w:delText>in vitro</w:delText>
        </w:r>
      </w:del>
      <w:del w:id="38" w:author="Microsoft Office User" w:date="2020-06-23T08:57:00Z">
        <w:r w:rsidDel="00804D87">
          <w:rPr>
            <w:rFonts w:asciiTheme="minorBidi" w:hAnsiTheme="minorBidi"/>
          </w:rPr>
          <w:delText xml:space="preserve">, </w:delText>
        </w:r>
        <w:r w:rsidR="00B22C8B" w:rsidDel="00804D87">
          <w:rPr>
            <w:rFonts w:asciiTheme="minorBidi" w:hAnsiTheme="minorBidi"/>
          </w:rPr>
          <w:delText xml:space="preserve">while </w:delText>
        </w:r>
      </w:del>
      <w:del w:id="39" w:author="Microsoft Office User" w:date="2020-06-23T08:51:00Z">
        <w:r w:rsidDel="00804D87">
          <w:rPr>
            <w:rFonts w:asciiTheme="minorBidi" w:hAnsiTheme="minorBidi"/>
          </w:rPr>
          <w:delText xml:space="preserve">histological </w:delText>
        </w:r>
      </w:del>
      <w:del w:id="40" w:author="Microsoft Office User" w:date="2020-06-23T08:52:00Z">
        <w:r w:rsidDel="00804D87">
          <w:rPr>
            <w:rFonts w:asciiTheme="minorBidi" w:hAnsiTheme="minorBidi"/>
          </w:rPr>
          <w:delText>studies identify</w:delText>
        </w:r>
      </w:del>
      <w:r w:rsidR="00022471">
        <w:rPr>
          <w:rFonts w:asciiTheme="minorBidi" w:hAnsiTheme="minorBidi"/>
        </w:rPr>
        <w:t>evidence</w:t>
      </w:r>
      <w:r>
        <w:rPr>
          <w:rFonts w:asciiTheme="minorBidi" w:hAnsiTheme="minorBidi"/>
        </w:rPr>
        <w:t xml:space="preserve"> of neurodegeneration. Behavioral analyses reveal that </w:t>
      </w:r>
      <w:r w:rsidR="00CC0245" w:rsidRPr="00545BB8">
        <w:rPr>
          <w:rFonts w:asciiTheme="minorBidi" w:hAnsiTheme="minorBidi"/>
          <w:iCs/>
        </w:rPr>
        <w:t>SWIP</w:t>
      </w:r>
      <w:r w:rsidR="00CC0245" w:rsidRPr="00545BB8">
        <w:rPr>
          <w:rFonts w:asciiTheme="minorBidi" w:hAnsiTheme="minorBidi"/>
          <w:iCs/>
          <w:vertAlign w:val="superscript"/>
        </w:rPr>
        <w:t>P1019R</w:t>
      </w:r>
      <w:r w:rsidR="00CC0245" w:rsidRPr="00545BB8">
        <w:rPr>
          <w:rFonts w:asciiTheme="minorBidi" w:hAnsiTheme="minorBidi"/>
          <w:iCs/>
        </w:rPr>
        <w:t xml:space="preserve"> </w:t>
      </w:r>
      <w:r>
        <w:rPr>
          <w:rFonts w:asciiTheme="minorBidi" w:hAnsiTheme="minorBidi"/>
        </w:rPr>
        <w:t xml:space="preserve">not only impacts cognition, but also causes </w:t>
      </w:r>
      <w:r w:rsidR="0059154B">
        <w:rPr>
          <w:rFonts w:asciiTheme="minorBidi" w:hAnsiTheme="minorBidi"/>
        </w:rPr>
        <w:t xml:space="preserve">significant </w:t>
      </w:r>
      <w:ins w:id="41" w:author="Jamie Courtland" w:date="2020-06-24T10:02:00Z">
        <w:r w:rsidR="004B3644">
          <w:rPr>
            <w:rFonts w:asciiTheme="minorBidi" w:hAnsiTheme="minorBidi"/>
          </w:rPr>
          <w:t>motor deficits</w:t>
        </w:r>
      </w:ins>
      <w:ins w:id="42" w:author="Jamie Courtland" w:date="2020-06-24T09:58:00Z">
        <w:r w:rsidR="004B3644">
          <w:rPr>
            <w:rFonts w:asciiTheme="minorBidi" w:hAnsiTheme="minorBidi"/>
          </w:rPr>
          <w:t xml:space="preserve"> in mice</w:t>
        </w:r>
      </w:ins>
      <w:r>
        <w:rPr>
          <w:rFonts w:asciiTheme="minorBidi" w:hAnsiTheme="minorBidi"/>
        </w:rPr>
        <w:t xml:space="preserve">. </w:t>
      </w:r>
      <w:ins w:id="43" w:author="Microsoft Office User" w:date="2020-06-23T08:59:00Z">
        <w:r w:rsidR="00804D87">
          <w:rPr>
            <w:rFonts w:asciiTheme="minorBidi" w:hAnsiTheme="minorBidi"/>
          </w:rPr>
          <w:t>Retrospective</w:t>
        </w:r>
      </w:ins>
      <w:ins w:id="44" w:author="Microsoft Office User" w:date="2020-06-23T08:58:00Z">
        <w:r w:rsidR="00804D87">
          <w:rPr>
            <w:rFonts w:asciiTheme="minorBidi" w:hAnsiTheme="minorBidi"/>
          </w:rPr>
          <w:t xml:space="preserve"> analysis of </w:t>
        </w:r>
      </w:ins>
      <w:ins w:id="45" w:author="Jamie Courtland" w:date="2020-06-24T10:06:00Z">
        <w:r w:rsidR="004B3644">
          <w:rPr>
            <w:rFonts w:asciiTheme="minorBidi" w:hAnsiTheme="minorBidi"/>
          </w:rPr>
          <w:t>clin</w:t>
        </w:r>
      </w:ins>
      <w:ins w:id="46" w:author="Jamie Courtland" w:date="2020-06-24T10:07:00Z">
        <w:r w:rsidR="004B3644">
          <w:rPr>
            <w:rFonts w:asciiTheme="minorBidi" w:hAnsiTheme="minorBidi"/>
          </w:rPr>
          <w:t>i</w:t>
        </w:r>
      </w:ins>
      <w:ins w:id="47" w:author="Jamie Courtland" w:date="2020-06-24T10:06:00Z">
        <w:r w:rsidR="004B3644">
          <w:rPr>
            <w:rFonts w:asciiTheme="minorBidi" w:hAnsiTheme="minorBidi"/>
          </w:rPr>
          <w:t>cal</w:t>
        </w:r>
        <w:r w:rsidR="004B3644">
          <w:rPr>
            <w:rFonts w:asciiTheme="minorBidi" w:hAnsiTheme="minorBidi"/>
            <w:iCs/>
          </w:rPr>
          <w:t xml:space="preserve"> data </w:t>
        </w:r>
      </w:ins>
      <w:ins w:id="48" w:author="Jamie Courtland" w:date="2020-06-24T10:07:00Z">
        <w:r w:rsidR="004B3644">
          <w:rPr>
            <w:rFonts w:asciiTheme="minorBidi" w:hAnsiTheme="minorBidi"/>
            <w:iCs/>
          </w:rPr>
          <w:t xml:space="preserve">from </w:t>
        </w:r>
        <w:r w:rsidR="004B3644" w:rsidRPr="00F472E1">
          <w:rPr>
            <w:rFonts w:asciiTheme="minorBidi" w:hAnsiTheme="minorBidi"/>
            <w:iCs/>
          </w:rPr>
          <w:t>SWIP</w:t>
        </w:r>
        <w:r w:rsidR="004B3644" w:rsidRPr="00F472E1">
          <w:rPr>
            <w:rFonts w:asciiTheme="minorBidi" w:hAnsiTheme="minorBidi"/>
            <w:iCs/>
            <w:vertAlign w:val="superscript"/>
          </w:rPr>
          <w:t>P1019R</w:t>
        </w:r>
        <w:r w:rsidR="004B3644">
          <w:rPr>
            <w:rFonts w:asciiTheme="minorBidi" w:hAnsiTheme="minorBidi"/>
            <w:iCs/>
            <w:vertAlign w:val="superscript"/>
          </w:rPr>
          <w:t xml:space="preserve"> </w:t>
        </w:r>
        <w:r w:rsidR="004B3644">
          <w:rPr>
            <w:rFonts w:asciiTheme="minorBidi" w:hAnsiTheme="minorBidi"/>
            <w:iCs/>
          </w:rPr>
          <w:t xml:space="preserve">patients </w:t>
        </w:r>
      </w:ins>
      <w:ins w:id="49" w:author="Microsoft Office User" w:date="2020-06-23T08:58:00Z">
        <w:r w:rsidR="00804D87">
          <w:rPr>
            <w:rFonts w:asciiTheme="minorBidi" w:hAnsiTheme="minorBidi"/>
          </w:rPr>
          <w:t xml:space="preserve">confirms </w:t>
        </w:r>
        <w:del w:id="50" w:author="Jamie Courtland" w:date="2020-06-23T13:21:00Z">
          <w:r w:rsidR="00804D87" w:rsidDel="00383222">
            <w:rPr>
              <w:rFonts w:asciiTheme="minorBidi" w:hAnsiTheme="minorBidi"/>
            </w:rPr>
            <w:delText>motor dysfunction</w:delText>
          </w:r>
        </w:del>
      </w:ins>
      <w:ins w:id="51" w:author="Jamie Courtland" w:date="2020-06-23T13:21:00Z">
        <w:r w:rsidR="00383222">
          <w:rPr>
            <w:rFonts w:asciiTheme="minorBidi" w:hAnsiTheme="minorBidi"/>
          </w:rPr>
          <w:t>this deficit in humans</w:t>
        </w:r>
      </w:ins>
      <w:ins w:id="52" w:author="Microsoft Office User" w:date="2020-06-23T08:58:00Z">
        <w:r w:rsidR="00804D87">
          <w:rPr>
            <w:rFonts w:asciiTheme="minorBidi" w:hAnsiTheme="minorBidi"/>
          </w:rPr>
          <w:t xml:space="preserve">. </w:t>
        </w:r>
      </w:ins>
      <w:ins w:id="53" w:author="Jamie Courtland" w:date="2020-06-23T13:39:00Z">
        <w:r w:rsidR="00623F36">
          <w:rPr>
            <w:rFonts w:asciiTheme="minorBidi" w:hAnsiTheme="minorBidi"/>
          </w:rPr>
          <w:t>Combined, t</w:t>
        </w:r>
      </w:ins>
      <w:r w:rsidR="009E5AD9">
        <w:rPr>
          <w:rFonts w:asciiTheme="minorBidi" w:hAnsiTheme="minorBidi"/>
        </w:rPr>
        <w:t xml:space="preserve">hese findings </w:t>
      </w:r>
      <w:del w:id="54" w:author="Microsoft Office User" w:date="2020-06-22T10:18:00Z">
        <w:r w:rsidR="009E5AD9" w:rsidDel="00370942">
          <w:rPr>
            <w:rFonts w:asciiTheme="minorBidi" w:hAnsiTheme="minorBidi"/>
          </w:rPr>
          <w:delText>inform our understanding of SWIP</w:delText>
        </w:r>
        <w:r w:rsidR="009E5AD9" w:rsidDel="00370942">
          <w:rPr>
            <w:rFonts w:asciiTheme="minorBidi" w:hAnsiTheme="minorBidi"/>
            <w:vertAlign w:val="superscript"/>
          </w:rPr>
          <w:delText>P1019R</w:delText>
        </w:r>
        <w:r w:rsidR="009E5AD9" w:rsidDel="00370942">
          <w:rPr>
            <w:rFonts w:asciiTheme="minorBidi" w:hAnsiTheme="minorBidi"/>
          </w:rPr>
          <w:delText xml:space="preserve"> pathogenesis, </w:delText>
        </w:r>
      </w:del>
      <w:del w:id="55" w:author="Microsoft Office User" w:date="2020-06-23T09:11:00Z">
        <w:r w:rsidDel="00D71806">
          <w:rPr>
            <w:rFonts w:asciiTheme="minorBidi" w:hAnsiTheme="minorBidi"/>
          </w:rPr>
          <w:delText>demonstrat</w:delText>
        </w:r>
      </w:del>
      <w:ins w:id="56" w:author="Jamie Courtland" w:date="2020-06-23T13:13:00Z">
        <w:r w:rsidR="006950E1">
          <w:rPr>
            <w:rFonts w:asciiTheme="minorBidi" w:hAnsiTheme="minorBidi"/>
          </w:rPr>
          <w:t xml:space="preserve">demonstrate </w:t>
        </w:r>
      </w:ins>
      <w:ins w:id="57" w:author="Jamie Courtland" w:date="2020-06-23T13:39:00Z">
        <w:r w:rsidR="00623F36">
          <w:rPr>
            <w:rFonts w:asciiTheme="minorBidi" w:hAnsiTheme="minorBidi"/>
          </w:rPr>
          <w:t>WASH’s</w:t>
        </w:r>
      </w:ins>
      <w:r>
        <w:rPr>
          <w:rFonts w:asciiTheme="minorBidi" w:hAnsiTheme="minorBidi"/>
        </w:rPr>
        <w:t xml:space="preserve"> </w:t>
      </w:r>
      <w:r w:rsidR="00B22C8B">
        <w:rPr>
          <w:rFonts w:asciiTheme="minorBidi" w:hAnsiTheme="minorBidi"/>
        </w:rPr>
        <w:t xml:space="preserve">critical </w:t>
      </w:r>
      <w:r>
        <w:rPr>
          <w:rFonts w:asciiTheme="minorBidi" w:hAnsiTheme="minorBidi"/>
        </w:rPr>
        <w:t>role in neuronal endo</w:t>
      </w:r>
      <w:r w:rsidR="00344FBD">
        <w:rPr>
          <w:rFonts w:asciiTheme="minorBidi" w:hAnsiTheme="minorBidi"/>
        </w:rPr>
        <w:t>-</w:t>
      </w:r>
      <w:r>
        <w:rPr>
          <w:rFonts w:asciiTheme="minorBidi" w:hAnsiTheme="minorBidi"/>
        </w:rPr>
        <w:t xml:space="preserve">lysosomal </w:t>
      </w:r>
      <w:ins w:id="58" w:author="Jamie Courtland" w:date="2020-06-23T13:13:00Z">
        <w:r w:rsidR="006950E1">
          <w:rPr>
            <w:rFonts w:asciiTheme="minorBidi" w:hAnsiTheme="minorBidi"/>
          </w:rPr>
          <w:t>function</w:t>
        </w:r>
      </w:ins>
      <w:r>
        <w:rPr>
          <w:rFonts w:asciiTheme="minorBidi" w:hAnsiTheme="minorBidi"/>
        </w:rPr>
        <w:t xml:space="preserve">, </w:t>
      </w:r>
      <w:r w:rsidR="00941B7E">
        <w:rPr>
          <w:rFonts w:asciiTheme="minorBidi" w:hAnsiTheme="minorBidi"/>
        </w:rPr>
        <w:t xml:space="preserve">and </w:t>
      </w:r>
      <w:ins w:id="59" w:author="Jamie Courtland" w:date="2020-06-23T13:13:00Z">
        <w:r w:rsidR="006950E1">
          <w:rPr>
            <w:rFonts w:asciiTheme="minorBidi" w:hAnsiTheme="minorBidi"/>
          </w:rPr>
          <w:t xml:space="preserve">reveal </w:t>
        </w:r>
      </w:ins>
      <w:r>
        <w:rPr>
          <w:rFonts w:asciiTheme="minorBidi" w:hAnsiTheme="minorBidi"/>
        </w:rPr>
        <w:t xml:space="preserve">its disruption as a </w:t>
      </w:r>
      <w:ins w:id="60" w:author="Jamie Courtland" w:date="2020-06-23T13:14:00Z">
        <w:r w:rsidR="006950E1">
          <w:rPr>
            <w:rFonts w:asciiTheme="minorBidi" w:hAnsiTheme="minorBidi"/>
          </w:rPr>
          <w:t>key driver of</w:t>
        </w:r>
      </w:ins>
      <w:r>
        <w:rPr>
          <w:rFonts w:asciiTheme="minorBidi" w:hAnsiTheme="minorBidi"/>
        </w:rPr>
        <w:t xml:space="preserve"> </w:t>
      </w:r>
      <w:ins w:id="61" w:author="Microsoft Office User" w:date="2020-06-23T09:00:00Z">
        <w:r w:rsidR="00804D87">
          <w:rPr>
            <w:rFonts w:asciiTheme="minorBidi" w:hAnsiTheme="minorBidi"/>
          </w:rPr>
          <w:t>cognitive</w:t>
        </w:r>
      </w:ins>
      <w:ins w:id="62" w:author="Jamie Courtland" w:date="2020-06-26T11:33:00Z">
        <w:r w:rsidR="00684977">
          <w:rPr>
            <w:rFonts w:asciiTheme="minorBidi" w:hAnsiTheme="minorBidi"/>
          </w:rPr>
          <w:t xml:space="preserve"> and </w:t>
        </w:r>
      </w:ins>
      <w:ins w:id="63" w:author="Microsoft Office User" w:date="2020-06-23T09:00:00Z">
        <w:r w:rsidR="00804D87">
          <w:rPr>
            <w:rFonts w:asciiTheme="minorBidi" w:hAnsiTheme="minorBidi"/>
          </w:rPr>
          <w:t xml:space="preserve">movement </w:t>
        </w:r>
      </w:ins>
      <w:r>
        <w:rPr>
          <w:rFonts w:asciiTheme="minorBidi" w:hAnsiTheme="minorBidi"/>
        </w:rPr>
        <w:t>disorders.</w:t>
      </w:r>
      <w:r>
        <w:rPr>
          <w:rFonts w:asciiTheme="minorBidi" w:hAnsiTheme="minorBidi"/>
          <w:b/>
          <w:bCs/>
        </w:rPr>
        <w:br w:type="page"/>
      </w:r>
    </w:p>
    <w:p w14:paraId="0435E746" w14:textId="77777777" w:rsidR="00741EBB" w:rsidRDefault="008826C4" w:rsidP="003F70D2">
      <w:pPr>
        <w:spacing w:line="480" w:lineRule="auto"/>
        <w:jc w:val="thaiDistribute"/>
        <w:rPr>
          <w:rFonts w:asciiTheme="minorBidi" w:hAnsiTheme="minorBidi"/>
        </w:rPr>
      </w:pPr>
      <w:commentRangeStart w:id="64"/>
      <w:r>
        <w:rPr>
          <w:rFonts w:asciiTheme="minorBidi" w:hAnsiTheme="minorBidi"/>
          <w:b/>
          <w:bCs/>
        </w:rPr>
        <w:lastRenderedPageBreak/>
        <w:t>Introduction</w:t>
      </w:r>
      <w:r w:rsidR="00741EBB">
        <w:rPr>
          <w:rFonts w:asciiTheme="minorBidi" w:hAnsiTheme="minorBidi"/>
          <w:b/>
          <w:bCs/>
        </w:rPr>
        <w:t>:</w:t>
      </w:r>
      <w:commentRangeEnd w:id="64"/>
      <w:r w:rsidR="00C7597D">
        <w:rPr>
          <w:rStyle w:val="CommentReference"/>
        </w:rPr>
        <w:commentReference w:id="64"/>
      </w:r>
    </w:p>
    <w:p w14:paraId="22F61829" w14:textId="7EAFFAEC" w:rsidR="00093C83" w:rsidRDefault="00093C83" w:rsidP="001677B0">
      <w:pPr>
        <w:spacing w:line="480" w:lineRule="auto"/>
        <w:ind w:firstLine="720"/>
        <w:jc w:val="thaiDistribute"/>
        <w:rPr>
          <w:rFonts w:asciiTheme="minorBidi" w:hAnsiTheme="minorBidi"/>
        </w:rPr>
      </w:pPr>
      <w:r w:rsidRPr="000F74AD">
        <w:rPr>
          <w:rFonts w:asciiTheme="minorBidi" w:hAnsiTheme="minorBidi"/>
        </w:rPr>
        <w:t xml:space="preserve">Neurons </w:t>
      </w:r>
      <w:r w:rsidR="000F6A12">
        <w:rPr>
          <w:rFonts w:asciiTheme="minorBidi" w:hAnsiTheme="minorBidi"/>
        </w:rPr>
        <w:t>maintain precise control of</w:t>
      </w:r>
      <w:r>
        <w:rPr>
          <w:rFonts w:asciiTheme="minorBidi" w:hAnsiTheme="minorBidi"/>
        </w:rPr>
        <w:t xml:space="preserve"> their subcellular proteome </w:t>
      </w:r>
      <w:r w:rsidR="00995B3B">
        <w:rPr>
          <w:rFonts w:asciiTheme="minorBidi" w:hAnsiTheme="minorBidi"/>
        </w:rPr>
        <w:t>using a</w:t>
      </w:r>
      <w:r w:rsidRPr="000F74AD">
        <w:rPr>
          <w:rFonts w:asciiTheme="minorBidi" w:hAnsiTheme="minorBidi"/>
        </w:rPr>
        <w:t xml:space="preserve"> </w:t>
      </w:r>
      <w:r>
        <w:rPr>
          <w:rFonts w:asciiTheme="minorBidi" w:hAnsiTheme="minorBidi"/>
        </w:rPr>
        <w:t xml:space="preserve">sophisticated </w:t>
      </w:r>
      <w:r w:rsidRPr="000F74AD">
        <w:rPr>
          <w:rFonts w:asciiTheme="minorBidi" w:hAnsiTheme="minorBidi"/>
        </w:rPr>
        <w:t>network of vesicular trafficking pathways</w:t>
      </w:r>
      <w:r w:rsidR="00C726BE">
        <w:rPr>
          <w:rFonts w:asciiTheme="minorBidi" w:hAnsiTheme="minorBidi"/>
        </w:rPr>
        <w:t xml:space="preserve"> that</w:t>
      </w:r>
      <w:r w:rsidRPr="000F74AD">
        <w:rPr>
          <w:rFonts w:asciiTheme="minorBidi" w:hAnsiTheme="minorBidi"/>
        </w:rPr>
        <w:t xml:space="preserve"> shuttle cargo throughout the</w:t>
      </w:r>
      <w:ins w:id="65" w:author="Microsoft Office User" w:date="2020-06-22T11:32:00Z">
        <w:r w:rsidR="00FE3B93">
          <w:rPr>
            <w:rFonts w:asciiTheme="minorBidi" w:hAnsiTheme="minorBidi"/>
          </w:rPr>
          <w:t>ir</w:t>
        </w:r>
      </w:ins>
      <w:r w:rsidRPr="000F74AD">
        <w:rPr>
          <w:rFonts w:asciiTheme="minorBidi" w:hAnsiTheme="minorBidi"/>
        </w:rPr>
        <w:t xml:space="preserve"> </w:t>
      </w:r>
      <w:ins w:id="66" w:author="Microsoft Office User" w:date="2020-06-22T11:32:00Z">
        <w:r w:rsidR="00FE3B93">
          <w:rPr>
            <w:rFonts w:asciiTheme="minorBidi" w:hAnsiTheme="minorBidi"/>
          </w:rPr>
          <w:t>elaborate process</w:t>
        </w:r>
      </w:ins>
      <w:ins w:id="67" w:author="Jamie Courtland" w:date="2020-06-23T09:30:00Z">
        <w:r w:rsidR="002D0F46">
          <w:rPr>
            <w:rFonts w:asciiTheme="minorBidi" w:hAnsiTheme="minorBidi"/>
          </w:rPr>
          <w:t>es</w:t>
        </w:r>
      </w:ins>
      <w:r w:rsidRPr="000F74AD">
        <w:rPr>
          <w:rFonts w:asciiTheme="minorBidi" w:hAnsiTheme="minorBidi"/>
        </w:rPr>
        <w:t>.</w:t>
      </w:r>
      <w:r>
        <w:rPr>
          <w:rFonts w:asciiTheme="minorBidi" w:hAnsiTheme="minorBidi"/>
        </w:rPr>
        <w:t xml:space="preserve"> </w:t>
      </w:r>
      <w:ins w:id="68" w:author="Microsoft Office User" w:date="2020-06-22T11:36:00Z">
        <w:r w:rsidR="00FE3B93">
          <w:rPr>
            <w:rFonts w:asciiTheme="minorBidi" w:hAnsiTheme="minorBidi"/>
          </w:rPr>
          <w:t>Endosomes function as a</w:t>
        </w:r>
      </w:ins>
      <w:ins w:id="69" w:author="Microsoft Office User" w:date="2020-06-22T11:34:00Z">
        <w:r w:rsidR="00FE3B93">
          <w:rPr>
            <w:rFonts w:asciiTheme="minorBidi" w:hAnsiTheme="minorBidi"/>
          </w:rPr>
          <w:t xml:space="preserve"> c</w:t>
        </w:r>
      </w:ins>
      <w:r>
        <w:rPr>
          <w:rFonts w:asciiTheme="minorBidi" w:hAnsiTheme="minorBidi"/>
        </w:rPr>
        <w:t xml:space="preserve">entral </w:t>
      </w:r>
      <w:ins w:id="70" w:author="Microsoft Office User" w:date="2020-06-22T11:34:00Z">
        <w:r w:rsidR="00FE3B93">
          <w:rPr>
            <w:rFonts w:asciiTheme="minorBidi" w:hAnsiTheme="minorBidi"/>
          </w:rPr>
          <w:t xml:space="preserve">hub </w:t>
        </w:r>
      </w:ins>
      <w:ins w:id="71" w:author="Jamie Courtland" w:date="2020-06-23T13:46:00Z">
        <w:r w:rsidR="00623F36">
          <w:rPr>
            <w:rFonts w:asciiTheme="minorBidi" w:hAnsiTheme="minorBidi"/>
          </w:rPr>
          <w:t>in</w:t>
        </w:r>
      </w:ins>
      <w:ins w:id="72" w:author="Jamie Courtland" w:date="2020-06-23T14:00:00Z">
        <w:r w:rsidR="00A92F7A">
          <w:rPr>
            <w:rFonts w:asciiTheme="minorBidi" w:hAnsiTheme="minorBidi"/>
          </w:rPr>
          <w:t xml:space="preserve"> </w:t>
        </w:r>
      </w:ins>
      <w:ins w:id="73" w:author="Microsoft Office User" w:date="2020-06-22T11:34:00Z">
        <w:r w:rsidR="00FE3B93">
          <w:rPr>
            <w:rFonts w:asciiTheme="minorBidi" w:hAnsiTheme="minorBidi"/>
          </w:rPr>
          <w:t xml:space="preserve">this </w:t>
        </w:r>
      </w:ins>
      <w:ins w:id="74" w:author="Microsoft Office User" w:date="2020-06-22T11:37:00Z">
        <w:r w:rsidR="00FE3B93">
          <w:rPr>
            <w:rFonts w:asciiTheme="minorBidi" w:hAnsiTheme="minorBidi"/>
          </w:rPr>
          <w:t>v</w:t>
        </w:r>
      </w:ins>
      <w:ins w:id="75" w:author="Microsoft Office User" w:date="2020-06-22T11:44:00Z">
        <w:r w:rsidR="00FE3B93">
          <w:rPr>
            <w:rFonts w:asciiTheme="minorBidi" w:hAnsiTheme="minorBidi"/>
          </w:rPr>
          <w:t>e</w:t>
        </w:r>
      </w:ins>
      <w:ins w:id="76" w:author="Microsoft Office User" w:date="2020-06-22T11:37:00Z">
        <w:r w:rsidR="00FE3B93">
          <w:rPr>
            <w:rFonts w:asciiTheme="minorBidi" w:hAnsiTheme="minorBidi"/>
          </w:rPr>
          <w:t>sicular</w:t>
        </w:r>
      </w:ins>
      <w:ins w:id="77" w:author="Jamie Courtland" w:date="2020-06-23T13:58:00Z">
        <w:r w:rsidR="00A92F7A">
          <w:rPr>
            <w:rFonts w:asciiTheme="minorBidi" w:hAnsiTheme="minorBidi"/>
          </w:rPr>
          <w:t xml:space="preserve"> </w:t>
        </w:r>
      </w:ins>
      <w:ins w:id="78" w:author="Microsoft Office User" w:date="2020-06-22T11:34:00Z">
        <w:r w:rsidR="00FE3B93">
          <w:rPr>
            <w:rFonts w:asciiTheme="minorBidi" w:hAnsiTheme="minorBidi"/>
          </w:rPr>
          <w:t>relay</w:t>
        </w:r>
      </w:ins>
      <w:ins w:id="79" w:author="Jamie Courtland" w:date="2020-06-23T13:58:00Z">
        <w:r w:rsidR="00A92F7A">
          <w:rPr>
            <w:rFonts w:asciiTheme="minorBidi" w:hAnsiTheme="minorBidi"/>
          </w:rPr>
          <w:t xml:space="preserve"> </w:t>
        </w:r>
      </w:ins>
      <w:r>
        <w:rPr>
          <w:rFonts w:asciiTheme="minorBidi" w:hAnsiTheme="minorBidi"/>
        </w:rPr>
        <w:t>system</w:t>
      </w:r>
      <w:ins w:id="80" w:author="Jamie Courtland" w:date="2020-06-23T13:58:00Z">
        <w:r w:rsidR="00A92F7A">
          <w:rPr>
            <w:rFonts w:asciiTheme="minorBidi" w:hAnsiTheme="minorBidi"/>
          </w:rPr>
          <w:t xml:space="preserve"> by </w:t>
        </w:r>
      </w:ins>
      <w:r>
        <w:rPr>
          <w:rFonts w:asciiTheme="minorBidi" w:hAnsiTheme="minorBidi"/>
        </w:rPr>
        <w:t>coordinat</w:t>
      </w:r>
      <w:ins w:id="81" w:author="Microsoft Office User" w:date="2020-06-22T11:38:00Z">
        <w:r w:rsidR="00FE3B93">
          <w:rPr>
            <w:rFonts w:asciiTheme="minorBidi" w:hAnsiTheme="minorBidi"/>
          </w:rPr>
          <w:t>ing</w:t>
        </w:r>
      </w:ins>
      <w:ins w:id="82" w:author="Jamie Courtland" w:date="2020-06-23T13:58:00Z">
        <w:r w:rsidR="00A92F7A">
          <w:rPr>
            <w:rFonts w:asciiTheme="minorBidi" w:hAnsiTheme="minorBidi"/>
          </w:rPr>
          <w:t xml:space="preserve"> </w:t>
        </w:r>
      </w:ins>
      <w:ins w:id="83" w:author="Microsoft Office User" w:date="2020-06-22T11:27:00Z">
        <w:r w:rsidR="00FE3B93">
          <w:rPr>
            <w:rFonts w:asciiTheme="minorBidi" w:hAnsiTheme="minorBidi"/>
          </w:rPr>
          <w:t>protein</w:t>
        </w:r>
      </w:ins>
      <w:ins w:id="84" w:author="Jamie Courtland" w:date="2020-06-23T13:58:00Z">
        <w:r w:rsidR="00A92F7A">
          <w:rPr>
            <w:rFonts w:asciiTheme="minorBidi" w:hAnsiTheme="minorBidi"/>
          </w:rPr>
          <w:t xml:space="preserve"> </w:t>
        </w:r>
      </w:ins>
      <w:ins w:id="85" w:author="Microsoft Office User" w:date="2020-06-22T11:27:00Z">
        <w:r w:rsidR="00FE3B93">
          <w:rPr>
            <w:rFonts w:asciiTheme="minorBidi" w:hAnsiTheme="minorBidi"/>
          </w:rPr>
          <w:t>sorting</w:t>
        </w:r>
      </w:ins>
      <w:r>
        <w:rPr>
          <w:rFonts w:asciiTheme="minorBidi" w:hAnsiTheme="minorBidi"/>
        </w:rPr>
        <w:t xml:space="preserve"> between multiple cellular compartments, including surface receptor endocytosis and recycling, as well as degradative shunting to the lysosome. </w:t>
      </w:r>
      <w:r w:rsidR="001677B0">
        <w:rPr>
          <w:rFonts w:asciiTheme="minorBidi" w:hAnsiTheme="minorBidi"/>
        </w:rPr>
        <w:t xml:space="preserve">How </w:t>
      </w:r>
      <w:ins w:id="86" w:author="Jamie Courtland" w:date="2020-06-24T10:12:00Z">
        <w:r w:rsidR="00EB2079">
          <w:rPr>
            <w:rFonts w:asciiTheme="minorBidi" w:hAnsiTheme="minorBidi"/>
          </w:rPr>
          <w:t xml:space="preserve">endosomal trafficking </w:t>
        </w:r>
      </w:ins>
      <w:ins w:id="87" w:author="Microsoft Office User" w:date="2020-06-22T11:45:00Z">
        <w:r w:rsidR="00FE3B93">
          <w:rPr>
            <w:rFonts w:asciiTheme="minorBidi" w:hAnsiTheme="minorBidi"/>
          </w:rPr>
          <w:t xml:space="preserve">is modulated </w:t>
        </w:r>
      </w:ins>
      <w:ins w:id="88" w:author="Jamie Courtland" w:date="2020-06-24T10:12:00Z">
        <w:r w:rsidR="00EB2079">
          <w:rPr>
            <w:rFonts w:asciiTheme="minorBidi" w:hAnsiTheme="minorBidi"/>
          </w:rPr>
          <w:t xml:space="preserve">in neurons </w:t>
        </w:r>
      </w:ins>
      <w:ins w:id="89" w:author="Microsoft Office User" w:date="2020-06-22T21:10:00Z">
        <w:r w:rsidR="00FE3B93">
          <w:rPr>
            <w:rFonts w:asciiTheme="minorBidi" w:hAnsiTheme="minorBidi"/>
          </w:rPr>
          <w:t>remains a vital</w:t>
        </w:r>
      </w:ins>
      <w:r w:rsidR="001677B0">
        <w:rPr>
          <w:rFonts w:asciiTheme="minorBidi" w:hAnsiTheme="minorBidi"/>
        </w:rPr>
        <w:t xml:space="preserve"> area of research due to the unique degree of spatial</w:t>
      </w:r>
      <w:ins w:id="90" w:author="Microsoft Office User" w:date="2020-06-22T11:46:00Z">
        <w:r w:rsidR="00FE3B93">
          <w:rPr>
            <w:rFonts w:asciiTheme="minorBidi" w:hAnsiTheme="minorBidi"/>
          </w:rPr>
          <w:t xml:space="preserve"> </w:t>
        </w:r>
      </w:ins>
      <w:r w:rsidR="001677B0">
        <w:rPr>
          <w:rFonts w:asciiTheme="minorBidi" w:hAnsiTheme="minorBidi"/>
        </w:rPr>
        <w:t>segregation</w:t>
      </w:r>
      <w:ins w:id="91" w:author="Jamie Courtland" w:date="2020-06-24T10:13:00Z">
        <w:r w:rsidR="00EB2079">
          <w:rPr>
            <w:rFonts w:asciiTheme="minorBidi" w:hAnsiTheme="minorBidi"/>
          </w:rPr>
          <w:t xml:space="preserve"> between organelles</w:t>
        </w:r>
      </w:ins>
      <w:r w:rsidR="001677B0">
        <w:rPr>
          <w:rFonts w:asciiTheme="minorBidi" w:hAnsiTheme="minorBidi"/>
        </w:rPr>
        <w:t xml:space="preserve"> </w:t>
      </w:r>
      <w:ins w:id="92" w:author="Jamie Courtland" w:date="2020-06-24T10:13:00Z">
        <w:r w:rsidR="00EB2079">
          <w:rPr>
            <w:rFonts w:asciiTheme="minorBidi" w:hAnsiTheme="minorBidi"/>
          </w:rPr>
          <w:t xml:space="preserve">in </w:t>
        </w:r>
      </w:ins>
      <w:r w:rsidR="00EB2079">
        <w:rPr>
          <w:rFonts w:asciiTheme="minorBidi" w:hAnsiTheme="minorBidi"/>
        </w:rPr>
        <w:t>neurons</w:t>
      </w:r>
      <w:r w:rsidR="00A92F7A">
        <w:rPr>
          <w:rFonts w:asciiTheme="minorBidi" w:hAnsiTheme="minorBidi"/>
        </w:rPr>
        <w:t>,</w:t>
      </w:r>
      <w:ins w:id="93" w:author="Microsoft Office User" w:date="2020-06-22T21:10:00Z">
        <w:r w:rsidR="00FE3B93">
          <w:rPr>
            <w:rFonts w:asciiTheme="minorBidi" w:hAnsiTheme="minorBidi"/>
          </w:rPr>
          <w:t xml:space="preserve"> </w:t>
        </w:r>
      </w:ins>
      <w:ins w:id="94" w:author="Jamie Courtland" w:date="2020-06-24T10:15:00Z">
        <w:r w:rsidR="00EB2079">
          <w:rPr>
            <w:rFonts w:asciiTheme="minorBidi" w:hAnsiTheme="minorBidi"/>
          </w:rPr>
          <w:t>and</w:t>
        </w:r>
      </w:ins>
      <w:ins w:id="95" w:author="Microsoft Office User" w:date="2020-06-22T21:10:00Z">
        <w:r w:rsidR="00FE3B93">
          <w:rPr>
            <w:rFonts w:asciiTheme="minorBidi" w:hAnsiTheme="minorBidi"/>
          </w:rPr>
          <w:t xml:space="preserve"> its </w:t>
        </w:r>
      </w:ins>
      <w:ins w:id="96" w:author="Microsoft Office User" w:date="2020-06-22T21:15:00Z">
        <w:r w:rsidR="00FE3B93">
          <w:rPr>
            <w:rFonts w:asciiTheme="minorBidi" w:hAnsiTheme="minorBidi"/>
          </w:rPr>
          <w:t xml:space="preserve">strong </w:t>
        </w:r>
      </w:ins>
      <w:ins w:id="97" w:author="Microsoft Office User" w:date="2020-06-22T21:10:00Z">
        <w:r w:rsidR="00FE3B93">
          <w:rPr>
            <w:rFonts w:asciiTheme="minorBidi" w:hAnsiTheme="minorBidi"/>
          </w:rPr>
          <w:t>implication in developmental and degenerative diseases</w:t>
        </w:r>
      </w:ins>
      <w:r w:rsidR="001677B0">
        <w:rPr>
          <w:rFonts w:asciiTheme="minorBidi" w:hAnsiTheme="minorBidi"/>
        </w:rPr>
        <w:t xml:space="preserve">. </w:t>
      </w:r>
      <w:del w:id="98" w:author="Microsoft Office User" w:date="2020-06-22T11:46:00Z">
        <w:r w:rsidR="001677B0" w:rsidDel="00FE3B93">
          <w:rPr>
            <w:rFonts w:asciiTheme="minorBidi" w:hAnsiTheme="minorBidi"/>
          </w:rPr>
          <w:delText>For example, i</w:delText>
        </w:r>
      </w:del>
      <w:del w:id="99" w:author="Microsoft Office User" w:date="2020-06-22T21:07:00Z">
        <w:r w:rsidR="001677B0" w:rsidDel="00FE3B93">
          <w:rPr>
            <w:rFonts w:asciiTheme="minorBidi" w:hAnsiTheme="minorBidi"/>
          </w:rPr>
          <w:delText xml:space="preserve">n non-neuronal cells </w:delText>
        </w:r>
        <w:r w:rsidR="006F0D9E" w:rsidDel="00FE3B93">
          <w:rPr>
            <w:rFonts w:asciiTheme="minorBidi" w:hAnsiTheme="minorBidi"/>
          </w:rPr>
          <w:delText>the</w:delText>
        </w:r>
        <w:r w:rsidR="006F0D9E" w:rsidRPr="00542FD5" w:rsidDel="00FE3B93">
          <w:rPr>
            <w:rFonts w:asciiTheme="minorBidi" w:hAnsiTheme="minorBidi"/>
          </w:rPr>
          <w:delText xml:space="preserve"> </w:delText>
        </w:r>
        <w:r w:rsidR="006F0D9E" w:rsidDel="00FE3B93">
          <w:rPr>
            <w:rFonts w:asciiTheme="minorBidi" w:hAnsiTheme="minorBidi"/>
          </w:rPr>
          <w:delText xml:space="preserve">scission of vesicles from endosomal membranes </w:delText>
        </w:r>
        <w:r w:rsidR="001677B0" w:rsidRPr="00542FD5" w:rsidDel="00FE3B93">
          <w:rPr>
            <w:rFonts w:asciiTheme="minorBidi" w:hAnsiTheme="minorBidi"/>
          </w:rPr>
          <w:delText xml:space="preserve">is </w:delText>
        </w:r>
        <w:r w:rsidR="001677B0" w:rsidDel="00FE3B93">
          <w:rPr>
            <w:rFonts w:asciiTheme="minorBidi" w:hAnsiTheme="minorBidi"/>
          </w:rPr>
          <w:delText>mediated by the Wiskott Aldrich Syndrome protein and SCAR Homolog (WASH) complex</w:delText>
        </w:r>
        <w:r w:rsidR="001677B0" w:rsidDel="00FE3B93">
          <w:rPr>
            <w:rFonts w:asciiTheme="minorBidi" w:hAnsiTheme="minorBidi"/>
          </w:rPr>
          <w:fldChar w:fldCharType="begin" w:fldLock="1"/>
        </w:r>
        <w:r w:rsidR="00DC5D5D" w:rsidRPr="00684977" w:rsidDel="00FE3B93">
          <w:rPr>
            <w:rFonts w:asciiTheme="minorBidi" w:hAnsiTheme="minorBidi"/>
            <w:rPrChange w:id="100" w:author="Jamie Courtland" w:date="2020-06-26T11:34:00Z">
              <w:rPr>
                <w:rFonts w:asciiTheme="minorBidi" w:hAnsiTheme="minorBidi"/>
              </w:rPr>
            </w:rPrChange>
          </w:rPr>
          <w:delInstrText>ADDIN CSL_CITATION {"citationItems":[{"id":"ITEM-1","itemData":{"DOI":"10.1242/jcs.199570","author":[{"dropping-particle":"","family":"Alekhina","given":"O","non-dropping-particle":"","parse-names":false,"suffix":""},{"dropping-particle":"","family":"Burstein","given":"F","non-dropping-particle":"","parse-names":false,"suffix":""},{"dropping-particle":"","family":"Billadeau","given":"DD","non-dropping-particle":"","parse-names":false,"suffix":""}],"container-title":"J Cell Sci","id":"ITEM-1","issued":{"date-parts":[["2017"]]},"note":"Good review of what we know about each WASH family member right now","page":"2235-2241","title":"Cellular function of WASP family proteins at a glance.","type":"article-journal","volume":"130"},"uris":["http://www.mendeley.com/documents/?uuid=4c10207e-78a8-49d3-bb45-69a691c77e81"]},{"id":"ITEM-2","itemData":{"DOI":"10.1073/pnas.0913293107","ISSN":"0027-8424","abstract":"We recently showed that the Wiskott-Aldrich syndrome protein (WASP) family member, WASH, localizes to endosomal subdomains and regulates endocytic vesicle scission in an Arp2/3-dependent manner. Mechanisms regulating WASH activity are unknown. Here we show that WASH functions in cells within a 500 kDa core complex containing Strumpellin, FAM21, KIAA1033 (SWIP), and CCDC53. Although recombinant WASH is constitutively active toward the Arp2/3 complex, the reconstituted core assembly is inhibited, suggesting that it functions in cells to regulate actin dynamics through WASH. FAM21 interacts directly with CAPZ and inhibits its actin-capping activity. Four of the five core components show distant (approximately 15% amino acid sequence identify) but significant structural homology to components of a complex that negatively regulates the WASP family member, WAVE. Moreover, biochemical and electron microscopic analyses show that the WASH and WAVE complexes are structurally similar. Thus, these two distantly related WASP family members are controlled by analogous structurally related mechanisms. Strumpellin is mutated in the human disease hereditary spastic paraplegia, and its link to WASH suggests that misregulation of actin dynamics on endosomes may play a role in this disorder.","author":[{"dropping-particle":"","family":"Billadeau","given":"D. D.","non-dropping-particle":"","parse-names":false,"suffix":""},{"dropping-particle":"","family":"Jia","given":"D.","non-dropping-particle":"","parse-names":false,"suffix":""},{"dropping-particle":"","family":"Rosen","given":"M. K.","non-dropping-particle":"","parse-names":false,"suffix":""},{"dropping-particle":"","family":"Gomez","given":"T. S.","non-dropping-particle":"","parse-names":false,"suffix":""},{"dropping-particle":"","family":"Umetani","given":"J.","non-dropping-particle":"","parse-names":false,"suffix":""},{"dropping-particle":"","family":"Metlagel","given":"Z.","non-dropping-particle":"","parse-names":false,"suffix":""},{"dropping-particle":"","family":"Otwinowski","given":"Z.","non-dropping-particle":"","parse-names":false,"suffix":""}],"container-title":"Proceedings of the National Academy of Sciences","id":"ITEM-2","issued":{"date-parts":[["2010"]]},"note":"*Has cryoEM data on WASH complex and WAVE complex!","title":"WASH and WAVE actin regulators of the Wiskott-Aldrich syndrome protein (WASP) family are controlled by analogous structurally related complexes","type":"article-journal"},"uris":["http://www.mendeley.com/documents/?uuid=e7e10545-562d-4869-a801-822c62dd9684"]}],"mendeley":{"formattedCitation":"&lt;sup&gt;1,2&lt;/sup&gt;","plainTextFormattedCitation":"1,2","previouslyFormattedCitation":"&lt;sup&gt;1,2&lt;/sup&gt;"},"properties":{"noteIndex":0},"schema":"https://github.com/citation-style-language/schema/raw/master/csl-citation.json"}</w:delInstrText>
        </w:r>
        <w:r w:rsidR="001677B0" w:rsidDel="00FE3B93">
          <w:rPr>
            <w:rFonts w:asciiTheme="minorBidi" w:hAnsiTheme="minorBidi"/>
          </w:rPr>
          <w:fldChar w:fldCharType="separate"/>
        </w:r>
        <w:r w:rsidR="00806BC4" w:rsidRPr="00806BC4" w:rsidDel="00FE3B93">
          <w:rPr>
            <w:rFonts w:asciiTheme="minorBidi" w:hAnsiTheme="minorBidi"/>
            <w:noProof/>
            <w:vertAlign w:val="superscript"/>
          </w:rPr>
          <w:delText>1,2</w:delText>
        </w:r>
        <w:r w:rsidR="001677B0" w:rsidDel="00FE3B93">
          <w:rPr>
            <w:rFonts w:asciiTheme="minorBidi" w:hAnsiTheme="minorBidi"/>
          </w:rPr>
          <w:fldChar w:fldCharType="end"/>
        </w:r>
        <w:r w:rsidR="001677B0" w:rsidDel="00FE3B93">
          <w:rPr>
            <w:rFonts w:asciiTheme="minorBidi" w:hAnsiTheme="minorBidi"/>
          </w:rPr>
          <w:delText xml:space="preserve">, but </w:delText>
        </w:r>
      </w:del>
      <w:del w:id="101" w:author="Microsoft Office User" w:date="2020-06-22T11:51:00Z">
        <w:r w:rsidR="001677B0" w:rsidDel="00FE3B93">
          <w:rPr>
            <w:rFonts w:asciiTheme="minorBidi" w:hAnsiTheme="minorBidi"/>
          </w:rPr>
          <w:delText xml:space="preserve">whether WASH plays a similar </w:delText>
        </w:r>
      </w:del>
      <w:del w:id="102" w:author="Microsoft Office User" w:date="2020-06-22T21:07:00Z">
        <w:r w:rsidR="001677B0" w:rsidDel="00FE3B93">
          <w:rPr>
            <w:rFonts w:asciiTheme="minorBidi" w:hAnsiTheme="minorBidi"/>
          </w:rPr>
          <w:delText xml:space="preserve">role in </w:delText>
        </w:r>
      </w:del>
      <w:del w:id="103" w:author="Microsoft Office User" w:date="2020-06-22T11:51:00Z">
        <w:r w:rsidR="001677B0" w:rsidDel="00FE3B93">
          <w:rPr>
            <w:rFonts w:asciiTheme="minorBidi" w:hAnsiTheme="minorBidi"/>
          </w:rPr>
          <w:delText>the mammalian nervous system is unknown</w:delText>
        </w:r>
      </w:del>
      <w:del w:id="104" w:author="Microsoft Office User" w:date="2020-06-22T21:07:00Z">
        <w:r w:rsidR="001677B0" w:rsidDel="00FE3B93">
          <w:rPr>
            <w:rFonts w:asciiTheme="minorBidi" w:hAnsiTheme="minorBidi"/>
          </w:rPr>
          <w:delText xml:space="preserve">. </w:delText>
        </w:r>
      </w:del>
      <w:del w:id="105" w:author="Microsoft Office User" w:date="2020-06-22T21:11:00Z">
        <w:r w:rsidR="005148DC" w:rsidDel="00FE3B93">
          <w:rPr>
            <w:rFonts w:asciiTheme="minorBidi" w:hAnsiTheme="minorBidi"/>
          </w:rPr>
          <w:delText xml:space="preserve">This question has gained particular importance </w:delText>
        </w:r>
      </w:del>
      <w:del w:id="106" w:author="Microsoft Office User" w:date="2020-06-22T10:26:00Z">
        <w:r w:rsidR="005148DC" w:rsidDel="00370942">
          <w:rPr>
            <w:rFonts w:asciiTheme="minorBidi" w:hAnsiTheme="minorBidi"/>
          </w:rPr>
          <w:delText>over the past decade</w:delText>
        </w:r>
        <w:r w:rsidR="00D15820" w:rsidDel="00370942">
          <w:rPr>
            <w:rFonts w:asciiTheme="minorBidi" w:hAnsiTheme="minorBidi"/>
          </w:rPr>
          <w:delText xml:space="preserve"> </w:delText>
        </w:r>
      </w:del>
      <w:del w:id="107" w:author="Microsoft Office User" w:date="2020-06-22T21:11:00Z">
        <w:r w:rsidR="00D15820" w:rsidDel="00FE3B93">
          <w:rPr>
            <w:rFonts w:asciiTheme="minorBidi" w:hAnsiTheme="minorBidi"/>
          </w:rPr>
          <w:delText xml:space="preserve">as mutations </w:delText>
        </w:r>
        <w:r w:rsidR="00995B3B" w:rsidDel="00FE3B93">
          <w:rPr>
            <w:rFonts w:asciiTheme="minorBidi" w:hAnsiTheme="minorBidi"/>
          </w:rPr>
          <w:delText>in</w:delText>
        </w:r>
        <w:r w:rsidR="00D15820" w:rsidDel="00FE3B93">
          <w:rPr>
            <w:rFonts w:asciiTheme="minorBidi" w:hAnsiTheme="minorBidi"/>
          </w:rPr>
          <w:delText xml:space="preserve"> </w:delText>
        </w:r>
        <w:r w:rsidR="000D05FE" w:rsidDel="00FE3B93">
          <w:rPr>
            <w:rFonts w:asciiTheme="minorBidi" w:hAnsiTheme="minorBidi"/>
          </w:rPr>
          <w:delText xml:space="preserve">the </w:delText>
        </w:r>
        <w:r w:rsidR="00D15820" w:rsidDel="00FE3B93">
          <w:rPr>
            <w:rFonts w:asciiTheme="minorBidi" w:hAnsiTheme="minorBidi"/>
          </w:rPr>
          <w:delText>WASH complex</w:delText>
        </w:r>
        <w:r w:rsidR="00995B3B" w:rsidDel="00FE3B93">
          <w:rPr>
            <w:rFonts w:asciiTheme="minorBidi" w:hAnsiTheme="minorBidi"/>
          </w:rPr>
          <w:delText xml:space="preserve"> </w:delText>
        </w:r>
        <w:r w:rsidR="000D05FE" w:rsidDel="00FE3B93">
          <w:rPr>
            <w:rFonts w:asciiTheme="minorBidi" w:hAnsiTheme="minorBidi"/>
          </w:rPr>
          <w:delText xml:space="preserve">and its close </w:delText>
        </w:r>
        <w:r w:rsidR="00D15820" w:rsidDel="00FE3B93">
          <w:rPr>
            <w:rFonts w:asciiTheme="minorBidi" w:hAnsiTheme="minorBidi"/>
          </w:rPr>
          <w:delText xml:space="preserve">interactors have been </w:delText>
        </w:r>
        <w:r w:rsidR="00941B7E" w:rsidDel="00FE3B93">
          <w:rPr>
            <w:rFonts w:asciiTheme="minorBidi" w:hAnsiTheme="minorBidi"/>
          </w:rPr>
          <w:delText>identified</w:delText>
        </w:r>
        <w:r w:rsidR="005148DC" w:rsidDel="00FE3B93">
          <w:rPr>
            <w:rFonts w:asciiTheme="minorBidi" w:hAnsiTheme="minorBidi"/>
          </w:rPr>
          <w:delText xml:space="preserve"> as pathologic drivers of human </w:delText>
        </w:r>
        <w:r w:rsidR="00995B3B" w:rsidDel="00FE3B93">
          <w:rPr>
            <w:rFonts w:asciiTheme="minorBidi" w:hAnsiTheme="minorBidi"/>
          </w:rPr>
          <w:delText>cognitive and movement disorders</w:delText>
        </w:r>
        <w:r w:rsidR="00F55A4B" w:rsidDel="00FE3B93">
          <w:rPr>
            <w:rFonts w:asciiTheme="minorBidi" w:hAnsiTheme="minorBidi"/>
          </w:rPr>
          <w:fldChar w:fldCharType="begin" w:fldLock="1"/>
        </w:r>
        <w:r w:rsidR="00F55A4B" w:rsidDel="00FE3B93">
          <w:rPr>
            <w:rFonts w:asciiTheme="minorBidi" w:hAnsiTheme="minorBidi"/>
          </w:rPr>
          <w:del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swip","type":"article-journal"},"uris":["http://www.mendeley.com/documents/?uuid=6c862955-d6e9-454f-8eca-ed6688921c64"]},{"id":"ITEM-2","itemData":{"DOI":"10.1086/510782","ISSN":"00029297","abstract":"Hereditary spastic paraplegia (HSP) is a progressive upper-motor neurodegenerative disease. The eighth HSP locus, SPG8, is on chromosome 8p24.13. The three families previously linked to the SPG8 locus present with relatively severe, pure spastic paraplegia. We have identified three mutations in the KIAA0196 gene in six families that map to the SPG8 locus. One mutation, V626F, segregated in three large North American families with European ancestry and in one British family. An L619F mutation was found in a Brazilian family. The third mutation, N471D, was identified in a smaller family of European origin and lies in a spectrin domain. None of these mutations were identified in 500 control individuals. Both the L619 and V626 residues are strictly conserved across species and likely have a notable effect on the structure of the protein product strumpellin. Rescue studies with human mRNA injected in zebrafish treated with morpholino oligonucleotides to knock down the endogenous protein showed that mutations at these two residues impaired the normal function of the KIAA0196 gene. However, the function of the 1,159-aa strumpellin protein is relatively unknown. The identification and characterization of the KIAA0196 gene will enable further insight into the pathogenesis of HSP. © 2006 by The American Society of Human Genetics. All rights reserved.","author":[{"dropping-particle":"","family":"Valdmanis","given":"Paul N.","non-dropping-particle":"","parse-names":false,"suffix":""},{"dropping-particle":"","family":"Meijer","given":"Inge A.","non-dropping-particle":"","parse-names":false,"suffix":""},{"dropping-particle":"","family":"Reynolds","given":"Annie","non-dropping-particle":"","parse-names":false,"suffix":""},{"dropping-particle":"","family":"Lei","given":"Adrienne","non-dropping-particle":"","parse-names":false,"suffix":""},{"dropping-particle":"","family":"MacLeod","given":"Patrick","non-dropping-particle":"","parse-names":false,"suffix":""},{"dropping-particle":"","family":"Schlesinger","given":"David","non-dropping-particle":"","parse-names":false,"suffix":""},{"dropping-particle":"","family":"Zatz","given":"Mayana","non-dropping-particle":"","parse-names":false,"suffix":""},{"dropping-particle":"","family":"Reid","given":"Evan","non-dropping-particle":"","parse-names":false,"suffix":""},{"dropping-particle":"","family":"Dion","given":"Patrick A.","non-dropping-particle":"","parse-names":false,"suffix":""},{"dropping-particle":"","family":"Drapeau","given":"Pierre","non-dropping-particle":"","parse-names":false,"suffix":""},{"dropping-particle":"","family":"Rouleau","given":"Guy A.","non-dropping-particle":"","parse-names":false,"suffix":""}],"container-title":"American Journal of Human Genetics","id":"ITEM-2","issued":{"date-parts":[["2007"]]},"title":"Mutations in the KIAA0196 gene at the SPG8 locus cause hereditary spastic paraplegia","type":"article-journal"},"uris":["http://www.mendeley.com/documents/?uuid=6fc802b1-07d6-4d25-9fa2-b2141bfbc62e"]},{"id":"ITEM-3","itemData":{"DOI":"10.1073/pnas.1814909116","ISSN":"10916490","abstract":"Mutations in the vacuolar protein sorting 35 ortholog (VPS35) gene represent a cause of late-onset, autosomal dominant familial Parkinson’s disease (PD). A single missense mutation, D620N, is considered pathogenic based upon its segregation with disease in multiple families with PD. At present, the mechanism(s) by which familial VPS35 mutations precipitate neurodegeneration in PD are poorly understood. Here, we employ a germline D620N VPS35 knockin (KI) mouse model of PD to formally establish the age-related pathogenic effects of the D620N mutation at physiological expression levels. Our data demonstrate that a heterozygous or homozygous D620N mutation is sufficient to reproduce key neuropathological hallmarks of PD as indicated by the progressive degeneration of nigrostriatal pathway dopaminergic neurons and widespread axonal pathology. Unexpectedly, endogenous D620N VPS35 expression induces robust tau-positive somatodendritic pathology throughout the brain as indicated by abnormal hyperphosphorylated and conformation-specific tau, which may represent an important and early feature of mutant VPS35-induced neurodegeneration in PD. In contrast, we find no evidence for α-synuclein–positive neuropathology in aged VPS35 KI mice, a hallmark of Lewy body pathology in PD. D620N VPS35 expression also fails to modify the lethal neurodegenerative phenotype of human A53T-α-synuclein transgenic mice. Finally, by crossing VPS35 KI and null mice, our data demonstrate that a single D620N VPS35 allele is sufficient for survival and early maintenance of dopaminergic neurons, indicating that the D620N VPS35 protein is fully functional. Our data raise the tantalizing possibility of a pathogenic interplay between mutant VPS35 and tau for inducing neurodegeneration in PD.","author":[{"dropping-particle":"","family":"Chen","given":"Xi","non-dropping-particle":"","parse-names":false,"suffix":""},{"dropping-particle":"","family":"Kordich","given":"Jennifer K.","non-dropping-particle":"","parse-names":false,"suffix":""},{"dropping-particle":"","family":"Williams","given":"Erin T.","non-dropping-particle":"","parse-names":false,"suffix":""},{"dropping-particle":"","family":"Levine","given":"Nathan","non-dropping-particle":"","parse-names":false,"suffix":""},{"dropping-particle":"","family":"Cole-Strauss","given":"Allyson","non-dropping-particle":"","parse-names":false,"suffix":""},{"dropping-particle":"","family":"Marshall","given":"Lee","non-dropping-particle":"","parse-names":false,"suffix":""},{"dropping-particle":"","family":"Labrie","given":"Viviane","non-dropping-particle":"","parse-names":false,"suffix":""},{"dropping-particle":"","family":"Ma","given":"Jiyan","non-dropping-particle":"","parse-names":false,"suffix":""},{"dropping-particle":"","family":"Lipton","given":"Jack W.","non-dropping-particle":"","parse-names":false,"suffix":""},{"dropping-particle":"","family":"Moore","given":"Darren J.","non-dropping-particle":"","parse-names":false,"suffix":""}],"container-title":"Proceedings of the National Academy of Sciences of the United States of America","id":"ITEM-3","issued":{"date-parts":[["2019"]]},"title":"Parkinson’s disease-linked D620N VPS35 knockin mice manifest tau neuropathology and dopaminergic neurodegeneration","type":"article-journal"},"uris":["http://www.mendeley.com/documents/?uuid=a0d8f4b2-6fbf-43af-9cc4-3681699954ad"]},{"id":"ITEM-4","itemData":{"DOI":"10.1002/ajmg.a.61487","abstract":"In 2011, KIAA1033/WASHC4 was associated with autosomal recessive intellectual disability (ARID) in a large consanguineous family comprising seven affected individuals with moderate ID and short stature. Since then, no other cases of KIAA1033 variants have been reported. Here we describe three additional patients (from two unrelated families) with syndromic ID due to compound heterozygous KIAA1033 variants ascertained by exome sequencing (ES). Two sisters, aged 4 and 5.5 years, had a stop-gain and a missense variants, each inherited from one parent (p.(Gln442*) and p. (Asp1048Gly)). Both had learning disabilities, macrocephaly, dysmorphic features, skeletal anomalies, and subependymal heterotopic nodules. In addition, the younger sibling had a congenital absence of the right internal carotid and bilateral sensorineu-ral hearing loss. The third patient was aged 34 years and had two missense variants, one inherited from each parent (p.(Lys1079Arg) and p.(His503Arg)). This patient presented with mild ID, short stature, and microcephaly. KIAA1033 encodes a large protein (WASHC4), which is part of the WASH complex. The WASH complex is involved in the regulation of the fission of tubules that serve as transport intermediates during endosome sorting. Another member of the WASH complex, KIAA0196/WASHC5, has already been implicated in ARID with brain and cardiac malformations, under the designation of 3C or Ritscher-Schinzel syndrome (MIM#20210). ES has proved efficient for finding replications of genes with insufficient data in the literature to be defined as new OMIM genes. We conclude that KIAA1033 is responsible for a heterogeneous ARID phenotype, and additional description will be needed to refine the clinical phenotype. K E Y W O R D S exome sequencing, intellectual disability, KIAA1033/WASHC4","author":[{"dropping-particle":"","family":"Assoum","given":"Mirna","non-dropping-particle":"","parse-names":false,"suffix":""},{"dropping-particle":"","family":"Ange-Line Bruel","given":"|","non-dropping-particle":"","parse-names":false,"suffix":""},{"dropping-particle":"","family":"Crenshaw","given":"Melissa L","non-dropping-particle":"","parse-names":false,"suffix":""},{"dropping-particle":"","family":"Delanne","given":"| Julian","non-dropping-particle":"","parse-names":false,"suffix":""},{"dropping-particle":"","family":"Wentzensen","given":"Ingrid M","non-dropping-particle":"","parse-names":false,"suffix":""},{"dropping-particle":"","family":"Mcwalter","given":"Kirsty","non-dropping-particle":"","parse-names":false,"suffix":""},{"dropping-particle":"","family":"Dent","given":"Karin M","non-dropping-particle":"","parse-names":false,"suffix":""},{"dropping-particle":"","family":"Vitobello","given":"| Antonio","non-dropping-particle":"","parse-names":false,"suffix":""},{"dropping-particle":"","family":"Kuentz","given":"Paul","non-dropping-particle":"","parse-names":false,"suffix":""},{"dropping-particle":"","family":"Thevenon","given":"Julien","non-dropping-particle":"","parse-names":false,"suffix":""},{"dropping-particle":"","family":"Duffourd","given":"Yannis","non-dropping-particle":"","parse-names":false,"suffix":""},{"dropping-particle":"","family":"Thauvin-Robinet","given":"Christel","non-dropping-particle":"","parse-names":false,"suffix":""},{"dropping-particle":"","family":"Faivre","given":"| Laurence","non-dropping-particle":"","parse-names":false,"suffix":""}],"container-title":"Am J Med Genet","id":"ITEM-4","issued":{"date-parts":[["2020"]]},"page":"182","title":"Novel KIAA1033/WASHC4 mutations in three patients with syndromic intellectual disability and a review of the literature","type":"article-journal"},"uris":["http://www.mendeley.com/documents/?uuid=ede16bdf-01cb-3fb4-b5c1-a93700db3371"]}],"mendeley":{"formattedCitation":"&lt;sup&gt;3–6&lt;/sup&gt;","plainTextFormattedCitation":"3–6","previouslyFormattedCitation":"&lt;sup&gt;3–6&lt;/sup&gt;"},"properties":{"noteIndex":0},"schema":"https://github.com/citation-style-language/schema/raw/master/csl-citation.json"}</w:delInstrText>
        </w:r>
        <w:r w:rsidR="00F55A4B" w:rsidDel="00FE3B93">
          <w:rPr>
            <w:rFonts w:asciiTheme="minorBidi" w:hAnsiTheme="minorBidi"/>
          </w:rPr>
          <w:fldChar w:fldCharType="separate"/>
        </w:r>
        <w:r w:rsidR="00F55A4B" w:rsidRPr="00F55A4B" w:rsidDel="00FE3B93">
          <w:rPr>
            <w:rFonts w:asciiTheme="minorBidi" w:hAnsiTheme="minorBidi"/>
            <w:noProof/>
            <w:vertAlign w:val="superscript"/>
          </w:rPr>
          <w:delText>3–6</w:delText>
        </w:r>
        <w:r w:rsidR="00F55A4B" w:rsidDel="00FE3B93">
          <w:rPr>
            <w:rFonts w:asciiTheme="minorBidi" w:hAnsiTheme="minorBidi"/>
          </w:rPr>
          <w:fldChar w:fldCharType="end"/>
        </w:r>
        <w:r w:rsidR="00995B3B" w:rsidDel="00FE3B93">
          <w:rPr>
            <w:rFonts w:asciiTheme="minorBidi" w:hAnsiTheme="minorBidi"/>
          </w:rPr>
          <w:delText>.</w:delText>
        </w:r>
      </w:del>
    </w:p>
    <w:p w14:paraId="5609AB6B" w14:textId="3DA9B618" w:rsidR="00C726BE" w:rsidRPr="00DC5D5D" w:rsidRDefault="00FE3B93" w:rsidP="00C7597D">
      <w:pPr>
        <w:spacing w:line="480" w:lineRule="auto"/>
        <w:ind w:firstLine="720"/>
        <w:jc w:val="thaiDistribute"/>
        <w:rPr>
          <w:rFonts w:asciiTheme="minorBidi" w:hAnsiTheme="minorBidi"/>
        </w:rPr>
      </w:pPr>
      <w:ins w:id="108" w:author="Microsoft Office User" w:date="2020-06-22T21:11:00Z">
        <w:r>
          <w:rPr>
            <w:rFonts w:asciiTheme="minorBidi" w:hAnsiTheme="minorBidi"/>
          </w:rPr>
          <w:t>In non-neuronal cells</w:t>
        </w:r>
      </w:ins>
      <w:ins w:id="109" w:author="Jamie Courtland" w:date="2020-06-23T09:44:00Z">
        <w:r w:rsidR="002B40F6">
          <w:rPr>
            <w:rFonts w:asciiTheme="minorBidi" w:hAnsiTheme="minorBidi"/>
          </w:rPr>
          <w:t>,</w:t>
        </w:r>
      </w:ins>
      <w:ins w:id="110" w:author="Microsoft Office User" w:date="2020-06-22T21:11:00Z">
        <w:r>
          <w:rPr>
            <w:rFonts w:asciiTheme="minorBidi" w:hAnsiTheme="minorBidi"/>
          </w:rPr>
          <w:t xml:space="preserve"> an </w:t>
        </w:r>
      </w:ins>
      <w:r w:rsidR="00093C83">
        <w:rPr>
          <w:rFonts w:asciiTheme="minorBidi" w:hAnsiTheme="minorBidi"/>
        </w:rPr>
        <w:t>evolutionarily conserve</w:t>
      </w:r>
      <w:r w:rsidR="00575D1A">
        <w:rPr>
          <w:rFonts w:asciiTheme="minorBidi" w:hAnsiTheme="minorBidi"/>
        </w:rPr>
        <w:t>d</w:t>
      </w:r>
      <w:ins w:id="111" w:author="Microsoft Office User" w:date="2020-06-22T21:12:00Z">
        <w:r>
          <w:rPr>
            <w:rFonts w:asciiTheme="minorBidi" w:hAnsiTheme="minorBidi"/>
          </w:rPr>
          <w:t xml:space="preserve"> complex</w:t>
        </w:r>
      </w:ins>
      <w:ins w:id="112" w:author="Jamie Courtland" w:date="2020-06-23T09:44:00Z">
        <w:r w:rsidR="002B40F6">
          <w:rPr>
            <w:rFonts w:asciiTheme="minorBidi" w:hAnsiTheme="minorBidi"/>
          </w:rPr>
          <w:t>,</w:t>
        </w:r>
      </w:ins>
      <w:ins w:id="113" w:author="Microsoft Office User" w:date="2020-06-22T21:12:00Z">
        <w:r>
          <w:rPr>
            <w:rFonts w:asciiTheme="minorBidi" w:hAnsiTheme="minorBidi"/>
          </w:rPr>
          <w:t xml:space="preserve"> termed the </w:t>
        </w:r>
        <w:proofErr w:type="spellStart"/>
        <w:r>
          <w:rPr>
            <w:rFonts w:asciiTheme="minorBidi" w:hAnsiTheme="minorBidi"/>
          </w:rPr>
          <w:t>Wiskott</w:t>
        </w:r>
      </w:ins>
      <w:proofErr w:type="spellEnd"/>
      <w:ins w:id="114" w:author="Jamie Courtland" w:date="2020-06-25T11:48:00Z">
        <w:r w:rsidR="00264152">
          <w:rPr>
            <w:rFonts w:asciiTheme="minorBidi" w:hAnsiTheme="minorBidi"/>
          </w:rPr>
          <w:t>-</w:t>
        </w:r>
      </w:ins>
      <w:ins w:id="115" w:author="Microsoft Office User" w:date="2020-06-22T21:12:00Z">
        <w:r>
          <w:rPr>
            <w:rFonts w:asciiTheme="minorBidi" w:hAnsiTheme="minorBidi"/>
          </w:rPr>
          <w:t>Aldrich Syndrome protein and SCAR Homology (WASH</w:t>
        </w:r>
      </w:ins>
      <w:ins w:id="116" w:author="Microsoft Office User" w:date="2020-06-22T21:13:00Z">
        <w:r>
          <w:rPr>
            <w:rFonts w:asciiTheme="minorBidi" w:hAnsiTheme="minorBidi"/>
          </w:rPr>
          <w:t>) complex</w:t>
        </w:r>
      </w:ins>
      <w:ins w:id="117" w:author="Jamie Courtland" w:date="2020-06-23T09:31:00Z">
        <w:r w:rsidR="002D0F46">
          <w:rPr>
            <w:rFonts w:asciiTheme="minorBidi" w:hAnsiTheme="minorBidi"/>
          </w:rPr>
          <w:t>,</w:t>
        </w:r>
      </w:ins>
      <w:ins w:id="118" w:author="Microsoft Office User" w:date="2020-06-22T21:13:00Z">
        <w:r>
          <w:rPr>
            <w:rFonts w:asciiTheme="minorBidi" w:hAnsiTheme="minorBidi"/>
          </w:rPr>
          <w:t xml:space="preserve"> coordinates endosomal trafficking</w:t>
        </w:r>
      </w:ins>
      <w:r w:rsidR="00093C83">
        <w:rPr>
          <w:rFonts w:asciiTheme="minorBidi" w:hAnsiTheme="minorBidi"/>
          <w:i/>
          <w:iCs/>
        </w:rPr>
        <w:fldChar w:fldCharType="begin" w:fldLock="1"/>
      </w:r>
      <w:r w:rsidR="009D5853">
        <w:rPr>
          <w:rFonts w:asciiTheme="minorBidi" w:hAnsiTheme="minorBidi"/>
          <w:i/>
          <w:iCs/>
        </w:rPr>
        <w:instrText>ADDIN CSL_CITATION {"citationItems":[{"id":"ITEM-1","itemData":{"DOI":"10.1371/journal.pgen.0030237","ISSN":"15537390","PMID":"18159949","abstract":"Subtelomeres are duplication-rich, structurally variable regions of the human genome situated just proximal of telomeres. We report here that the most terminally located human subtelomeric genes encode a previously unrecognized third subclass of the Wiskott-Aldrich Syndrome Protein family, whose known members reorganize the actin cytoskeleton in response to extracellular stimuli. This new subclass, which we call WASH, is evolutionarily conserved in species as diverged as Entamoeba. We demonstrate that WASH is essential in Drosophila. WASH is widely expressed in human tissues, and human WASH protein colocalizes with actin in filopodia and lamellipodia. The VCA domain of human WASH promotes actin polymerization by the Arp2/3 complex in vitro. WASH duplicated to multiple chromosomal ends during primate evolution, with highest copy number reached in humans, whose WASH repertoires vary. Thus, human subtelomeres are not genetic junkyards, and WASH's location in these dynamic regions could have advantageous as well as pathologic consequences. © 2007 Linardopoulou et al.","author":[{"dropping-particle":"V.","family":"Linardopoulou","given":"Elena","non-dropping-particle":"","parse-names":false,"suffix":""},{"dropping-particle":"","family":"Parghi","given":"Sean S.","non-dropping-particle":"","parse-names":false,"suffix":""},{"dropping-particle":"","family":"Friedman","given":"Cynthia","non-dropping-particle":"","parse-names":false,"suffix":""},{"dropping-particle":"","family":"Osborn","given":"Gregory E.","non-dropping-particle":"","parse-names":false,"suffix":""},{"dropping-particle":"","family":"Parkhurst","given":"Susan M.","non-dropping-particle":"","parse-names":false,"suffix":""},{"dropping-particle":"","family":"Trask","given":"Barbara J.","non-dropping-particle":"","parse-names":false,"suffix":""}],"container-title":"PLoS Genetics","id":"ITEM-1","issue":"12","issued":{"date-parts":[["2007","12"]]},"page":"2477-2485","publisher":"Public Library of Science","title":"Human subtelomeric WASH genes encode a new subclass of the WASP family","type":"article-journal","volume":"3"},"uris":["http://www.mendeley.com/documents/?uuid=54c56cd9-c5f7-3238-ba38-d08c397fc327"]},{"id":"ITEM-2","itemData":{"DOI":"10.4161/cib.3.3.11185","ISSN":"19420889","abstract":"WASH is the Arp2/3 activating protein that is localized at the surface of endosomes, where it induces the formation of branched actin networks. This activity of WASH favors, in collaboration with dynamin, the fission of transport intermediates from endosomes, and hence regulates endosomal trafficking of several cargos. We have purified a novel stable multiprotein complex containing WASH, the WASH complex, and we examine here the evolutionary conservation of its seven subunits across diverse eukaryotic phyla. This analysis supports the idea that the invention of the WASH complex has involved the incorporation of an independent complex, the CapZ α/β heterodimer, forming the so-called Capping Protein (CP), as illustrated by the yeasts S. cerevisiae and S. pombe, which possess the CP heterodimer but no other subunits of the WASH complex. The alignements of the orthologous genes that we have generated give a view on the conservation of the different subunits and on their organization into domains. Moreover, we propose here a unique nomenclature for the different subunits to prevent future confusions in the field. © 2010 Landes Bioscience.","author":[{"dropping-particle":"","family":"Derivery","given":"Emmanuel","non-dropping-particle":"","parse-names":false,"suffix":""},{"dropping-particle":"","family":"Gautreau","given":"Alexis","non-dropping-particle":"","parse-names":false,"suffix":""}],"container-title":"Communicative and Integrative Biology","id":"ITEM-2","issue":"3","issued":{"date-parts":[["2010","5"]]},"page":"227-230","publisher":"Taylor &amp; Francis","title":"Evolutionary conservation of the WASH complex, an actin polymerization machine involved in endosomal fission","type":"article-journal","volume":"3"},"uris":["http://www.mendeley.com/documents/?uuid=458cb0a5-bf62-3343-aefc-99d1dca1f0fb"]}],"mendeley":{"formattedCitation":"&lt;sup&gt;1,2&lt;/sup&gt;","plainTextFormattedCitation":"1,2","previouslyFormattedCitation":"&lt;sup&gt;1,2&lt;/sup&gt;"},"properties":{"noteIndex":0},"schema":"https://github.com/citation-style-language/schema/raw/master/csl-citation.json"}</w:instrText>
      </w:r>
      <w:r w:rsidR="00093C83">
        <w:rPr>
          <w:rFonts w:asciiTheme="minorBidi" w:hAnsiTheme="minorBidi"/>
          <w:i/>
          <w:iCs/>
        </w:rPr>
        <w:fldChar w:fldCharType="separate"/>
      </w:r>
      <w:r w:rsidR="009D5853" w:rsidRPr="009D5853">
        <w:rPr>
          <w:rFonts w:asciiTheme="minorBidi" w:hAnsiTheme="minorBidi"/>
          <w:iCs/>
          <w:noProof/>
          <w:vertAlign w:val="superscript"/>
        </w:rPr>
        <w:t>1,2</w:t>
      </w:r>
      <w:r w:rsidR="00093C83">
        <w:rPr>
          <w:rFonts w:asciiTheme="minorBidi" w:hAnsiTheme="minorBidi"/>
          <w:i/>
          <w:iCs/>
        </w:rPr>
        <w:fldChar w:fldCharType="end"/>
      </w:r>
      <w:ins w:id="119" w:author="Microsoft Office User" w:date="2020-06-22T21:14:00Z">
        <w:r>
          <w:rPr>
            <w:rFonts w:asciiTheme="minorBidi" w:hAnsiTheme="minorBidi"/>
            <w:iCs/>
          </w:rPr>
          <w:t>. WASH is composed of</w:t>
        </w:r>
      </w:ins>
      <w:r w:rsidR="00575D1A">
        <w:rPr>
          <w:rFonts w:asciiTheme="minorBidi" w:hAnsiTheme="minorBidi"/>
        </w:rPr>
        <w:t xml:space="preserve"> </w:t>
      </w:r>
      <w:r w:rsidR="00093C83">
        <w:rPr>
          <w:rFonts w:asciiTheme="minorBidi" w:hAnsiTheme="minorBidi"/>
        </w:rPr>
        <w:t xml:space="preserve">five </w:t>
      </w:r>
      <w:r w:rsidR="00575D1A">
        <w:rPr>
          <w:rFonts w:asciiTheme="minorBidi" w:hAnsiTheme="minorBidi"/>
        </w:rPr>
        <w:t xml:space="preserve">core </w:t>
      </w:r>
      <w:ins w:id="120" w:author="Jamie Courtland" w:date="2020-06-23T13:48:00Z">
        <w:r w:rsidR="00623F36">
          <w:rPr>
            <w:rFonts w:asciiTheme="minorBidi" w:hAnsiTheme="minorBidi"/>
          </w:rPr>
          <w:t xml:space="preserve">protein </w:t>
        </w:r>
      </w:ins>
      <w:r w:rsidR="00575D1A">
        <w:rPr>
          <w:rFonts w:asciiTheme="minorBidi" w:hAnsiTheme="minorBidi"/>
        </w:rPr>
        <w:t>components</w:t>
      </w:r>
      <w:r w:rsidR="00093C83">
        <w:rPr>
          <w:rFonts w:asciiTheme="minorBidi" w:hAnsiTheme="minorBidi"/>
        </w:rPr>
        <w:t>: WASH</w:t>
      </w:r>
      <w:ins w:id="121" w:author="Jamie Courtland" w:date="2020-06-24T15:25:00Z">
        <w:r w:rsidR="00AC1FDD">
          <w:rPr>
            <w:rFonts w:asciiTheme="minorBidi" w:hAnsiTheme="minorBidi"/>
          </w:rPr>
          <w:t>C</w:t>
        </w:r>
      </w:ins>
      <w:r w:rsidR="00093C83">
        <w:rPr>
          <w:rFonts w:asciiTheme="minorBidi" w:hAnsiTheme="minorBidi"/>
        </w:rPr>
        <w:t>1</w:t>
      </w:r>
      <w:ins w:id="122" w:author="Jamie Courtland" w:date="2020-06-24T15:25:00Z">
        <w:r w:rsidR="00AC1FDD">
          <w:rPr>
            <w:rFonts w:asciiTheme="minorBidi" w:hAnsiTheme="minorBidi"/>
          </w:rPr>
          <w:t xml:space="preserve"> (aka WASH1)</w:t>
        </w:r>
      </w:ins>
      <w:r w:rsidR="00093C83">
        <w:rPr>
          <w:rFonts w:asciiTheme="minorBidi" w:hAnsiTheme="minorBidi"/>
        </w:rPr>
        <w:t xml:space="preserve">, </w:t>
      </w:r>
      <w:ins w:id="123" w:author="Jamie Courtland" w:date="2020-06-24T15:25:00Z">
        <w:r w:rsidR="00AC1FDD">
          <w:rPr>
            <w:rFonts w:asciiTheme="minorBidi" w:hAnsiTheme="minorBidi"/>
          </w:rPr>
          <w:t xml:space="preserve">WASHC2 (aka </w:t>
        </w:r>
      </w:ins>
      <w:r w:rsidR="00093C83">
        <w:rPr>
          <w:rFonts w:asciiTheme="minorBidi" w:hAnsiTheme="minorBidi"/>
        </w:rPr>
        <w:t>Fam21</w:t>
      </w:r>
      <w:ins w:id="124" w:author="Jamie Courtland" w:date="2020-06-24T15:25:00Z">
        <w:r w:rsidR="00AC1FDD">
          <w:rPr>
            <w:rFonts w:asciiTheme="minorBidi" w:hAnsiTheme="minorBidi"/>
          </w:rPr>
          <w:t>)</w:t>
        </w:r>
      </w:ins>
      <w:r w:rsidR="00093C83">
        <w:rPr>
          <w:rFonts w:asciiTheme="minorBidi" w:hAnsiTheme="minorBidi"/>
        </w:rPr>
        <w:t xml:space="preserve">, </w:t>
      </w:r>
      <w:ins w:id="125" w:author="Jamie Courtland" w:date="2020-06-24T15:25:00Z">
        <w:r w:rsidR="00AC1FDD">
          <w:rPr>
            <w:rFonts w:asciiTheme="minorBidi" w:hAnsiTheme="minorBidi"/>
          </w:rPr>
          <w:t xml:space="preserve">WASHC3 (aka </w:t>
        </w:r>
      </w:ins>
      <w:r w:rsidR="00093C83">
        <w:rPr>
          <w:rFonts w:asciiTheme="minorBidi" w:hAnsiTheme="minorBidi"/>
        </w:rPr>
        <w:t>ccdc53</w:t>
      </w:r>
      <w:ins w:id="126" w:author="Jamie Courtland" w:date="2020-06-24T15:26:00Z">
        <w:r w:rsidR="00AC1FDD">
          <w:rPr>
            <w:rFonts w:asciiTheme="minorBidi" w:hAnsiTheme="minorBidi"/>
          </w:rPr>
          <w:t>)</w:t>
        </w:r>
      </w:ins>
      <w:r w:rsidR="00093C83">
        <w:rPr>
          <w:rFonts w:asciiTheme="minorBidi" w:hAnsiTheme="minorBidi"/>
        </w:rPr>
        <w:t xml:space="preserve">, </w:t>
      </w:r>
      <w:ins w:id="127" w:author="Jamie Courtland" w:date="2020-06-24T15:26:00Z">
        <w:r w:rsidR="00AC1FDD">
          <w:rPr>
            <w:rFonts w:asciiTheme="minorBidi" w:hAnsiTheme="minorBidi"/>
          </w:rPr>
          <w:t xml:space="preserve">WASHC4 (aka </w:t>
        </w:r>
      </w:ins>
      <w:r w:rsidR="00093C83">
        <w:rPr>
          <w:rFonts w:asciiTheme="minorBidi" w:hAnsiTheme="minorBidi"/>
        </w:rPr>
        <w:t>SWIP</w:t>
      </w:r>
      <w:ins w:id="128" w:author="Jamie Courtland" w:date="2020-06-24T15:26:00Z">
        <w:r w:rsidR="00AC1FDD">
          <w:rPr>
            <w:rFonts w:asciiTheme="minorBidi" w:hAnsiTheme="minorBidi"/>
          </w:rPr>
          <w:t>)</w:t>
        </w:r>
      </w:ins>
      <w:r w:rsidR="00093C83">
        <w:rPr>
          <w:rFonts w:asciiTheme="minorBidi" w:hAnsiTheme="minorBidi"/>
        </w:rPr>
        <w:t xml:space="preserve">, and </w:t>
      </w:r>
      <w:ins w:id="129" w:author="Jamie Courtland" w:date="2020-06-24T15:26:00Z">
        <w:r w:rsidR="00AC1FDD">
          <w:rPr>
            <w:rFonts w:asciiTheme="minorBidi" w:hAnsiTheme="minorBidi"/>
          </w:rPr>
          <w:t xml:space="preserve">WASHC5 (aka </w:t>
        </w:r>
      </w:ins>
      <w:proofErr w:type="spellStart"/>
      <w:r w:rsidR="00093C83">
        <w:rPr>
          <w:rFonts w:asciiTheme="minorBidi" w:hAnsiTheme="minorBidi"/>
        </w:rPr>
        <w:t>Strumpellin</w:t>
      </w:r>
      <w:proofErr w:type="spellEnd"/>
      <w:ins w:id="130" w:author="Jamie Courtland" w:date="2020-06-24T15:26:00Z">
        <w:r w:rsidR="00AC1FDD">
          <w:rPr>
            <w:rFonts w:asciiTheme="minorBidi" w:hAnsiTheme="minorBidi"/>
          </w:rPr>
          <w:t>)</w:t>
        </w:r>
      </w:ins>
      <w:r w:rsidR="00093C83">
        <w:rPr>
          <w:rFonts w:asciiTheme="minorBidi" w:hAnsiTheme="minorBidi"/>
        </w:rPr>
        <w:t xml:space="preserve"> (encoded by genes </w:t>
      </w:r>
      <w:r w:rsidR="00093C83" w:rsidRPr="00936E52">
        <w:rPr>
          <w:rFonts w:asciiTheme="minorBidi" w:hAnsiTheme="minorBidi"/>
          <w:i/>
          <w:iCs/>
        </w:rPr>
        <w:t>Washc1-Washc5</w:t>
      </w:r>
      <w:r w:rsidR="00093C83">
        <w:rPr>
          <w:rFonts w:asciiTheme="minorBidi" w:hAnsiTheme="minorBidi"/>
        </w:rPr>
        <w:t>, respectively), which are broadly expressed in multiple organ systems</w:t>
      </w:r>
      <w:r w:rsidR="00093C83">
        <w:rPr>
          <w:rFonts w:asciiTheme="minorBidi" w:hAnsiTheme="minorBidi"/>
        </w:rPr>
        <w:fldChar w:fldCharType="begin" w:fldLock="1"/>
      </w:r>
      <w:r w:rsidR="009D5853">
        <w:rPr>
          <w:rFonts w:asciiTheme="minorBidi" w:hAnsiTheme="minorBidi"/>
        </w:rPr>
        <w:instrText>ADDIN CSL_CITATION {"citationItems":[{"id":"ITEM-1","itemData":{"DOI":"10.1242/jcs.199570","author":[{"dropping-particle":"","family":"Alekhina","given":"O","non-dropping-particle":"","parse-names":false,"suffix":""},{"dropping-particle":"","family":"Burstein","given":"F","non-dropping-particle":"","parse-names":false,"suffix":""},{"dropping-particle":"","family":"Billadeau","given":"DD","non-dropping-particle":"","parse-names":false,"suffix":""}],"container-title":"J Cell Sci","id":"ITEM-1","issued":{"date-parts":[["2017"]]},"note":"Good review of what we know about each WASH family member right now","page":"2235-2241","title":"Cellular function of WASP family proteins at a glance.","type":"article-journal","volume":"130"},"uris":["http://www.mendeley.com/documents/?uuid=4c10207e-78a8-49d3-bb45-69a691c77e81"]},{"id":"ITEM-2","itemData":{"DOI":"10.1016/j.ceb.2018.08.006","ISBN":"09550674","ISSN":"18790410","PMID":"30227382","abstract":"Endosomes constitute major sorting compartments within the cell. There, a myriad of transmembrane proteins (cargoes) are delivered to the lysosome for degradation or retrieved from this fate and recycled through tubulo-vesicular transport carriers to different cellular destinations. Retrieval and recycling are orchestrated by multi-protein assemblies that include retromer and retriever, sorting nexins, and the Arp2/3 activating WASH complex. Fine-tuned control of actin polymerization on endosomes is fundamental for the retrieval and recycling of cargoes. Recent advances in the field have highlighted several roles that actin plays in this process including the binding to cargoes, stabilization of endosomal subdomains, generation of the remodeling forces required for the biogenesis of cargo-enriched transport carriers and short-range motility of the transport carriers.","author":[{"dropping-particle":"","family":"Simonetti","given":"Boris","non-dropping-particle":"","parse-names":false,"suffix":""},{"dropping-particle":"","family":"Cullen","given":"Peter J.","non-dropping-particle":"","parse-names":false,"suffix":""}],"container-title":"Current Opinion in Cell Biology","id":"ITEM-2","issued":{"date-parts":[["2019"]]},"note":"From Duplicate 1 (Actin-dependent endosomal receptor recycling - Simonetti, Boris; Cullen, Peter J.)\n\nReally good current review on actin regulation in endosomes, good section on WASH","title":"Actin-dependent endosomal receptor recycling","type":"article"},"uris":["http://www.mendeley.com/documents/?uuid=29dd0278-1dae-4f59-8c3e-6fd17a72a7cf"]},{"id":"ITEM-3","itemData":{"DOI":"10.1038/ncb3610","ISSN":"14764679","PMID":"28892079","abstract":"Following endocytosis into the endosomal network, integral membrane proteins undergo sorting for lysosomal degradation or are retrieved and recycled back to the cell surface. Here we describe the discovery of an ancient and conserved multiprotein complex that orchestrates cargo retrieval and recycling and, importantly, is biochemically and functionally distinct from the established retromer pathway. We have called this complex €retriever'; it is a heterotrimer composed of DSCR3, C16orf62 and VPS29, and bears striking similarity to retromer. We establish that retriever associates with the cargo adaptor sorting nexin 17 (SNX17) and couples to CCC (CCDC93, CCDC22, COMMD) and WASH complexes to prevent lysosomal degradation and promote cell surface recycling of α 5 β 1 integrin. Through quantitative proteomic analysis, we identify over 120 cell surface proteins, including numerous integrins, signalling receptors and solute transporters, that require SNX17-retriever to maintain their surface levels. Our identification of retriever establishes a major endosomal retrieval and recycling pathway.","author":[{"dropping-particle":"","family":"McNally","given":"Kerrie E.","non-dropping-particle":"","parse-names":false,"suffix":""},{"dropping-particle":"","family":"Faulkner","given":"Rebecca","non-dropping-particle":"","parse-names":false,"suffix":""},{"dropping-particle":"","family":"Steinberg","given":"Florian","non-dropping-particle":"","parse-names":false,"suffix":""},{"dropping-particle":"","family":"Gallon","given":"Matthew","non-dropping-particle":"","parse-names":false,"suffix":""},{"dropping-particle":"","family":"Ghai","given":"Rajesh","non-dropping-particle":"","parse-names":false,"suffix":""},{"dropping-particle":"","family":"Pim","given":"David","non-dropping-particle":"","parse-names":false,"suffix":""},{"dropping-particle":"","family":"Langton","given":"Paul","non-dropping-particle":"","parse-names":false,"suffix":""},{"dropping-particle":"","family":"Pearson","given":"Neil","non-dropping-particle":"","parse-names":false,"suffix":""},{"dropping-particle":"","family":"Danson","given":"Chris M.","non-dropping-particle":"","parse-names":false,"suffix":""},{"dropping-particle":"","family":"Nägele","given":"Heike","non-dropping-particle":"","parse-names":false,"suffix":""},{"dropping-particle":"","family":"Morris","given":"Lindsey L.","non-dropping-particle":"","parse-names":false,"suffix":""},{"dropping-particle":"","family":"Singla","given":"Amika","non-dropping-particle":"","parse-names":false,"suffix":""},{"dropping-particle":"","family":"Overlee","given":"Brittany L.","non-dropping-particle":"","parse-names":false,"suffix":""},{"dropping-particle":"","family":"Heesom","given":"Kate J.","non-dropping-particle":"","parse-names":false,"suffix":""},{"dropping-particle":"","family":"Sessions","given":"Richard","non-dropping-particle":"","parse-names":false,"suffix":""},{"dropping-particle":"","family":"Banks","given":"Lawrence","non-dropping-particle":"","parse-names":false,"suffix":""},{"dropping-particle":"","family":"Collins","given":"Brett M.","non-dropping-particle":"","parse-names":false,"suffix":""},{"dropping-particle":"","family":"Berger","given":"Imre","non-dropping-particle":"","parse-names":false,"suffix":""},{"dropping-particle":"","family":"Billadeau","given":"Daniel D.","non-dropping-particle":"","parse-names":false,"suffix":""},{"dropping-particle":"","family":"Burstein","given":"Ezra","non-dropping-particle":"","parse-names":false,"suffix":""},{"dropping-particle":"","family":"Cullen","given":"Peter J.","non-dropping-particle":"","parse-names":false,"suffix":""}],"container-title":"Nature Cell Biology","id":"ITEM-3","issue":"10","issued":{"date-parts":[["2017","9","29"]]},"page":"1214-1225","publisher":"Nature Publishing Group","title":"Retriever is a multiprotein complex for retromer-independent endosomal cargo recycling","type":"article-journal","volume":"19"},"uris":["http://www.mendeley.com/documents/?uuid=896fa38d-8972-3d03-a8c6-56540ccab458"]},{"id":"ITEM-4","itemData":{"DOI":"10.1080/15548627.2018.1491491","ISSN":"15548635","abstract":"VCP/p97 (valosin containing protein) is a key regulator of cellular proteostasis. It orchestrates protein turnover and quality control in vivo, processes fundamental for proper cell function. In humans, mutations in VCP lead to severe myo- and neuro-degenerative disorders such as inclusion body myopathy with Paget disease of the bone and frontotemporal dementia (IBMPFD), amyotrophic lateral sclerosis (ALS) or and hereditary spastic paraplegia (HSP). We analyzed here the in vivo role of Vcp and its novel interactor Washc4/Swip (WASH complex subunit 4) in the vertebrate model zebrafish (Danio rerio). We found that targeted inactivation of either Vcp or Washc4, led to progressive impairment of cardiac and skeletal muscle function, structure and cytoarchitecture without interfering with the differentiation of both organ systems. Notably, loss of Vcp resulted in compromised protein degradation via the proteasome and the macroautophagy/autophagy machinery, whereas Washc4 deficiency did not affect the function of the ubiquitin-proteasome system (UPS) but caused ER stress and interfered with autophagy function in vivo. In summary, our findings provide novel insights into the in vivo functions of Vcp and its novel interactor Washc4 and their particular and distinct roles during proteostasis in striated muscle cells.","author":[{"dropping-particle":"","family":"Kustermann","given":"Monika","non-dropping-particle":"","parse-names":false,"suffix":""},{"dropping-particle":"","family":"Manta","given":"Linda","non-dropping-particle":"","parse-names":false,"suffix":""},{"dropping-particle":"","family":"Paone","given":"Christoph","non-dropping-particle":"","parse-names":false,"suffix":""},{"dropping-particle":"","family":"Kustermann","given":"Jochen","non-dropping-particle":"","parse-names":false,"suffix":""},{"dropping-particle":"","family":"Lausser","given":"Ludwig","non-dropping-particle":"","parse-names":false,"suffix":""},{"dropping-particle":"","family":"Wiesner","given":"Cora","non-dropping-particle":"","parse-names":false,"suffix":""},{"dropping-particle":"","family":"Eichinger","given":"Ludwig","non-dropping-particle":"","parse-names":false,"suffix":""},{"dropping-particle":"","family":"Clemen","given":"Christoph S.","non-dropping-particle":"","parse-names":false,"suffix":""},{"dropping-particle":"","family":"Schröder","given":"Rolf","non-dropping-particle":"","parse-names":false,"suffix":""},{"dropping-particle":"","family":"Kestler","given":"Hans A.","non-dropping-particle":"","parse-names":false,"suffix":""},{"dropping-particle":"","family":"Sandri","given":"Marco","non-dropping-particle":"","parse-names":false,"suffix":""},{"dropping-particle":"","family":"Rottbauer","given":"Wolfgang","non-dropping-particle":"","parse-names":false,"suffix":""},{"dropping-particle":"","family":"Just","given":"Steffen","non-dropping-particle":"","parse-names":false,"suffix":""}],"container-title":"Autophagy","id":"ITEM-4","issue":"11","issued":{"date-parts":[["2018","11","2"]]},"page":"1911-1927","publisher":"Taylor and Francis Inc.","title":"Loss of the novel Vcp (valosin containing protein) interactor Washc4 interferes with autophagy-mediated proteostasis in striated muscle and leads to myopathy in vivo","type":"article-journal","volume":"14"},"uris":["http://www.mendeley.com/documents/?uuid=0208251e-92fa-32b5-963a-a7a619a491f2"]},{"id":"ITEM-5","itemData":{"DOI":"10.1126/science.aal3321","ISBN":"10959203 (Electronic)","ISSN":"0036-8075","PMID":"28495876","abstract":"Resolving the spatial distribution of the human proteome at a subcellular level can greatly increase our understanding of human biology and disease. Here we present a comprehensive image-based map of subcellular protein distribution, the Cell Atlas, built by integrating transcriptomics and antibody-based immunofluorescence microscopy with validation by mass spectrometry. Mapping the in situ localization of 12,003 human proteins at a single-cell level to 30 subcellular structures enabled the definition of the proteomes of 13 major organelles. Exploration of the proteomes revealed single-cell variations in abundance or spatial distribution and localization of about half of the proteins to multiple compartments. This subcellular map can be used to refine existing protein-protein interaction networks and provides an important resource to deconvolute the highly complex architecture of the human cell.","author":[{"dropping-particle":"","family":"Thul","given":"Peter J.","non-dropping-particle":"","parse-names":false,"suffix":""},{"dropping-particle":"","family":"Åkesson","given":"Lovisa","non-dropping-particle":"","parse-names":false,"suffix":""},{"dropping-particle":"","family":"Wiking","given":"Mikaela","non-dropping-particle":"","parse-names":false,"suffix":""},{"dropping-particle":"","family":"Mahdessian","given":"Diana","non-dropping-particle":"","parse-names":false,"suffix":""},{"dropping-particle":"","family":"Geladaki","given":"Aikaterini","non-dropping-particle":"","parse-names":false,"suffix":""},{"dropping-particle":"","family":"Ait Blal","given":"Hammou","non-dropping-particle":"","parse-names":false,"suffix":""},{"dropping-particle":"","family":"Alm","given":"Tove","non-dropping-particle":"","parse-names":false,"suffix":""},{"dropping-particle":"","family":"Asplund","given":"Anna","non-dropping-particle":"","parse-names":false,"suffix":""},{"dropping-particle":"","family":"Björk","given":"Lars","non-dropping-particle":"","parse-names":false,"suffix":""},{"dropping-particle":"","family":"Breckels","given":"Lisa M.","non-dropping-particle":"","parse-names":false,"suffix":""},{"dropping-particle":"","family":"Bäckström","given":"Anna","non-dropping-particle":"","parse-names":false,"suffix":""},{"dropping-particle":"","family":"Danielsson","given":"Frida","non-dropping-particle":"","parse-names":false,"suffix":""},{"dropping-particle":"","family":"Fagerberg","given":"Linn","non-dropping-particle":"","parse-names":false,"suffix":""},{"dropping-particle":"","family":"Fall","given":"Jenny","non-dropping-particle":"","parse-names":false,"suffix":""},{"dropping-particle":"","family":"Gatto","given":"Laurent","non-dropping-particle":"","parse-names":false,"suffix":""},{"dropping-particle":"","family":"Gnann","given":"Christian","non-dropping-particle":"","parse-names":false,"suffix":""},{"dropping-particle":"","family":"Hober","given":"Sophia","non-dropping-particle":"","parse-names":false,"suffix":""},{"dropping-particle":"","family":"Hjelmare","given":"Martin","non-dropping-particle":"","parse-names":false,"suffix":""},{"dropping-particle":"","family":"Johansson","given":"Fredric","non-dropping-particle":"","parse-names":false,"suffix":""},{"dropping-particle":"","family":"Lee","given":"Sunjae","non-dropping-particle":"","parse-names":false,"suffix":""},{"dropping-particle":"","family":"Lindskog","given":"Cecilia","non-dropping-particle":"","parse-names":false,"suffix":""},{"dropping-particle":"","family":"Mulder","given":"Jan","non-dropping-particle":"","parse-names":false,"suffix":""},{"dropping-particle":"","family":"Mulvey","given":"Claire M.","non-dropping-particle":"","parse-names":false,"suffix":""},{"dropping-particle":"","family":"Nilsson","given":"Peter","non-dropping-particle":"","parse-names":false,"suffix":""},{"dropping-particle":"","family":"Oksvold","given":"Per","non-dropping-particle":"","parse-names":false,"suffix":""},{"dropping-particle":"","family":"Rockberg","given":"Johan","non-dropping-particle":"","parse-names":false,"suffix":""},{"dropping-particle":"","family":"Schutten","given":"Rutger","non-dropping-particle":"","parse-names":false,"suffix":""},{"dropping-particle":"","family":"Schwenk","given":"Jochen M.","non-dropping-particle":"","parse-names":false,"suffix":""},{"dropping-particle":"","family":"Sivertsson","given":"Åsa","non-dropping-particle":"","parse-names":false,"suffix":""},{"dropping-particle":"","family":"Sjöstedt","given":"Evelina","non-dropping-particle":"","parse-names":false,"suffix":""},{"dropping-particle":"","family":"Skogs","given":"Marie","non-dropping-particle":"","parse-names":false,"suffix":""},{"dropping-particle":"","family":"Stadler","given":"Charlotte","non-dropping-particle":"","parse-names":false,"suffix":""},{"dropping-particle":"","family":"Sullivan","given":"Devin P.","non-dropping-particle":"","parse-names":false,"suffix":""},{"dropping-particle":"","family":"Tegel","given":"Hanna","non-dropping-particle":"","parse-names":false,"suffix":""},{"dropping-particle":"","family":"Winsnes","given":"Casper","non-dropping-particle":"","parse-names":false,"suffix":""},{"dropping-particle":"","family":"Zhang","given":"Cheng","non-dropping-particle":"","parse-names":false,"suffix":""},{"dropping-particle":"","family":"Zwahlen","given":"Martin","non-dropping-particle":"","parse-names":false,"suffix":""},{"dropping-particle":"","family":"Mardinoglu","given":"Adil","non-dropping-particle":"","parse-names":false,"suffix":""},{"dropping-particle":"","family":"Pontén","given":"Fredrik","non-dropping-particle":"","parse-names":false,"suffix":""},{"dropping-particle":"","family":"Feilitzen","given":"Kalle","non-dropping-particle":"von","parse-names":false,"suffix":""},{"dropping-particle":"","family":"Lilley","given":"Kathryn S.","non-dropping-particle":"","parse-names":false,"suffix":""},{"dropping-particle":"","family":"Uhlén","given":"Mathias","non-dropping-particle":"","parse-names":false,"suffix":""},{"dropping-particle":"","family":"Lundberg","given":"Emma","non-dropping-particle":"","parse-names":false,"suffix":""}],"container-title":"Science","id":"ITEM-5","issued":{"date-parts":[["2017"]]},"title":"A subcellular map of the human proteome","type":"article-journal"},"uris":["http://www.mendeley.com/documents/?uuid=e96b65dc-2ddf-4377-9b24-9c794e473db0"]}],"mendeley":{"formattedCitation":"&lt;sup&gt;3–7&lt;/sup&gt;","plainTextFormattedCitation":"3–7","previouslyFormattedCitation":"&lt;sup&gt;3–7&lt;/sup&gt;"},"properties":{"noteIndex":0},"schema":"https://github.com/citation-style-language/schema/raw/master/csl-citation.json"}</w:instrText>
      </w:r>
      <w:r w:rsidR="00093C83">
        <w:rPr>
          <w:rFonts w:asciiTheme="minorBidi" w:hAnsiTheme="minorBidi"/>
        </w:rPr>
        <w:fldChar w:fldCharType="separate"/>
      </w:r>
      <w:r w:rsidR="009D5853" w:rsidRPr="009D5853">
        <w:rPr>
          <w:rFonts w:asciiTheme="minorBidi" w:hAnsiTheme="minorBidi"/>
          <w:noProof/>
          <w:vertAlign w:val="superscript"/>
        </w:rPr>
        <w:t>3–7</w:t>
      </w:r>
      <w:r w:rsidR="00093C83">
        <w:rPr>
          <w:rFonts w:asciiTheme="minorBidi" w:hAnsiTheme="minorBidi"/>
        </w:rPr>
        <w:fldChar w:fldCharType="end"/>
      </w:r>
      <w:r w:rsidR="00093C83">
        <w:rPr>
          <w:rFonts w:asciiTheme="minorBidi" w:hAnsiTheme="minorBidi"/>
        </w:rPr>
        <w:t xml:space="preserve">.  The WASH </w:t>
      </w:r>
      <w:r w:rsidR="00093C83" w:rsidRPr="00FC1A82">
        <w:rPr>
          <w:rFonts w:asciiTheme="minorBidi" w:hAnsiTheme="minorBidi"/>
        </w:rPr>
        <w:t xml:space="preserve">complex plays a central role in </w:t>
      </w:r>
      <w:r w:rsidR="00093C83">
        <w:rPr>
          <w:rFonts w:asciiTheme="minorBidi" w:hAnsiTheme="minorBidi"/>
        </w:rPr>
        <w:t xml:space="preserve">non-neuronal </w:t>
      </w:r>
      <w:r w:rsidR="00093C83" w:rsidRPr="00FC1A82">
        <w:rPr>
          <w:rFonts w:asciiTheme="minorBidi" w:hAnsiTheme="minorBidi"/>
        </w:rPr>
        <w:t>endosomal trafficking</w:t>
      </w:r>
      <w:r w:rsidR="00093C83">
        <w:rPr>
          <w:rFonts w:asciiTheme="minorBidi" w:hAnsiTheme="minorBidi"/>
        </w:rPr>
        <w:t xml:space="preserve"> by </w:t>
      </w:r>
      <w:r w:rsidR="00575D1A">
        <w:rPr>
          <w:rFonts w:asciiTheme="minorBidi" w:hAnsiTheme="minorBidi"/>
        </w:rPr>
        <w:t xml:space="preserve">activating </w:t>
      </w:r>
      <w:r w:rsidR="00093C83">
        <w:rPr>
          <w:rFonts w:asciiTheme="minorBidi" w:hAnsiTheme="minorBidi"/>
        </w:rPr>
        <w:t>Arp2/3-dependent actin branching at the outer surface of endosomes to influence cargo sorting and vesicular scission</w:t>
      </w:r>
      <w:r w:rsidR="00093C83" w:rsidRPr="002F353C">
        <w:rPr>
          <w:rFonts w:asciiTheme="minorBidi" w:hAnsiTheme="minorBidi"/>
        </w:rPr>
        <w:fldChar w:fldCharType="begin" w:fldLock="1"/>
      </w:r>
      <w:r w:rsidR="009D5853">
        <w:rPr>
          <w:rFonts w:asciiTheme="minorBidi" w:hAnsiTheme="minorBidi"/>
        </w:rPr>
        <w:instrText>ADDIN CSL_CITATION {"citationItems":[{"id":"ITEM-1","itemData":{"DOI":"10.1016/j.devcel.2009.09.009","ISSN":"15345807","abstract":"The Arp2/3 complex regulates endocytosis, sorting, and trafficking, yet the Arp2/3-stimulating factors orchestrating these distinct events remain ill defined. WASH (Wiskott-Aldrich Syndrome Protein and SCAR Homolog) is an Arp2/3 activator with unknown function that was duplicated during primate evolution. We demonstrate that WASH associates with tubulin and localizes to early endosomal subdomains, which are enriched in Arp2/3, F-actin, and retromer components. Although WASH localized with activated receptors, it was not essential for endocytosis. However, WASH did regulate retromer-mediated retrograde CI-MPR trafficking, which required its association with endosomes, Arp2/3-directed F-actin regulation, and tubulin interaction. Moreover, WASH exists in a multiprotein complex containing FAM21, which links WASH to endosomes and is required for WASH-dependent retromer-mediated sorting. Significantly, without WASH, retromer tubulation was exaggerated, supporting a model wherein WASH links retromer-mediated cargo containing tubules to microtubules for Golgi-directed trafficking and generates F-actin-driven force for tubule scission. © 2009 Elsevier Inc. All rights reserved.","author":[{"dropping-particle":"","family":"Gomez","given":"Timothy S.","non-dropping-particle":"","parse-names":false,"suffix":""},{"dropping-particle":"","family":"Billadeau","given":"Daniel D.","non-dropping-particle":"","parse-names":false,"suffix":""}],"container-title":"Developmental Cell","id":"ITEM-1","issue":"5","issued":{"date-parts":[["2009","11","17"]]},"page":"699-711","title":"A FAM21-Containing WASH Complex Regulates Retromer-Dependent Sorting","type":"article-journal","volume":"17"},"uris":["http://www.mendeley.com/documents/?uuid=aefdcc04-0886-38b3-b95e-6b57654c8390"]},{"id":"ITEM-2","itemData":{"DOI":"10.1128/MCB.01288-12","ISBN":"1098-5549 (Electronic)\\r0270-7306 (Linking)","ISSN":"0270-7306","PMID":"23275443","abstract":"WASH is an Arp2/3 activator of the Wiskott-Aldrich syndrome protein superfamily that functions during endosomal trafficking processes in collaboration with the retromer and sorting nexins, but its in vivo function has not been examined. To elucidate the physiological role of WASH in T cells, we generated a WASH conditional knockout (WASHout) mouse model. Using CD4(Cre) deletion, we found that thymocyte development and naive T cell activation are unaltered in the absence of WASH. Surprisingly, despite normal T cell receptor (TCR) signaling and interleukin-2 production, WASHout T cells demonstrate significantly reduced proliferative potential and fail to effectively induce experimental autoimmune encephalomyelitis. Interestingly, after activation, WASHout T cells fail to maintain surface levels of TCR, CD28, and LFA-1. Moreover, the levels of the glucose transporter, GLUT1, are also reduced compared to wild-type T cells. We further demonstrate that the loss of surface expression of these receptors in WASHout cells results from aberrant accumulation within the collapsed endosomal compartment, ultimately leading to degradation within the lysosome. Subsequently, activated WASHout T cells experience reduced glucose uptake and metabolic output. Thus, we found that WASH is a newly recognized regulator of TCR, CD28, LFA-1, and GLUT1 endosome-to-membrane recycling. Aberrant trafficking of these key T cell proteins may potentially lead to attenuated proliferation and effector function.","author":[{"dropping-particle":"","family":"Piotrowski","given":"J. T.","non-dropping-particle":"","parse-names":false,"suffix":""},{"dropping-particle":"","family":"Gomez","given":"T. S.","non-dropping-particle":"","parse-names":false,"suffix":""},{"dropping-particle":"","family":"Schoon","given":"R. A.","non-dropping-particle":"","parse-names":false,"suffix":""},{"dropping-particle":"","family":"Mangalam","given":"A. K.","non-dropping-particle":"","parse-names":false,"suffix":""},{"dropping-particle":"","family":"Billadeau","given":"D. D.","non-dropping-particle":"","parse-names":false,"suffix":""}],"container-title":"Molecular and Cellular Biology","id":"ITEM-2","issued":{"date-parts":[["2013"]]},"title":"WASH Knockout T Cells Demonstrate Defective Receptor Trafficking, Proliferation, and Effector Function","type":"article-journal"},"uris":["http://www.mendeley.com/documents/?uuid=dc3e4574-b4aa-45af-a25b-c9a75e886047"]},{"id":"ITEM-3","itemData":{"DOI":"10.1016/j.ceb.2018.08.006","ISBN":"09550674","ISSN":"18790410","PMID":"30227382","abstract":"Endosomes constitute major sorting compartments within the cell. There, a myriad of transmembrane proteins (cargoes) are delivered to the lysosome for degradation or retrieved from this fate and recycled through tubulo-vesicular transport carriers to different cellular destinations. Retrieval and recycling are orchestrated by multi-protein assemblies that include retromer and retriever, sorting nexins, and the Arp2/3 activating WASH complex. Fine-tuned control of actin polymerization on endosomes is fundamental for the retrieval and recycling of cargoes. Recent advances in the field have highlighted several roles that actin plays in this process including the binding to cargoes, stabilization of endosomal subdomains, generation of the remodeling forces required for the biogenesis of cargo-enriched transport carriers and short-range motility of the transport carriers.","author":[{"dropping-particle":"","family":"Simonetti","given":"Boris","non-dropping-particle":"","parse-names":false,"suffix":""},{"dropping-particle":"","family":"Cullen","given":"Peter J.","non-dropping-particle":"","parse-names":false,"suffix":""}],"container-title":"Current Opinion in Cell Biology","id":"ITEM-3","issued":{"date-parts":[["2019"]]},"note":"From Duplicate 1 (Actin-dependent endosomal receptor recycling - Simonetti, Boris; Cullen, Peter J.)\n\nReally good current review on actin regulation in endosomes, good section on WASH","title":"Actin-dependent endosomal receptor recycling","type":"article"},"uris":["http://www.mendeley.com/documents/?uuid=29dd0278-1dae-4f59-8c3e-6fd17a72a7cf"]},{"id":"ITEM-4","itemData":{"DOI":"10.1038/ncomms10939","ISSN":"20411723","abstract":"The endosomal network maintains cellular homeostasis by sorting, recycling and degrading endocytosed cargoes. Retromer organizes the endosomal sorting pathway in conjunction with various sorting nexin (SNX) proteins. The SNX27-retromer complex has recently been identified as a major endosomal hub that regulates endosome-to-plasma membrane recycling by preventing lysosomal entry of cargoes. Here, we show that SNX27 directly interacts with FAM21, which also binds retromer, within the Wiskott-Aldrich syndrome protein and SCAR homologue (WASH) complex. This interaction is required for the precise localization of SNX27 at an endosomal subdomain as well as for recycling of SNX27-retromer cargoes. Furthermore, FAM21 prevents cargo transport to the Golgi apparatus by controlling levels of phosphatidylinositol 4-phosphate, which facilitates cargo dissociation at the Golgi. Together, our results demonstrate that the SNX27-retromer-WASH complex directs cargoes to the plasma membrane by blocking their transport to lysosomes and the Golgi.","author":[{"dropping-particle":"","family":"Lee","given":"Seongju","non-dropping-particle":"","parse-names":false,"suffix":""},{"dropping-particle":"","family":"Chang","given":"Jaerak","non-dropping-particle":"","parse-names":false,"suffix":""},{"dropping-particle":"","family":"Blackstone","given":"Craig","non-dropping-particle":"","parse-names":false,"suffix":""}],"container-title":"Nature Communications","id":"ITEM-4","issued":{"date-parts":[["2016","3","9"]]},"publisher":"Nature Publishing Group","title":"FAM21 directs SNX27-retromer cargoes to the plasma membrane by preventing transport to the Golgi apparatus","type":"article-journal","volume":"7"},"uris":["http://www.mendeley.com/documents/?uuid=37fe3b9d-35fc-3368-82f1-55849b13e6db"]},{"id":"ITEM-5","itemData":{"DOI":"10.1091/mbc.E14-06-1073","ISSN":"19394586","PMID":"25355947","abstract":"COMMD1 deficiency results in defective copper homeostasis, but the mechanism for this has remained elusive. Here we report that COMMD1 is directly linked to early endosomes through its interaction with a protein complex containing CCDC22, CCDC93, and C16orf62. This COMMD/CCDC22/CCDC93 (CCC) complex interacts with the multisubunit WASH complex, an evolutionarily conserved system, which is required for endosomal deposition of F-actin and cargo trafficking in conjunction with the retromer. Interactions between the WASH complex subunit FAM21, and the carboxyl-terminal ends of CCDC22 and CCDC93 are responsible for CCC complex recruitment to endosomes. We show that depletion of CCC complex components leads to lack of copper-dependent movement of the copper transporter ATP7A from endosomes, resulting in intracellular copper accumulation and modest alterations in copper homeostasis in humans with CCDC22 mutations. This work provides a mechanistic explanation for the role of COMMD1 in copper homeostasis and uncovers additional genes involved in the regulation of copper transporter recycling.","author":[{"dropping-particle":"","family":"Phillips-Krawczak","given":"Christine A.","non-dropping-particle":"","parse-names":false,"suffix":""},{"dropping-particle":"","family":"Singla","given":"Amika","non-dropping-particle":"","parse-names":false,"suffix":""},{"dropping-particle":"","family":"Starokadomskyy","given":"Petro","non-dropping-particle":"","parse-names":false,"suffix":""},{"dropping-particle":"","family":"Deng","given":"Zhihui","non-dropping-particle":"","parse-names":false,"suffix":""},{"dropping-particle":"","family":"Osborne","given":"Douglas G.","non-dropping-particle":"","parse-names":false,"suffix":""},{"dropping-particle":"","family":"Li","given":"Haiying","non-dropping-particle":"","parse-names":false,"suffix":""},{"dropping-particle":"","family":"Dick","given":"Christopher J.","non-dropping-particle":"","parse-names":false,"suffix":""},{"dropping-particle":"","family":"Gomez","given":"Timothy S.","non-dropping-particle":"","parse-names":false,"suffix":""},{"dropping-particle":"","family":"Koenecke","given":"Megan","non-dropping-particle":"","parse-names":false,"suffix":""},{"dropping-particle":"","family":"Zhang","given":"Jin San","non-dropping-particle":"","parse-names":false,"suffix":""},{"dropping-particle":"","family":"Dai","given":"Haiming","non-dropping-particle":"","parse-names":false,"suffix":""},{"dropping-particle":"","family":"Sifuentes-Dominguez","given":"Luis F.","non-dropping-particle":"","parse-names":false,"suffix":""},{"dropping-particle":"","family":"Geng","given":"Linda N.","non-dropping-particle":"","parse-names":false,"suffix":""},{"dropping-particle":"","family":"Kaufmann","given":"Scott H.","non-dropping-particle":"","parse-names":false,"suffix":""},{"dropping-particle":"","family":"Hein","given":"Marco Y.","non-dropping-particle":"","parse-names":false,"suffix":""},{"dropping-particle":"","family":"Wallis","given":"Mathew","non-dropping-particle":"","parse-names":false,"suffix":""},{"dropping-particle":"","family":"McGaughran","given":"Julie","non-dropping-particle":"","parse-names":false,"suffix":""},{"dropping-particle":"","family":"Gecz","given":"Jozef","non-dropping-particle":"","parse-names":false,"suffix":""},{"dropping-particle":"","family":"Sluis","given":"Bart","non-dropping-particle":"Van De","parse-names":false,"suffix":""},{"dropping-particle":"","family":"Billadeau","given":"Daniel D.","non-dropping-particle":"","parse-names":false,"suffix":""},{"dropping-particle":"","family":"Burstein","given":"Ezra","non-dropping-particle":"","parse-names":false,"suffix":""}],"container-title":"Molecular Biology of the Cell","id":"ITEM-5","issue":"1","issued":{"date-parts":[["2015","1","1"]]},"page":"91-103","publisher":"American Society for Cell Biology","title":"COMMD1 is linked to the WASH complex and regulates endosomal trafficking of the copper transporter ATP7A","type":"article-journal","volume":"26"},"uris":["http://www.mendeley.com/documents/?uuid=06dfb8a6-13f2-3701-9a8b-b6f0375318bd"]}],"mendeley":{"formattedCitation":"&lt;sup&gt;4,8–11&lt;/sup&gt;","plainTextFormattedCitation":"4,8–11","previouslyFormattedCitation":"&lt;sup&gt;4,8–11&lt;/sup&gt;"},"properties":{"noteIndex":0},"schema":"https://github.com/citation-style-language/schema/raw/master/csl-citation.json"}</w:instrText>
      </w:r>
      <w:r w:rsidR="00093C83" w:rsidRPr="002F353C">
        <w:rPr>
          <w:rFonts w:asciiTheme="minorBidi" w:hAnsiTheme="minorBidi"/>
        </w:rPr>
        <w:fldChar w:fldCharType="separate"/>
      </w:r>
      <w:r w:rsidR="009D5853" w:rsidRPr="009D5853">
        <w:rPr>
          <w:rFonts w:asciiTheme="minorBidi" w:hAnsiTheme="minorBidi"/>
          <w:noProof/>
          <w:vertAlign w:val="superscript"/>
        </w:rPr>
        <w:t>4,8–11</w:t>
      </w:r>
      <w:r w:rsidR="00093C83" w:rsidRPr="002F353C">
        <w:rPr>
          <w:rFonts w:asciiTheme="minorBidi" w:hAnsiTheme="minorBidi"/>
        </w:rPr>
        <w:fldChar w:fldCharType="end"/>
      </w:r>
      <w:r w:rsidR="00093C83" w:rsidRPr="002F353C">
        <w:rPr>
          <w:rFonts w:asciiTheme="minorBidi" w:hAnsiTheme="minorBidi"/>
        </w:rPr>
        <w:t>.</w:t>
      </w:r>
      <w:r w:rsidR="00093C83">
        <w:rPr>
          <w:rFonts w:asciiTheme="minorBidi" w:hAnsiTheme="minorBidi"/>
        </w:rPr>
        <w:t xml:space="preserve"> </w:t>
      </w:r>
      <w:r w:rsidR="00575D1A">
        <w:rPr>
          <w:rFonts w:asciiTheme="minorBidi" w:hAnsiTheme="minorBidi"/>
        </w:rPr>
        <w:t xml:space="preserve">It also interacts with </w:t>
      </w:r>
      <w:r w:rsidR="00093C83">
        <w:rPr>
          <w:rFonts w:asciiTheme="minorBidi" w:hAnsiTheme="minorBidi"/>
        </w:rPr>
        <w:t xml:space="preserve">at least three main cargo adaptor complexes — </w:t>
      </w:r>
      <w:r w:rsidR="005148DC">
        <w:rPr>
          <w:rFonts w:asciiTheme="minorBidi" w:hAnsiTheme="minorBidi"/>
        </w:rPr>
        <w:t>R</w:t>
      </w:r>
      <w:r w:rsidR="00093C83">
        <w:rPr>
          <w:rFonts w:asciiTheme="minorBidi" w:hAnsiTheme="minorBidi"/>
        </w:rPr>
        <w:t>etromer,</w:t>
      </w:r>
      <w:r w:rsidR="005148DC">
        <w:rPr>
          <w:rFonts w:asciiTheme="minorBidi" w:hAnsiTheme="minorBidi"/>
        </w:rPr>
        <w:t xml:space="preserve"> Retriever</w:t>
      </w:r>
      <w:r w:rsidR="00093C83">
        <w:rPr>
          <w:rFonts w:asciiTheme="minorBidi" w:hAnsiTheme="minorBidi"/>
        </w:rPr>
        <w:t xml:space="preserve">, and the COMMD/CCDC22/CCDC93 (CCC) complexes — all of which </w:t>
      </w:r>
      <w:r w:rsidR="00575D1A">
        <w:rPr>
          <w:rFonts w:asciiTheme="minorBidi" w:hAnsiTheme="minorBidi"/>
        </w:rPr>
        <w:t xml:space="preserve">associate </w:t>
      </w:r>
      <w:r w:rsidR="00093C83">
        <w:rPr>
          <w:rFonts w:asciiTheme="minorBidi" w:hAnsiTheme="minorBidi"/>
        </w:rPr>
        <w:t>with distinct sorting nexins to select specific cargo and enable their trafficking to other cellular locations</w:t>
      </w:r>
      <w:r w:rsidR="00093C83">
        <w:rPr>
          <w:rFonts w:asciiTheme="minorBidi" w:hAnsiTheme="minorBidi"/>
        </w:rPr>
        <w:fldChar w:fldCharType="begin" w:fldLock="1"/>
      </w:r>
      <w:r w:rsidR="009D5853">
        <w:rPr>
          <w:rFonts w:asciiTheme="minorBidi" w:hAnsiTheme="minorBidi"/>
        </w:rPr>
        <w:instrText>ADDIN CSL_CITATION {"citationItems":[{"id":"ITEM-1","itemData":{"DOI":"10.1091/mbc.E14-06-1073","ISSN":"19394586","PMID":"25355947","abstract":"COMMD1 deficiency results in defective copper homeostasis, but the mechanism for this has remained elusive. Here we report that COMMD1 is directly linked to early endosomes through its interaction with a protein complex containing CCDC22, CCDC93, and C16orf62. This COMMD/CCDC22/CCDC93 (CCC) complex interacts with the multisubunit WASH complex, an evolutionarily conserved system, which is required for endosomal deposition of F-actin and cargo trafficking in conjunction with the retromer. Interactions between the WASH complex subunit FAM21, and the carboxyl-terminal ends of CCDC22 and CCDC93 are responsible for CCC complex recruitment to endosomes. We show that depletion of CCC complex components leads to lack of copper-dependent movement of the copper transporter ATP7A from endosomes, resulting in intracellular copper accumulation and modest alterations in copper homeostasis in humans with CCDC22 mutations. This work provides a mechanistic explanation for the role of COMMD1 in copper homeostasis and uncovers additional genes involved in the regulation of copper transporter recycling.","author":[{"dropping-particle":"","family":"Phillips-Krawczak","given":"Christine A.","non-dropping-particle":"","parse-names":false,"suffix":""},{"dropping-particle":"","family":"Singla","given":"Amika","non-dropping-particle":"","parse-names":false,"suffix":""},{"dropping-particle":"","family":"Starokadomskyy","given":"Petro","non-dropping-particle":"","parse-names":false,"suffix":""},{"dropping-particle":"","family":"Deng","given":"Zhihui","non-dropping-particle":"","parse-names":false,"suffix":""},{"dropping-particle":"","family":"Osborne","given":"Douglas G.","non-dropping-particle":"","parse-names":false,"suffix":""},{"dropping-particle":"","family":"Li","given":"Haiying","non-dropping-particle":"","parse-names":false,"suffix":""},{"dropping-particle":"","family":"Dick","given":"Christopher J.","non-dropping-particle":"","parse-names":false,"suffix":""},{"dropping-particle":"","family":"Gomez","given":"Timothy S.","non-dropping-particle":"","parse-names":false,"suffix":""},{"dropping-particle":"","family":"Koenecke","given":"Megan","non-dropping-particle":"","parse-names":false,"suffix":""},{"dropping-particle":"","family":"Zhang","given":"Jin San","non-dropping-particle":"","parse-names":false,"suffix":""},{"dropping-particle":"","family":"Dai","given":"Haiming","non-dropping-particle":"","parse-names":false,"suffix":""},{"dropping-particle":"","family":"Sifuentes-Dominguez","given":"Luis F.","non-dropping-particle":"","parse-names":false,"suffix":""},{"dropping-particle":"","family":"Geng","given":"Linda N.","non-dropping-particle":"","parse-names":false,"suffix":""},{"dropping-particle":"","family":"Kaufmann","given":"Scott H.","non-dropping-particle":"","parse-names":false,"suffix":""},{"dropping-particle":"","family":"Hein","given":"Marco Y.","non-dropping-particle":"","parse-names":false,"suffix":""},{"dropping-particle":"","family":"Wallis","given":"Mathew","non-dropping-particle":"","parse-names":false,"suffix":""},{"dropping-particle":"","family":"McGaughran","given":"Julie","non-dropping-particle":"","parse-names":false,"suffix":""},{"dropping-particle":"","family":"Gecz","given":"Jozef","non-dropping-particle":"","parse-names":false,"suffix":""},{"dropping-particle":"","family":"Sluis","given":"Bart","non-dropping-particle":"Van De","parse-names":false,"suffix":""},{"dropping-particle":"","family":"Billadeau","given":"Daniel D.","non-dropping-particle":"","parse-names":false,"suffix":""},{"dropping-particle":"","family":"Burstein","given":"Ezra","non-dropping-particle":"","parse-names":false,"suffix":""}],"container-title":"Molecular Biology of the Cell","id":"ITEM-1","issue":"1","issued":{"date-parts":[["2015","1","1"]]},"page":"91-103","publisher":"American Society for Cell Biology","title":"COMMD1 is linked to the WASH complex and regulates endosomal trafficking of the copper transporter ATP7A","type":"article-journal","volume":"26"},"uris":["http://www.mendeley.com/documents/?uuid=06dfb8a6-13f2-3701-9a8b-b6f0375318bd"]},{"id":"ITEM-2","itemData":{"DOI":"10.1038/ncb3610","ISSN":"14764679","PMID":"28892079","abstract":"Following endocytosis into the endosomal network, integral membrane proteins undergo sorting for lysosomal degradation or are retrieved and recycled back to the cell surface. Here we describe the discovery of an ancient and conserved multiprotein complex that orchestrates cargo retrieval and recycling and, importantly, is biochemically and functionally distinct from the established retromer pathway. We have called this complex €retriever'; it is a heterotrimer composed of DSCR3, C16orf62 and VPS29, and bears striking similarity to retromer. We establish that retriever associates with the cargo adaptor sorting nexin 17 (SNX17) and couples to CCC (CCDC93, CCDC22, COMMD) and WASH complexes to prevent lysosomal degradation and promote cell surface recycling of α 5 β 1 integrin. Through quantitative proteomic analysis, we identify over 120 cell surface proteins, including numerous integrins, signalling receptors and solute transporters, that require SNX17-retriever to maintain their surface levels. Our identification of retriever establishes a major endosomal retrieval and recycling pathway.","author":[{"dropping-particle":"","family":"McNally","given":"Kerrie E.","non-dropping-particle":"","parse-names":false,"suffix":""},{"dropping-particle":"","family":"Faulkner","given":"Rebecca","non-dropping-particle":"","parse-names":false,"suffix":""},{"dropping-particle":"","family":"Steinberg","given":"Florian","non-dropping-particle":"","parse-names":false,"suffix":""},{"dropping-particle":"","family":"Gallon","given":"Matthew","non-dropping-particle":"","parse-names":false,"suffix":""},{"dropping-particle":"","family":"Ghai","given":"Rajesh","non-dropping-particle":"","parse-names":false,"suffix":""},{"dropping-particle":"","family":"Pim","given":"David","non-dropping-particle":"","parse-names":false,"suffix":""},{"dropping-particle":"","family":"Langton","given":"Paul","non-dropping-particle":"","parse-names":false,"suffix":""},{"dropping-particle":"","family":"Pearson","given":"Neil","non-dropping-particle":"","parse-names":false,"suffix":""},{"dropping-particle":"","family":"Danson","given":"Chris M.","non-dropping-particle":"","parse-names":false,"suffix":""},{"dropping-particle":"","family":"Nägele","given":"Heike","non-dropping-particle":"","parse-names":false,"suffix":""},{"dropping-particle":"","family":"Morris","given":"Lindsey L.","non-dropping-particle":"","parse-names":false,"suffix":""},{"dropping-particle":"","family":"Singla","given":"Amika","non-dropping-particle":"","parse-names":false,"suffix":""},{"dropping-particle":"","family":"Overlee","given":"Brittany L.","non-dropping-particle":"","parse-names":false,"suffix":""},{"dropping-particle":"","family":"Heesom","given":"Kate J.","non-dropping-particle":"","parse-names":false,"suffix":""},{"dropping-particle":"","family":"Sessions","given":"Richard","non-dropping-particle":"","parse-names":false,"suffix":""},{"dropping-particle":"","family":"Banks","given":"Lawrence","non-dropping-particle":"","parse-names":false,"suffix":""},{"dropping-particle":"","family":"Collins","given":"Brett M.","non-dropping-particle":"","parse-names":false,"suffix":""},{"dropping-particle":"","family":"Berger","given":"Imre","non-dropping-particle":"","parse-names":false,"suffix":""},{"dropping-particle":"","family":"Billadeau","given":"Daniel D.","non-dropping-particle":"","parse-names":false,"suffix":""},{"dropping-particle":"","family":"Burstein","given":"Ezra","non-dropping-particle":"","parse-names":false,"suffix":""},{"dropping-particle":"","family":"Cullen","given":"Peter J.","non-dropping-particle":"","parse-names":false,"suffix":""}],"container-title":"Nature Cell Biology","id":"ITEM-2","issue":"10","issued":{"date-parts":[["2017","9","29"]]},"page":"1214-1225","publisher":"Nature Publishing Group","title":"Retriever is a multiprotein complex for retromer-independent endosomal cargo recycling","type":"article-journal","volume":"19"},"uris":["http://www.mendeley.com/documents/?uuid=896fa38d-8972-3d03-a8c6-56540ccab458"]},{"id":"ITEM-3","itemData":{"DOI":"10.4161/cib.29483","ISBN":"1942-0889 (Electronic)\\r1942-0889 (Linking)","ISSN":"1942-0889","PMID":"25067992","abstract":"The retromer complex mediates endosomal protein sorting by concentrating membrane proteins (cargo) into nascent tubules formed through the action of sorting nexin (SNX) proteins. The WASH complex is recruited to endosomes by binding to the VPS35 subunit of retromer and facilitates cargo protein sorting by promoting formation of endosomally-localized F-actin. The VPS35 protein is mutated in Parkinson disease (PD) and a recent report has revealed that the PD-causing mutation impairs the association of retromer with the WASH complex leading to perturbed endosomal protein sorting. Another important player in endosomal protein sorting is the DNAJC13/RME-8 protein, which associates with SNX1 and has also recently been linked to PD. An additional recent report has now shown that RME-8 also interacts with the WASH complex thus establishing retromer and WASH complex-mediated endosomal protein sorting as a key pathway linked to the pathology of PD and providing new avenues to explore in the search for insights into the disease mechanism.","author":[{"dropping-particle":"","family":"Seaman","given":"Matthew NJ","non-dropping-particle":"","parse-names":false,"suffix":""},{"dropping-particle":"","family":"Freeman","given":"Caroline L","non-dropping-particle":"","parse-names":false,"suffix":""}],"container-title":"Communicative &amp; Integrative Biology","id":"ITEM-3","issued":{"date-parts":[["2014"]]},"title":"Analysis of the Retromer complex-WASH complex interaction illuminates new avenues to explore in Parkinson disease","type":"article-journal"},"uris":["http://www.mendeley.com/documents/?uuid=957b6e54-0f07-427d-9eb2-fd8e55be3ebc"]},{"id":"ITEM-4","itemData":{"DOI":"10.1042/BCJ20180504","ISSN":"14708728","abstract":"Retromer is an evolutionarily conserved endosomal trafficking complex that mediates the retrieval of cargo proteins from a degradative pathway for sorting back to the cell surface. To promote cargo recycling, the core retromer trimer of VPS (vacuolar protein sorting)26, VPS29 and VPS35 recognises cargo either directly, or through an adaptor protein, the most well characterised of which is the PDZ [postsynaptic density 95 (PSD95), disk large, zona occludens] domain-containing sorting nexin SNX27. Neuroligins (NLGs) are postsynaptic trans-synaptic scaffold proteins that function in the clustering of postsynaptic proteins to maintain synaptic stability. Here, we show that each of the NLGs (NLG1-3) bind to SNX27 in a direct PDZ ligand-dependent manner. Depletion of SNX27 from neurons leads to a decrease in levels of each NLG protein and, for NLG2, this occurs as a result of enhanced lysosomal degradation. Notably, while depletion of the core retromer component VPS35 leads to a decrease in NLG1 and NLG3 levels, NLG2 is unaffected, suggesting that, for this cargo, SNX27 acts independently of retromer. Consistent with loss of SNX27 leading to enhanced lysosomal degradation of NLG2, knockdown of SNX27 results in fewer NLG2 clusters in cultured neurons, and loss of SNX27 or VPS35 reduces the size and number of gephyrin clusters. Together, these data indicate that NLGs are SNX27-retromer cargoes and suggest that SNX27-retromer controls inhibitory synapse number, at least in part through trafficking of NLG2.","author":[{"dropping-particle":"","family":"Binda","given":"Caroline S.","non-dropping-particle":"","parse-names":false,"suffix":""},{"dropping-particle":"","family":"Nakamura","given":"Yasuko","non-dropping-particle":"","parse-names":false,"suffix":""},{"dropping-particle":"","family":"Henley","given":"Jeremy M.","non-dropping-particle":"","parse-names":false,"suffix":""},{"dropping-particle":"","family":"Wilkinson","given":"Kevin A.","non-dropping-particle":"","parse-names":false,"suffix":""}],"container-title":"Biochemical Journal","id":"ITEM-4","issue":"2","issued":{"date-parts":[["2019","1","25"]]},"page":"293-306","publisher":"Portland Press Ltd","title":"Sorting nexin 27 rescues neuroligin 2 from lysosomal degradation to control inhibitory synapse number","type":"article-journal","volume":"476"},"uris":["http://www.mendeley.com/documents/?uuid=b1b4d05f-99a6-344c-a98f-88c6d8b3784f"]},{"id":"ITEM-5","itemData":{"DOI":"10.1111/tra.12076","ISSN":"13989219","abstract":"Synopsis: SNX17 is an early endosomal protein that allows efficient recycling of membrane receptors, such as LRP1 and LDLR, containing an NPxY motif in the cytoplasmic domain. When expressed in polarized epithelial cells, both receptors distribute basolaterally and recycle through the basolateral sorting endosome (BSE). This study describes in detail the SNX17-binding domain present in the LRP1's cytoplasmic domain and demonstrates that in polarized epithelial cells the function of SNX17 is restricted to the basolateral cargo recycling through the BSE. SNX17 is an early endosomal protein that allows efficient recycling of membrane receptors, such as LRP1 and LDLR, containing an NPxY motif in the cytoplasmic domain. When expressed in polarized epithelial cells, both receptors distribute basolaterally and recycle through the basolateral sorting endosome (BSE). This study describes in detail the SNX17-binding domain present in the LRP1's cytoplasmic domain and demonstrates that in polarized epithelial cells the function of SNX17 is restricted to the basolateral cargo recycling through the BSE. Sorting nexin 17 (SNX17) is an adaptor protein present in early endosomal antigen 1 (EEA1)-positive sorting endosomes that promotes the efficient recycling of low-density lipoprotein receptor-related protein 1 (LRP1) to the plasma membrane through recognition of the first NPxY motif in the cytoplasmic tail of this receptor. The interaction of LRP1 with SNX17 also regulates the basolateral recycling of the receptor from the basolateral sorting endosome (BSE). In contrast, megalin, which is apically distributed in polarized epithelial cells and localizes poorly to EEA1-positive sorting endosomes, does not interact with SNX17, despite containing three NPxY motifs, indicating that this motif is not sufficient for receptor recognition by SNX17. Here, we identified a cluster of 32 amino acids within the cytoplasmic domain of LRP1 that is both necessary and sufficient for SNX17 binding. To delineate the function of this SNX17-binding domain, we generated chimeric proteins in which the SNX17-binding domain was inserted into the cytoplasmic tail of megalin. This insertion mediated the binding of megalin to SNX17 and modified the cell surface expression and recycling of megalin in non-polarized cells. However, the polarized localization of chimeric megalin was not modified in polarized Madin-Darby canine kidney cells. These results provide evidence regarding the molecular and …","author":[{"dropping-particle":"","family":"Farfán","given":"Pamela","non-dropping-particle":"","parse-names":false,"suffix":""},{"dropping-particle":"","family":"Lee","given":"Jiyeon","non-dropping-particle":"","parse-names":false,"suffix":""},{"dropping-particle":"","family":"Larios","given":"Jorge","non-dropping-particle":"","parse-names":false,"suffix":""},{"dropping-particle":"","family":"Sotelo","given":"Pablo","non-dropping-particle":"","parse-names":false,"suffix":""},{"dropping-particle":"","family":"Bu","given":"Guojun","non-dropping-particle":"","parse-names":false,"suffix":""},{"dropping-particle":"","family":"Marzolo","given":"María Paz","non-dropping-particle":"","parse-names":false,"suffix":""}],"container-title":"Traffic","id":"ITEM-5","issue":"7","issued":{"date-parts":[["2013","7"]]},"page":"823-838","title":"A Sorting Nexin 17-Binding Domain Within the LRP1 Cytoplasmic Tail Mediates Receptor Recycling Through the Basolateral Sorting Endosome","type":"article-journal","volume":"14"},"uris":["http://www.mendeley.com/documents/?uuid=82ecc8f3-e296-3d2e-a64b-9b3cf6243a4e"]},{"id":"ITEM-6","itemData":{"DOI":"10.1038/s41467-019-12221-6","ISSN":"20411723","abstract":"Protein recycling through the endolysosomal system relies on molecular assemblies that interact with cargo proteins, membranes, and effector molecules. Among them, the COMMD/CCDC22/CCDC93 (CCC) complex plays a critical role in recycling events. While CCC is closely associated with retriever, a cargo recognition complex, its mechanism of action remains unexplained. Herein we show that CCC and retriever are closely linked through sharing a common subunit (VPS35L), yet the integrity of CCC, but not retriever, is required to maintain normal endosomal levels of phosphatidylinositol-3-phosphate (PI(3)P). CCC complex depletion leads to elevated PI(3)P levels, enhanced recruitment and activation of WASH (an actin nucleation promoting factor), excess endosomal F-actin and trapping of internalized receptors. Mechanistically, we find that CCC regulates the phosphorylation and endosomal recruitment of the PI(3)P phosphatase MTMR2. Taken together, we show that the regulation of PI(3)P levels by the CCC complex is critical to protein recycling in the endosomal compartment.","author":[{"dropping-particle":"","family":"Singla","given":"Amika","non-dropping-particle":"","parse-names":false,"suffix":""},{"dropping-particle":"","family":"Fedoseienko","given":"Alina","non-dropping-particle":"","parse-names":false,"suffix":""},{"dropping-particle":"","family":"Giridharan","given":"Sai S.P.","non-dropping-particle":"","parse-names":false,"suffix":""},{"dropping-particle":"","family":"Overlee","given":"Brittany L.","non-dropping-particle":"","parse-names":false,"suffix":""},{"dropping-particle":"","family":"Lopez","given":"Adam","non-dropping-particle":"","parse-names":false,"suffix":""},{"dropping-particle":"","family":"Jia","given":"Da","non-dropping-particle":"","parse-names":false,"suffix":""},{"dropping-particle":"","family":"Song","given":"Jie","non-dropping-particle":"","parse-names":false,"suffix":""},{"dropping-particle":"","family":"Huff-Hardy","given":"Kayci","non-dropping-particle":"","parse-names":false,"suffix":""},{"dropping-particle":"","family":"Weisman","given":"Lois","non-dropping-particle":"","parse-names":false,"suffix":""},{"dropping-particle":"","family":"Burstein","given":"Ezra","non-dropping-particle":"","parse-names":false,"suffix":""},{"dropping-particle":"","family":"Billadeau","given":"Daniel D.","non-dropping-particle":"","parse-names":false,"suffix":""}],"container-title":"Nature Communications","id":"ITEM-6","issue":"1","issued":{"date-parts":[["2019","12","1"]]},"publisher":"Nature Publishing Group","title":"Endosomal PI(3)P regulation by the COMMD/CCDC22/CCDC93 (CCC) complex controls membrane protein recycling","type":"article-journal","volume":"10"},"uris":["http://www.mendeley.com/documents/?uuid=6e5697eb-069d-3414-8003-ec527af528f1"]}],"mendeley":{"formattedCitation":"&lt;sup&gt;5,11–15&lt;/sup&gt;","plainTextFormattedCitation":"5,11–15","previouslyFormattedCitation":"&lt;sup&gt;5,11–15&lt;/sup&gt;"},"properties":{"noteIndex":0},"schema":"https://github.com/citation-style-language/schema/raw/master/csl-citation.json"}</w:instrText>
      </w:r>
      <w:r w:rsidR="00093C83">
        <w:rPr>
          <w:rFonts w:asciiTheme="minorBidi" w:hAnsiTheme="minorBidi"/>
        </w:rPr>
        <w:fldChar w:fldCharType="separate"/>
      </w:r>
      <w:r w:rsidR="009D5853" w:rsidRPr="009D5853">
        <w:rPr>
          <w:rFonts w:asciiTheme="minorBidi" w:hAnsiTheme="minorBidi"/>
          <w:noProof/>
          <w:vertAlign w:val="superscript"/>
        </w:rPr>
        <w:t>5,11–15</w:t>
      </w:r>
      <w:r w:rsidR="00093C83">
        <w:rPr>
          <w:rFonts w:asciiTheme="minorBidi" w:hAnsiTheme="minorBidi"/>
        </w:rPr>
        <w:fldChar w:fldCharType="end"/>
      </w:r>
      <w:r w:rsidR="00093C83">
        <w:rPr>
          <w:rFonts w:asciiTheme="minorBidi" w:hAnsiTheme="minorBidi"/>
        </w:rPr>
        <w:t>.</w:t>
      </w:r>
      <w:r w:rsidR="00C7597D">
        <w:rPr>
          <w:rFonts w:asciiTheme="minorBidi" w:hAnsiTheme="minorBidi"/>
        </w:rPr>
        <w:t xml:space="preserve"> </w:t>
      </w:r>
      <w:r w:rsidR="001677B0">
        <w:rPr>
          <w:rFonts w:asciiTheme="minorBidi" w:hAnsiTheme="minorBidi"/>
        </w:rPr>
        <w:t>Loss</w:t>
      </w:r>
      <w:r w:rsidR="00FB32E9">
        <w:rPr>
          <w:rFonts w:asciiTheme="minorBidi" w:hAnsiTheme="minorBidi"/>
        </w:rPr>
        <w:t xml:space="preserve"> of </w:t>
      </w:r>
      <w:r w:rsidR="000D05FE">
        <w:rPr>
          <w:rFonts w:asciiTheme="minorBidi" w:hAnsiTheme="minorBidi"/>
        </w:rPr>
        <w:t xml:space="preserve">the </w:t>
      </w:r>
      <w:r w:rsidR="00FB32E9">
        <w:rPr>
          <w:rFonts w:asciiTheme="minorBidi" w:hAnsiTheme="minorBidi"/>
        </w:rPr>
        <w:t xml:space="preserve">WASH complex </w:t>
      </w:r>
      <w:r w:rsidR="001677B0">
        <w:rPr>
          <w:rFonts w:asciiTheme="minorBidi" w:hAnsiTheme="minorBidi"/>
        </w:rPr>
        <w:t xml:space="preserve">in non-neuronal cells </w:t>
      </w:r>
      <w:r w:rsidR="00FB32E9">
        <w:rPr>
          <w:rFonts w:asciiTheme="minorBidi" w:hAnsiTheme="minorBidi"/>
        </w:rPr>
        <w:t xml:space="preserve">has detrimental effects on </w:t>
      </w:r>
      <w:r w:rsidR="00093C83">
        <w:rPr>
          <w:rFonts w:asciiTheme="minorBidi" w:hAnsiTheme="minorBidi"/>
        </w:rPr>
        <w:t>endosomal structure and function, such as endosomal tubule elongation and cargo mislocalization</w:t>
      </w:r>
      <w:r w:rsidR="00093C83">
        <w:rPr>
          <w:rFonts w:asciiTheme="minorBidi" w:hAnsiTheme="minorBidi"/>
        </w:rPr>
        <w:fldChar w:fldCharType="begin" w:fldLock="1"/>
      </w:r>
      <w:r w:rsidR="009D5853">
        <w:rPr>
          <w:rFonts w:asciiTheme="minorBidi" w:hAnsiTheme="minorBidi"/>
        </w:rPr>
        <w:instrText>ADDIN CSL_CITATION {"citationItems":[{"id":"ITEM-1","itemData":{"DOI":"10.1128/MCB.01288-12","ISBN":"1098-5549 (Electronic)\\r0270-7306 (Linking)","ISSN":"0270-7306","PMID":"23275443","abstract":"WASH is an Arp2/3 activator of the Wiskott-Aldrich syndrome protein superfamily that functions during endosomal trafficking processes in collaboration with the retromer and sorting nexins, but its in vivo function has not been examined. To elucidate the physiological role of WASH in T cells, we generated a WASH conditional knockout (WASHout) mouse model. Using CD4(Cre) deletion, we found that thymocyte development and naive T cell activation are unaltered in the absence of WASH. Surprisingly, despite normal T cell receptor (TCR) signaling and interleukin-2 production, WASHout T cells demonstrate significantly reduced proliferative potential and fail to effectively induce experimental autoimmune encephalomyelitis. Interestingly, after activation, WASHout T cells fail to maintain surface levels of TCR, CD28, and LFA-1. Moreover, the levels of the glucose transporter, GLUT1, are also reduced compared to wild-type T cells. We further demonstrate that the loss of surface expression of these receptors in WASHout cells results from aberrant accumulation within the collapsed endosomal compartment, ultimately leading to degradation within the lysosome. Subsequently, activated WASHout T cells experience reduced glucose uptake and metabolic output. Thus, we found that WASH is a newly recognized regulator of TCR, CD28, LFA-1, and GLUT1 endosome-to-membrane recycling. Aberrant trafficking of these key T cell proteins may potentially lead to attenuated proliferation and effector function.","author":[{"dropping-particle":"","family":"Piotrowski","given":"J. T.","non-dropping-particle":"","parse-names":false,"suffix":""},{"dropping-particle":"","family":"Gomez","given":"T. S.","non-dropping-particle":"","parse-names":false,"suffix":""},{"dropping-particle":"","family":"Schoon","given":"R. A.","non-dropping-particle":"","parse-names":false,"suffix":""},{"dropping-particle":"","family":"Mangalam","given":"A. K.","non-dropping-particle":"","parse-names":false,"suffix":""},{"dropping-particle":"","family":"Billadeau","given":"D. D.","non-dropping-particle":"","parse-names":false,"suffix":""}],"container-title":"Molecular and Cellular Biology","id":"ITEM-1","issued":{"date-parts":[["2013"]]},"title":"WASH Knockout T Cells Demonstrate Defective Receptor Trafficking, Proliferation, and Effector Function","type":"article-journal"},"uris":["http://www.mendeley.com/documents/?uuid=dc3e4574-b4aa-45af-a25b-c9a75e886047"]},{"id":"ITEM-2","itemData":{"DOI":"10.1016/j.devcel.2009.09.009","ISSN":"15345807","abstract":"The Arp2/3 complex regulates endocytosis, sorting, and trafficking, yet the Arp2/3-stimulating factors orchestrating these distinct events remain ill defined. WASH (Wiskott-Aldrich Syndrome Protein and SCAR Homolog) is an Arp2/3 activator with unknown function that was duplicated during primate evolution. We demonstrate that WASH associates with tubulin and localizes to early endosomal subdomains, which are enriched in Arp2/3, F-actin, and retromer components. Although WASH localized with activated receptors, it was not essential for endocytosis. However, WASH did regulate retromer-mediated retrograde CI-MPR trafficking, which required its association with endosomes, Arp2/3-directed F-actin regulation, and tubulin interaction. Moreover, WASH exists in a multiprotein complex containing FAM21, which links WASH to endosomes and is required for WASH-dependent retromer-mediated sorting. Significantly, without WASH, retromer tubulation was exaggerated, supporting a model wherein WASH links retromer-mediated cargo containing tubules to microtubules for Golgi-directed trafficking and generates F-actin-driven force for tubule scission. © 2009 Elsevier Inc. All rights reserved.","author":[{"dropping-particle":"","family":"Gomez","given":"Timothy S.","non-dropping-particle":"","parse-names":false,"suffix":""},{"dropping-particle":"","family":"Billadeau","given":"Daniel D.","non-dropping-particle":"","parse-names":false,"suffix":""}],"container-title":"Developmental Cell","id":"ITEM-2","issue":"5","issued":{"date-parts":[["2009","11","17"]]},"page":"699-711","title":"A FAM21-Containing WASH Complex Regulates Retromer-Dependent Sorting","type":"article-journal","volume":"17"},"uris":["http://www.mendeley.com/documents/?uuid=aefdcc04-0886-38b3-b95e-6b57654c8390"]},{"id":"ITEM-3","itemData":{"DOI":"10.1016/j.devcel.2009.09.010","PMID":"19922875","author":[{"dropping-particle":"","family":"Derivery","given":"Emmanuel","non-dropping-particle":"","parse-names":false,"suffix":""},{"dropping-particle":"","family":"Sousa","given":"C","non-dropping-particle":"","parse-names":false,"suffix":""},{"dropping-particle":"","family":"Gautier","given":"JJ","non-dropping-particle":"","parse-names":false,"suffix":""},{"dropping-particle":"","family":"Lombard","given":"B","non-dropping-particle":"","parse-names":false,"suffix":""},{"dropping-particle":"","family":"Loew","given":"D","non-dropping-particle":"","parse-names":false,"suffix":""},{"dropping-particle":"","family":"Gautreau","given":"A","non-dropping-particle":"","parse-names":false,"suffix":""}],"container-title":"Dev Cell","id":"ITEM-3","issue":"5","issued":{"date-parts":[["2009"]]},"note":"First paper to show role of WASH complex at sorting and recycling endosomes\n- believed to be 7 subunits (not 5)","page":"712-23","title":"The Arp2/3 activator WASH controls the fission of endosomes through a large multiprotein complex.","type":"article-journal","volume":"17"},"uris":["http://www.mendeley.com/documents/?uuid=93377a9b-802a-4412-b6b5-5a7359e6cf13"]},{"id":"ITEM-4","itemData":{"DOI":"10.1038/ncomms10961","ISSN":"20411723","abstract":"The low-density lipoprotein receptor (LDLR) plays a pivotal role in clearing atherogenic circulating low-density lipoprotein (LDL) cholesterol. Here we show that the COMMD/CCDC22/CCDC93 (CCC) and the Wiskott-Aldrich syndrome protein and SCAR homologue (WASH) complexes are both crucial for endosomal sorting of LDLR and for its function. We find that patients with X-linked intellectual disability caused by mutations in CCDC22 are hypercholesterolaemic, and that COMMD1-deficient dogs and liver-specific Commd1 knockout mice have elevated plasma LDL cholesterol levels. Furthermore, Commd1 depletion results in mislocalization of LDLR, accompanied by decreased LDL uptake. Increased total plasma cholesterol levels are also seen in hepatic COMMD9-deficient mice. Inactivation of the CCC-associated WASH complex causes LDLR mislocalization, increased lysosomal degradation of LDLR and impaired LDL uptake. Furthermore, a mutation in the WASH component KIAA0196 (strumpellin) is associated with hypercholesterolaemia in humans. Altogether, this study provides valuable insights into the mechanisms regulating cholesterol homeostasis and LDLR trafficking.","author":[{"dropping-particle":"","family":"Bartuzi","given":"Paulina","non-dropping-particle":"","parse-names":false,"suffix":""},{"dropping-particle":"","family":"Billadeau","given":"Daniel D.","non-dropping-particle":"","parse-names":false,"suffix":""},{"dropping-particle":"","family":"Favier","given":"Robert","non-dropping-particle":"","parse-names":false,"suffix":""},{"dropping-particle":"","family":"Rong","given":"Shunxing","non-dropping-particle":"","parse-names":false,"suffix":""},{"dropping-particle":"","family":"Dekker","given":"Daphne","non-dropping-particle":"","parse-names":false,"suffix":""},{"dropping-particle":"","family":"Fedoseienko","given":"Alina","non-dropping-particle":"","parse-names":false,"suffix":""},{"dropping-particle":"","family":"Fieten","given":"Hille","non-dropping-particle":"","parse-names":false,"suffix":""},{"dropping-particle":"","family":"Wijers","given":"Melinde","non-dropping-particle":"","parse-names":false,"suffix":""},{"dropping-particle":"","family":"Levels","given":"Johannes H.","non-dropping-particle":"","parse-names":false,"suffix":""},{"dropping-particle":"","family":"Huijkman","given":"Nicolette","non-dropping-particle":"","parse-names":false,"suffix":""},{"dropping-particle":"","family":"Kloosterhuis","given":"Niels","non-dropping-particle":"","parse-names":false,"suffix":""},{"dropping-particle":"","family":"Molen","given":"Henk","non-dropping-particle":"Van Der","parse-names":false,"suffix":""},{"dropping-particle":"","family":"Brufau","given":"Gemma","non-dropping-particle":"","parse-names":false,"suffix":""},{"dropping-particle":"","family":"Groen","given":"Albert K.","non-dropping-particle":"","parse-names":false,"suffix":""},{"dropping-particle":"","family":"Elliott","given":"Alison M.","non-dropping-particle":"","parse-names":false,"suffix":""},{"dropping-particle":"","family":"Kuivenhoven","given":"Jan Albert","non-dropping-particle":"","parse-names":false,"suffix":""},{"dropping-particle":"","family":"Plecko","given":"Barbara","non-dropping-particle":"","parse-names":false,"suffix":""},{"dropping-particle":"","family":"Grangl","given":"Gernot","non-dropping-particle":"","parse-names":false,"suffix":""},{"dropping-particle":"","family":"McGaughran","given":"Julie","non-dropping-particle":"","parse-names":false,"suffix":""},{"dropping-particle":"","family":"Horton","given":"Jay D.","non-dropping-particle":"","parse-names":false,"suffix":""},{"dropping-particle":"","family":"Burstein","given":"Ezra","non-dropping-particle":"","parse-names":false,"suffix":""},{"dropping-particle":"","family":"Hofker","given":"Marten H.","non-dropping-particle":"","parse-names":false,"suffix":""},{"dropping-particle":"","family":"Sluis","given":"Bart","non-dropping-particle":"Van De","parse-names":false,"suffix":""}],"container-title":"Nature Communications","id":"ITEM-4","issued":{"date-parts":[["2016","3","11"]]},"publisher":"Nature Publishing Group","title":"CCC- and WASH-mediated endosomal sorting of LDLR is required for normal clearance of circulating LDL","type":"article-journal","volume":"7"},"uris":["http://www.mendeley.com/documents/?uuid=702932d9-2e2d-3f48-a8a3-929b3a325aa4"]},{"id":"ITEM-5","itemData":{"DOI":"10.1091/mbc.E14-06-1073","ISSN":"19394586","PMID":"25355947","abstract":"COMMD1 deficiency results in defective copper homeostasis, but the mechanism for this has remained elusive. Here we report that COMMD1 is directly linked to early endosomes through its interaction with a protein complex containing CCDC22, CCDC93, and C16orf62. This COMMD/CCDC22/CCDC93 (CCC) complex interacts with the multisubunit WASH complex, an evolutionarily conserved system, which is required for endosomal deposition of F-actin and cargo trafficking in conjunction with the retromer. Interactions between the WASH complex subunit FAM21, and the carboxyl-terminal ends of CCDC22 and CCDC93 are responsible for CCC complex recruitment to endosomes. We show that depletion of CCC complex components leads to lack of copper-dependent movement of the copper transporter ATP7A from endosomes, resulting in intracellular copper accumulation and modest alterations in copper homeostasis in humans with CCDC22 mutations. This work provides a mechanistic explanation for the role of COMMD1 in copper homeostasis and uncovers additional genes involved in the regulation of copper transporter recycling.","author":[{"dropping-particle":"","family":"Phillips-Krawczak","given":"Christine A.","non-dropping-particle":"","parse-names":false,"suffix":""},{"dropping-particle":"","family":"Singla","given":"Amika","non-dropping-particle":"","parse-names":false,"suffix":""},{"dropping-particle":"","family":"Starokadomskyy","given":"Petro","non-dropping-particle":"","parse-names":false,"suffix":""},{"dropping-particle":"","family":"Deng","given":"Zhihui","non-dropping-particle":"","parse-names":false,"suffix":""},{"dropping-particle":"","family":"Osborne","given":"Douglas G.","non-dropping-particle":"","parse-names":false,"suffix":""},{"dropping-particle":"","family":"Li","given":"Haiying","non-dropping-particle":"","parse-names":false,"suffix":""},{"dropping-particle":"","family":"Dick","given":"Christopher J.","non-dropping-particle":"","parse-names":false,"suffix":""},{"dropping-particle":"","family":"Gomez","given":"Timothy S.","non-dropping-particle":"","parse-names":false,"suffix":""},{"dropping-particle":"","family":"Koenecke","given":"Megan","non-dropping-particle":"","parse-names":false,"suffix":""},{"dropping-particle":"","family":"Zhang","given":"Jin San","non-dropping-particle":"","parse-names":false,"suffix":""},{"dropping-particle":"","family":"Dai","given":"Haiming","non-dropping-particle":"","parse-names":false,"suffix":""},{"dropping-particle":"","family":"Sifuentes-Dominguez","given":"Luis F.","non-dropping-particle":"","parse-names":false,"suffix":""},{"dropping-particle":"","family":"Geng","given":"Linda N.","non-dropping-particle":"","parse-names":false,"suffix":""},{"dropping-particle":"","family":"Kaufmann","given":"Scott H.","non-dropping-particle":"","parse-names":false,"suffix":""},{"dropping-particle":"","family":"Hein","given":"Marco Y.","non-dropping-particle":"","parse-names":false,"suffix":""},{"dropping-particle":"","family":"Wallis","given":"Mathew","non-dropping-particle":"","parse-names":false,"suffix":""},{"dropping-particle":"","family":"McGaughran","given":"Julie","non-dropping-particle":"","parse-names":false,"suffix":""},{"dropping-particle":"","family":"Gecz","given":"Jozef","non-dropping-particle":"","parse-names":false,"suffix":""},{"dropping-particle":"","family":"Sluis","given":"Bart","non-dropping-particle":"Van De","parse-names":false,"suffix":""},{"dropping-particle":"","family":"Billadeau","given":"Daniel D.","non-dropping-particle":"","parse-names":false,"suffix":""},{"dropping-particle":"","family":"Burstein","given":"Ezra","non-dropping-particle":"","parse-names":false,"suffix":""}],"container-title":"Molecular Biology of the Cell","id":"ITEM-5","issue":"1","issued":{"date-parts":[["2015","1","1"]]},"page":"91-103","publisher":"American Society for Cell Biology","title":"COMMD1 is linked to the WASH complex and regulates endosomal trafficking of the copper transporter ATP7A","type":"article-journal","volume":"26"},"uris":["http://www.mendeley.com/documents/?uuid=06dfb8a6-13f2-3701-9a8b-b6f0375318bd"]},{"id":"ITEM-6","itemData":{"DOI":"10.1091/mbc.e12-02-0101","ISSN":"19394586","abstract":"The Arp2/3-activator Wiskott-Aldrich syndrome protein and Scar homologue (WASH) is suggested to regulate actin-dependent membrane scission during endosomal sorting, but its cellular roles have not been fully elucidated. To investigate WASH function, we generated tamoxifen-inducible WASH-knockout mouse embryonic fibroblasts (WASHout MEFs). Of interest, although EEA1(+) endosomes were enlarged, collapsed, and devoid of filamentous-actin and Arp2/3 in WASHout MEFs, we did not observe elongated membrane tubules emanating from these disorganized endomembranes. However, collapsed WASHout endosomes harbored segregated subdomains, containing either retromer cargo recognition complex-associated proteins or EEA1. In addition, we observed global collapse of LAMP1(+) lysosomes, with some lysosomal membrane domains associated with endosomes. Both epidermal growth factor receptor (EGFR) and transferrin receptor (TfnR) exhibited changes in steady-state cellular localization. EGFR was directed to the lysosomal compartment and exhibited reduced basal levels in WASHout MEFs. However, although TfnR was accumulated with collapsed endosomes, it recycled normally. Moreover, EGF stimulation led to efficient EGFR degradation within enlarged lysosomal structures. These results are consistent with the idea that discrete receptors differentially traffic via WASH-dependent and WASH-independent mechanisms and demonstrate that WASH-mediated F-actin is requisite for the integrity of both endosomal and lysosomal networks in mammalian cells.","author":[{"dropping-particle":"","family":"Gomez","given":"Timothy S.","non-dropping-particle":"","parse-names":false,"suffix":""},{"dropping-particle":"","family":"Gorman","given":"Jacquelyn A.","non-dropping-particle":"","parse-names":false,"suffix":""},{"dropping-particle":"","family":"Narvajas","given":"Amaia Artal Martinez","non-dropping-particle":"de","parse-names":false,"suffix":""},{"dropping-particle":"","family":"Koenig","given":"Alexander O.","non-dropping-particle":"","parse-names":false,"suffix":""},{"dropping-particle":"","family":"Billadeau","given":"Daniel D.","non-dropping-particle":"","parse-names":false,"suffix":""}],"container-title":"Molecular biology of the cell","id":"ITEM-6","issue":"16","issued":{"date-parts":[["2012"]]},"page":"3215-3228","publisher":"American Society for Cell Biology","title":"Trafficking defects in WASH-knockout fibroblasts originate from collapsed endosomal and lysosomal networks.","type":"article-journal","volume":"23"},"uris":["http://www.mendeley.com/documents/?uuid=4fae20c0-c7c8-363e-8428-d42c98c0ac42"]}],"mendeley":{"formattedCitation":"&lt;sup&gt;8,9,11,16–18&lt;/sup&gt;","plainTextFormattedCitation":"8,9,11,16–18","previouslyFormattedCitation":"&lt;sup&gt;8,9,11,16–18&lt;/sup&gt;"},"properties":{"noteIndex":0},"schema":"https://github.com/citation-style-language/schema/raw/master/csl-citation.json"}</w:instrText>
      </w:r>
      <w:r w:rsidR="00093C83">
        <w:rPr>
          <w:rFonts w:asciiTheme="minorBidi" w:hAnsiTheme="minorBidi"/>
        </w:rPr>
        <w:fldChar w:fldCharType="separate"/>
      </w:r>
      <w:r w:rsidR="009D5853" w:rsidRPr="009D5853">
        <w:rPr>
          <w:rFonts w:asciiTheme="minorBidi" w:hAnsiTheme="minorBidi"/>
          <w:noProof/>
          <w:vertAlign w:val="superscript"/>
        </w:rPr>
        <w:t>8,9,11,16–18</w:t>
      </w:r>
      <w:r w:rsidR="00093C83">
        <w:rPr>
          <w:rFonts w:asciiTheme="minorBidi" w:hAnsiTheme="minorBidi"/>
        </w:rPr>
        <w:fldChar w:fldCharType="end"/>
      </w:r>
      <w:r w:rsidR="00093C83">
        <w:rPr>
          <w:rFonts w:asciiTheme="minorBidi" w:hAnsiTheme="minorBidi"/>
        </w:rPr>
        <w:t>.</w:t>
      </w:r>
      <w:r w:rsidR="001677B0">
        <w:rPr>
          <w:rFonts w:asciiTheme="minorBidi" w:hAnsiTheme="minorBidi"/>
        </w:rPr>
        <w:t xml:space="preserve"> </w:t>
      </w:r>
      <w:r w:rsidR="006F0D9E">
        <w:rPr>
          <w:rFonts w:asciiTheme="minorBidi" w:hAnsiTheme="minorBidi"/>
        </w:rPr>
        <w:t xml:space="preserve">In addition, </w:t>
      </w:r>
      <w:r w:rsidR="00093C83">
        <w:rPr>
          <w:rFonts w:asciiTheme="minorBidi" w:hAnsiTheme="minorBidi"/>
        </w:rPr>
        <w:t xml:space="preserve">expression of a </w:t>
      </w:r>
      <w:r w:rsidR="00093C83">
        <w:rPr>
          <w:rFonts w:asciiTheme="minorBidi" w:hAnsiTheme="minorBidi"/>
        </w:rPr>
        <w:lastRenderedPageBreak/>
        <w:t>dominant-negative form of WASH1</w:t>
      </w:r>
      <w:r w:rsidR="006F0D9E">
        <w:rPr>
          <w:rFonts w:asciiTheme="minorBidi" w:hAnsiTheme="minorBidi"/>
        </w:rPr>
        <w:t xml:space="preserve"> in am</w:t>
      </w:r>
      <w:r w:rsidR="00151735">
        <w:rPr>
          <w:rFonts w:asciiTheme="minorBidi" w:hAnsiTheme="minorBidi"/>
        </w:rPr>
        <w:t>oe</w:t>
      </w:r>
      <w:r w:rsidR="006F0D9E">
        <w:rPr>
          <w:rFonts w:asciiTheme="minorBidi" w:hAnsiTheme="minorBidi"/>
        </w:rPr>
        <w:t>ba</w:t>
      </w:r>
      <w:r w:rsidR="00093C83">
        <w:rPr>
          <w:rFonts w:asciiTheme="minorBidi" w:hAnsiTheme="minorBidi"/>
        </w:rPr>
        <w:t xml:space="preserve"> impair</w:t>
      </w:r>
      <w:r w:rsidR="001677B0">
        <w:rPr>
          <w:rFonts w:asciiTheme="minorBidi" w:hAnsiTheme="minorBidi"/>
        </w:rPr>
        <w:t>s</w:t>
      </w:r>
      <w:r w:rsidR="00093C83">
        <w:rPr>
          <w:rFonts w:asciiTheme="minorBidi" w:hAnsiTheme="minorBidi"/>
        </w:rPr>
        <w:t xml:space="preserve"> recycling of lysosomal V-ATPases</w:t>
      </w:r>
      <w:r w:rsidR="00151735">
        <w:rPr>
          <w:rFonts w:asciiTheme="minorBidi" w:hAnsiTheme="minorBidi"/>
        </w:rPr>
        <w:t xml:space="preserve">, </w:t>
      </w:r>
      <w:r w:rsidR="00093C83">
        <w:rPr>
          <w:rFonts w:asciiTheme="minorBidi" w:hAnsiTheme="minorBidi"/>
        </w:rPr>
        <w:t xml:space="preserve">supporting a role </w:t>
      </w:r>
      <w:ins w:id="131" w:author="Jamie Courtland" w:date="2020-06-25T10:32:00Z">
        <w:r w:rsidR="009E2866">
          <w:rPr>
            <w:rFonts w:asciiTheme="minorBidi" w:hAnsiTheme="minorBidi"/>
          </w:rPr>
          <w:t xml:space="preserve">of </w:t>
        </w:r>
      </w:ins>
      <w:r w:rsidR="00093C83">
        <w:rPr>
          <w:rFonts w:asciiTheme="minorBidi" w:hAnsiTheme="minorBidi"/>
        </w:rPr>
        <w:t xml:space="preserve">the WASH complex in </w:t>
      </w:r>
      <w:r w:rsidR="006F0D9E">
        <w:rPr>
          <w:rFonts w:asciiTheme="minorBidi" w:hAnsiTheme="minorBidi"/>
        </w:rPr>
        <w:t>endo-</w:t>
      </w:r>
      <w:r w:rsidR="00093C83">
        <w:rPr>
          <w:rFonts w:asciiTheme="minorBidi" w:hAnsiTheme="minorBidi"/>
        </w:rPr>
        <w:t xml:space="preserve">lysosomal </w:t>
      </w:r>
      <w:r w:rsidR="006F0D9E">
        <w:rPr>
          <w:rFonts w:asciiTheme="minorBidi" w:hAnsiTheme="minorBidi"/>
        </w:rPr>
        <w:t>trafficking</w:t>
      </w:r>
      <w:r w:rsidR="00093C83">
        <w:rPr>
          <w:rFonts w:asciiTheme="minorBidi" w:hAnsiTheme="minorBidi"/>
        </w:rPr>
        <w:fldChar w:fldCharType="begin" w:fldLock="1"/>
      </w:r>
      <w:r w:rsidR="000F707D">
        <w:rPr>
          <w:rFonts w:asciiTheme="minorBidi" w:hAnsiTheme="minorBidi"/>
        </w:rPr>
        <w:instrText>ADDIN CSL_CITATION {"citationItems":[{"id":"ITEM-1","itemData":{"DOI":"10.1083/jcb.201009119","ISSN":"00219525","abstract":"WASP and SCAR homologue (WASH) is a recently identified and evolutionarily conserved regulator of actin polymerization. In this paper, we show that WASH coats mature Dictyostelium discoideum lysosomes and is essential for exocytosis of indigestible material. A related process, the expulsion of the lethal endosomal pathogen Cryptococcus neoformans from mammalian macrophages, also uses WASH-coated vesicles, and cells expressing dominant negative WASH mutants inefficiently expel C. neoformans. D. discoideum WASH causes filamentous actin (F-actin) patches to form on lysosomes, leading to the removal of vacuolar adenosine triphosphatase (V-ATPase) and the neutralization of lysosomes to form postlysosomes. Without WASH, no patches or coats are formed, neutral postlysosomes are not seen, and indigestible material such as dextran is not exocytosed. Similar results occur when actin polymerization is blocked with latrunculin. V-ATPases are known to bind avidlyto F-actin. Our data imply a new mechanism, actin-mediatedsorting, in which WASH and the Arp2/3 complex polymerize actin on vesicles to drive the separation and recycling of proteins such as the V-ATPase. © 2011 Carnell et al.","author":[{"dropping-particle":"","family":"Carnell","given":"Michael","non-dropping-particle":"","parse-names":false,"suffix":""},{"dropping-particle":"","family":"Zech","given":"Tobias","non-dropping-particle":"","parse-names":false,"suffix":""},{"dropping-particle":"","family":"Calaminus","given":"Simon D.","non-dropping-particle":"","parse-names":false,"suffix":""},{"dropping-particle":"","family":"Ura","given":"Seiji","non-dropping-particle":"","parse-names":false,"suffix":""},{"dropping-particle":"","family":"Hagedorn","given":"Monica","non-dropping-particle":"","parse-names":false,"suffix":""},{"dropping-particle":"","family":"Johnston","given":"Simon A.","non-dropping-particle":"","parse-names":false,"suffix":""},{"dropping-particle":"","family":"May","given":"Robin C.","non-dropping-particle":"","parse-names":false,"suffix":""},{"dropping-particle":"","family":"Soldati","given":"Thierry","non-dropping-particle":"","parse-names":false,"suffix":""},{"dropping-particle":"","family":"Machesky","given":"Laura M.","non-dropping-particle":"","parse-names":false,"suffix":""},{"dropping-particle":"","family":"Insall","given":"Robert H.","non-dropping-particle":"","parse-names":false,"suffix":""}],"container-title":"Journal of Cell Biology","id":"ITEM-1","issue":"5","issued":{"date-parts":[["2011","5","30"]]},"page":"831-839","publisher":"The Rockefeller University Press","title":"Actin polymerization driven by WASH causes V-ATPase retrieval and vesicle neutralization before exocytosis","type":"article-journal","volume":"193"},"uris":["http://www.mendeley.com/documents/?uuid=f39825a7-c6f5-3eb0-a5a7-b70c954e9957"]}],"mendeley":{"formattedCitation":"&lt;sup&gt;19&lt;/sup&gt;","plainTextFormattedCitation":"19","previouslyFormattedCitation":"&lt;sup&gt;19&lt;/sup&gt;"},"properties":{"noteIndex":0},"schema":"https://github.com/citation-style-language/schema/raw/master/csl-citation.json"}</w:instrText>
      </w:r>
      <w:r w:rsidR="00093C83">
        <w:rPr>
          <w:rFonts w:asciiTheme="minorBidi" w:hAnsiTheme="minorBidi"/>
        </w:rPr>
        <w:fldChar w:fldCharType="separate"/>
      </w:r>
      <w:r w:rsidR="009D5853" w:rsidRPr="009D5853">
        <w:rPr>
          <w:rFonts w:asciiTheme="minorBidi" w:hAnsiTheme="minorBidi"/>
          <w:noProof/>
          <w:vertAlign w:val="superscript"/>
        </w:rPr>
        <w:t>19</w:t>
      </w:r>
      <w:r w:rsidR="00093C83">
        <w:rPr>
          <w:rFonts w:asciiTheme="minorBidi" w:hAnsiTheme="minorBidi"/>
        </w:rPr>
        <w:fldChar w:fldCharType="end"/>
      </w:r>
      <w:r w:rsidR="00093C83">
        <w:rPr>
          <w:rFonts w:asciiTheme="minorBidi" w:hAnsiTheme="minorBidi"/>
        </w:rPr>
        <w:t>. Studies i</w:t>
      </w:r>
      <w:r w:rsidR="00FB32E9">
        <w:rPr>
          <w:rFonts w:asciiTheme="minorBidi" w:hAnsiTheme="minorBidi"/>
        </w:rPr>
        <w:t>n</w:t>
      </w:r>
      <w:r w:rsidR="00093C83">
        <w:rPr>
          <w:rFonts w:asciiTheme="minorBidi" w:hAnsiTheme="minorBidi"/>
        </w:rPr>
        <w:t xml:space="preserve"> </w:t>
      </w:r>
      <w:r w:rsidR="00093C83">
        <w:rPr>
          <w:rFonts w:asciiTheme="minorBidi" w:hAnsiTheme="minorBidi"/>
          <w:i/>
          <w:iCs/>
        </w:rPr>
        <w:t xml:space="preserve">Drosophila </w:t>
      </w:r>
      <w:r w:rsidR="00093C83" w:rsidRPr="00946B58">
        <w:rPr>
          <w:rFonts w:asciiTheme="minorBidi" w:hAnsiTheme="minorBidi"/>
        </w:rPr>
        <w:t>and mammalian cell</w:t>
      </w:r>
      <w:r w:rsidR="00093C83">
        <w:rPr>
          <w:rFonts w:asciiTheme="minorBidi" w:hAnsiTheme="minorBidi"/>
        </w:rPr>
        <w:t xml:space="preserve"> lines</w:t>
      </w:r>
      <w:r w:rsidR="00093C83">
        <w:rPr>
          <w:rFonts w:asciiTheme="minorBidi" w:hAnsiTheme="minorBidi"/>
          <w:i/>
          <w:iCs/>
        </w:rPr>
        <w:t xml:space="preserve"> </w:t>
      </w:r>
      <w:r w:rsidR="00093C83">
        <w:rPr>
          <w:rFonts w:asciiTheme="minorBidi" w:hAnsiTheme="minorBidi"/>
        </w:rPr>
        <w:t>have shown similar endo-lysosomal contributions, as loss of WASH</w:t>
      </w:r>
      <w:r w:rsidR="00FB32E9">
        <w:rPr>
          <w:rFonts w:asciiTheme="minorBidi" w:hAnsiTheme="minorBidi"/>
        </w:rPr>
        <w:t xml:space="preserve"> </w:t>
      </w:r>
      <w:r w:rsidR="00093C83">
        <w:rPr>
          <w:rFonts w:asciiTheme="minorBidi" w:hAnsiTheme="minorBidi"/>
        </w:rPr>
        <w:t>components affects integrin receptor trafficking, as well as lysosomal acidification</w:t>
      </w:r>
      <w:r w:rsidR="00093C83">
        <w:rPr>
          <w:rFonts w:asciiTheme="minorBidi" w:hAnsiTheme="minorBidi"/>
        </w:rPr>
        <w:fldChar w:fldCharType="begin" w:fldLock="1"/>
      </w:r>
      <w:r w:rsidR="00610919">
        <w:rPr>
          <w:rFonts w:asciiTheme="minorBidi" w:hAnsiTheme="minorBidi"/>
        </w:rPr>
        <w:instrText>ADDIN CSL_CITATION {"citationItems":[{"id":"ITEM-1","itemData":{"DOI":"10.1091/mbc.e12-02-0101","ISSN":"19394586","abstract":"The Arp2/3-activator Wiskott-Aldrich syndrome protein and Scar homologue (WASH) is suggested to regulate actin-dependent membrane scission during endosomal sorting, but its cellular roles have not been fully elucidated. To investigate WASH function, we generated tamoxifen-inducible WASH-knockout mouse embryonic fibroblasts (WASHout MEFs). Of interest, although EEA1(+) endosomes were enlarged, collapsed, and devoid of filamentous-actin and Arp2/3 in WASHout MEFs, we did not observe elongated membrane tubules emanating from these disorganized endomembranes. However, collapsed WASHout endosomes harbored segregated subdomains, containing either retromer cargo recognition complex-associated proteins or EEA1. In addition, we observed global collapse of LAMP1(+) lysosomes, with some lysosomal membrane domains associated with endosomes. Both epidermal growth factor receptor (EGFR) and transferrin receptor (TfnR) exhibited changes in steady-state cellular localization. EGFR was directed to the lysosomal compartment and exhibited reduced basal levels in WASHout MEFs. However, although TfnR was accumulated with collapsed endosomes, it recycled normally. Moreover, EGF stimulation led to efficient EGFR degradation within enlarged lysosomal structures. These results are consistent with the idea that discrete receptors differentially traffic via WASH-dependent and WASH-independent mechanisms and demonstrate that WASH-mediated F-actin is requisite for the integrity of both endosomal and lysosomal networks in mammalian cells.","author":[{"dropping-particle":"","family":"Gomez","given":"Timothy S.","non-dropping-particle":"","parse-names":false,"suffix":""},{"dropping-particle":"","family":"Gorman","given":"Jacquelyn A.","non-dropping-particle":"","parse-names":false,"suffix":""},{"dropping-particle":"","family":"Narvajas","given":"Amaia Artal Martinez","non-dropping-particle":"de","parse-names":false,"suffix":""},{"dropping-particle":"","family":"Koenig","given":"Alexander O.","non-dropping-particle":"","parse-names":false,"suffix":""},{"dropping-particle":"","family":"Billadeau","given":"Daniel D.","non-dropping-particle":"","parse-names":false,"suffix":""}],"container-title":"Molecular biology of the cell","id":"ITEM-1","issue":"16","issued":{"date-parts":[["2012"]]},"page":"3215-3228","publisher":"American Society for Cell Biology","title":"Trafficking defects in WASH-knockout fibroblasts originate from collapsed endosomal and lysosomal networks.","type":"article-journal","volume":"23"},"uris":["http://www.mendeley.com/documents/?uuid=4fae20c0-c7c8-363e-8428-d42c98c0ac42"]},{"id":"ITEM-2","itemData":{"DOI":"10.1242/jcs.080986","ISSN":"00219533","abstract":"The actin cytoskeleton provides scaffolding and physical force to effect fundamental processes such as motility, cytokinesis and vesicle trafficking. The Arp2/3 complex nucleates actin structures and contributes to endocytic vesicle invagination and trafficking away from the plasma membrane. Internalisation and directed recycling of integrins are major driving forces for invasive cell motility and potentially for cancer metastasis. Here, we describe a direct requirement for WASH and Arp2/3-mediated actin polymerisation on the endosomal membrane system for α5β1 integrin recycling. WASH regulates the trafficking of endosomal α5β1 integrin to the plasma membrane and is fundamental for integrin-driven cell morphology changes and integrin-mediated cancer cell invasion. Thus, we implicate WASH and Arp2/3-driven actin nucleation in receptor recycling leading to invasive motility. © 2011. Published by The Company of Biologists Ltd.","author":[{"dropping-particle":"","family":"Zech","given":"Tobias","non-dropping-particle":"","parse-names":false,"suffix":""},{"dropping-particle":"","family":"Calaminus","given":"Simon D.J.","non-dropping-particle":"","parse-names":false,"suffix":""},{"dropping-particle":"","family":"Caswell","given":"Patrick","non-dropping-particle":"","parse-names":false,"suffix":""},{"dropping-particle":"","family":"Spence","given":"Heather J.","non-dropping-particle":"","parse-names":false,"suffix":""},{"dropping-particle":"","family":"Carnell","given":"Michael","non-dropping-particle":"","parse-names":false,"suffix":""},{"dropping-particle":"","family":"Insall","given":"Robert H.","non-dropping-particle":"","parse-names":false,"suffix":""},{"dropping-particle":"","family":"Norman","given":"Jim","non-dropping-particle":"","parse-names":false,"suffix":""},{"dropping-particle":"","family":"Machesky","given":"Laura M.","non-dropping-particle":"","parse-names":false,"suffix":""}],"container-title":"Journal of Cell Science","id":"ITEM-2","issue":"22","issued":{"date-parts":[["2011","11","15"]]},"page":"3753-3759","publisher":"The Company of Biologists Ltd","title":"The Arp2/3 activator WASH regulates α5β1-integrin-mediated invasive migration","type":"article-journal","volume":"124"},"uris":["http://www.mendeley.com/documents/?uuid=9217536e-9fa0-336f-9310-f5e8f8fd854c"]},{"id":"ITEM-3","itemData":{"DOI":"10.1242/jcs.193086","ISSN":"14779137","abstract":"The Wiskott-Aldrich syndrome protein and SCAR homolog (WASH; also known as Washout in flies) is a conserved actin-nucleationpromoting factor controlling Arp2/3 complex activity in endosomal sorting and recycling. Previous studies have identified WASH as an essential regulator in Drosophila development. Here, we show that homozygous wash mutant flies are viable and fertile.We demonstrate that Drosophila WASH has conserved functions in integrin receptor recycling and lysosome neutralization. WASH generates actin patches on endosomes and lysosomes, thereby mediating both aforementioned functions. Consistently, loss of WASH function results in cell spreading and cell migration defects of macrophages, and an increased lysosomal acidification that affects efficient phagocytic and autophagic clearance. WASH physically interacts with the vacuolar (V)-ATPase subunit Vha55 that is crucial to establish and maintain lysosome acidification. As a consequence, starved flies that lack WASH function show a dramatic increase in acidic autolysosomes, causing a reduced lifespan. Thus, our data highlight a conserved role for WASH in the endocytic sorting and recycling of membrane proteins, such as integrins and the V-ATPase, that increase the likelihood of survival under nutrient deprivation.","author":[{"dropping-particle":"","family":"Nagel","given":"Benedikt M.","non-dropping-particle":"","parse-names":false,"suffix":""},{"dropping-particle":"","family":"Bechtold","given":"Meike","non-dropping-particle":"","parse-names":false,"suffix":""},{"dropping-particle":"","family":"Rodriguez","given":"Luis Garcia","non-dropping-particle":"","parse-names":false,"suffix":""},{"dropping-particle":"","family":"Bogdan","given":"Sven","non-dropping-particle":"","parse-names":false,"suffix":""}],"container-title":"Journal of Cell Science","id":"ITEM-3","issue":"2","issued":{"date-parts":[["2017","1","15"]]},"page":"344-359","publisher":"Company of Biologists Ltd","title":"Drosophila WASH is required for integrin-mediated cell adhesion, cell motility and lysosomal neutralization","type":"article-journal","volume":"130"},"uris":["http://www.mendeley.com/documents/?uuid=7412d876-0803-3f0a-80e5-f98f4d410429"]}],"mendeley":{"formattedCitation":"&lt;sup&gt;18,20,21&lt;/sup&gt;","plainTextFormattedCitation":"18,20,21","previouslyFormattedCitation":"&lt;sup&gt;18,20,21&lt;/sup&gt;"},"properties":{"noteIndex":0},"schema":"https://github.com/citation-style-language/schema/raw/master/csl-citation.json"}</w:instrText>
      </w:r>
      <w:r w:rsidR="00093C83">
        <w:rPr>
          <w:rFonts w:asciiTheme="minorBidi" w:hAnsiTheme="minorBidi"/>
        </w:rPr>
        <w:fldChar w:fldCharType="separate"/>
      </w:r>
      <w:r w:rsidR="000F707D" w:rsidRPr="000F707D">
        <w:rPr>
          <w:rFonts w:asciiTheme="minorBidi" w:hAnsiTheme="minorBidi"/>
          <w:noProof/>
          <w:vertAlign w:val="superscript"/>
        </w:rPr>
        <w:t>18,20,21</w:t>
      </w:r>
      <w:r w:rsidR="00093C83">
        <w:rPr>
          <w:rFonts w:asciiTheme="minorBidi" w:hAnsiTheme="minorBidi"/>
        </w:rPr>
        <w:fldChar w:fldCharType="end"/>
      </w:r>
      <w:r w:rsidR="00093C83">
        <w:rPr>
          <w:rFonts w:asciiTheme="minorBidi" w:hAnsiTheme="minorBidi"/>
        </w:rPr>
        <w:t xml:space="preserve">. </w:t>
      </w:r>
      <w:r w:rsidR="00FB32E9">
        <w:rPr>
          <w:rFonts w:asciiTheme="minorBidi" w:hAnsiTheme="minorBidi" w:cstheme="minorBidi"/>
        </w:rPr>
        <w:t xml:space="preserve">While these studies have uncovered the mechanistic </w:t>
      </w:r>
      <w:r w:rsidR="00C20033">
        <w:rPr>
          <w:rFonts w:asciiTheme="minorBidi" w:hAnsiTheme="minorBidi" w:cstheme="minorBidi"/>
        </w:rPr>
        <w:t>actions</w:t>
      </w:r>
      <w:r w:rsidR="00FB32E9">
        <w:rPr>
          <w:rFonts w:asciiTheme="minorBidi" w:hAnsiTheme="minorBidi" w:cstheme="minorBidi"/>
        </w:rPr>
        <w:t xml:space="preserve"> of WASH in endo-lysosomal networks</w:t>
      </w:r>
      <w:r w:rsidR="00C20033">
        <w:rPr>
          <w:rFonts w:asciiTheme="minorBidi" w:hAnsiTheme="minorBidi" w:cstheme="minorBidi"/>
        </w:rPr>
        <w:t xml:space="preserve"> </w:t>
      </w:r>
      <w:r w:rsidR="00C20033">
        <w:rPr>
          <w:rFonts w:asciiTheme="minorBidi" w:hAnsiTheme="minorBidi" w:cstheme="minorBidi"/>
          <w:i/>
          <w:iCs/>
        </w:rPr>
        <w:t>in vitro</w:t>
      </w:r>
      <w:r w:rsidR="00FB32E9">
        <w:rPr>
          <w:rFonts w:asciiTheme="minorBidi" w:hAnsiTheme="minorBidi" w:cstheme="minorBidi"/>
        </w:rPr>
        <w:t xml:space="preserve">, </w:t>
      </w:r>
      <w:r w:rsidR="00FB32E9" w:rsidRPr="00FE3B93">
        <w:rPr>
          <w:rFonts w:asciiTheme="minorBidi" w:hAnsiTheme="minorBidi" w:cstheme="minorBidi"/>
        </w:rPr>
        <w:t xml:space="preserve">whether these </w:t>
      </w:r>
      <w:r w:rsidR="00C20033" w:rsidRPr="00FE3B93">
        <w:rPr>
          <w:rFonts w:asciiTheme="minorBidi" w:hAnsiTheme="minorBidi" w:cstheme="minorBidi"/>
        </w:rPr>
        <w:t>roles</w:t>
      </w:r>
      <w:r w:rsidR="00FB32E9" w:rsidRPr="00FE3B93">
        <w:rPr>
          <w:rFonts w:asciiTheme="minorBidi" w:hAnsiTheme="minorBidi" w:cstheme="minorBidi"/>
        </w:rPr>
        <w:t xml:space="preserve"> apply to neuronal cells </w:t>
      </w:r>
      <w:r w:rsidR="00C20033" w:rsidRPr="00FE3B93">
        <w:rPr>
          <w:rFonts w:asciiTheme="minorBidi" w:hAnsiTheme="minorBidi" w:cstheme="minorBidi"/>
        </w:rPr>
        <w:t>or</w:t>
      </w:r>
      <w:r w:rsidR="00FB32E9" w:rsidRPr="00FE3B93">
        <w:rPr>
          <w:rFonts w:asciiTheme="minorBidi" w:hAnsiTheme="minorBidi" w:cstheme="minorBidi"/>
        </w:rPr>
        <w:t xml:space="preserve"> </w:t>
      </w:r>
      <w:r w:rsidR="00C20033" w:rsidRPr="00FE3B93">
        <w:rPr>
          <w:rFonts w:asciiTheme="minorBidi" w:hAnsiTheme="minorBidi" w:cstheme="minorBidi"/>
        </w:rPr>
        <w:t>produce functional</w:t>
      </w:r>
      <w:r w:rsidR="005148DC" w:rsidRPr="00FE3B93">
        <w:rPr>
          <w:rFonts w:asciiTheme="minorBidi" w:hAnsiTheme="minorBidi" w:cstheme="minorBidi"/>
        </w:rPr>
        <w:t xml:space="preserve"> ramifications </w:t>
      </w:r>
      <w:r w:rsidR="005148DC" w:rsidRPr="00FE3B93">
        <w:rPr>
          <w:rFonts w:asciiTheme="minorBidi" w:hAnsiTheme="minorBidi" w:cstheme="minorBidi"/>
          <w:i/>
          <w:iCs/>
        </w:rPr>
        <w:t>in vivo</w:t>
      </w:r>
      <w:r w:rsidR="005148DC" w:rsidRPr="00FE3B93">
        <w:rPr>
          <w:rFonts w:asciiTheme="minorBidi" w:hAnsiTheme="minorBidi" w:cstheme="minorBidi"/>
        </w:rPr>
        <w:t xml:space="preserve"> </w:t>
      </w:r>
      <w:r w:rsidR="00FB32E9" w:rsidRPr="00FE3B93">
        <w:rPr>
          <w:rFonts w:asciiTheme="minorBidi" w:hAnsiTheme="minorBidi" w:cstheme="minorBidi"/>
        </w:rPr>
        <w:t>remain</w:t>
      </w:r>
      <w:r w:rsidR="005148DC" w:rsidRPr="00FE3B93">
        <w:rPr>
          <w:rFonts w:asciiTheme="minorBidi" w:hAnsiTheme="minorBidi" w:cstheme="minorBidi"/>
        </w:rPr>
        <w:t>s</w:t>
      </w:r>
      <w:r w:rsidR="00FB32E9" w:rsidRPr="00FE3B93">
        <w:rPr>
          <w:rFonts w:asciiTheme="minorBidi" w:hAnsiTheme="minorBidi" w:cstheme="minorBidi"/>
        </w:rPr>
        <w:t xml:space="preserve"> to be elucidated.</w:t>
      </w:r>
      <w:r w:rsidR="00FB32E9">
        <w:rPr>
          <w:rFonts w:asciiTheme="minorBidi" w:hAnsiTheme="minorBidi" w:cstheme="minorBidi"/>
        </w:rPr>
        <w:t xml:space="preserve"> </w:t>
      </w:r>
    </w:p>
    <w:p w14:paraId="4C020F7F" w14:textId="0AA87D82" w:rsidR="00093C83" w:rsidRDefault="00151735" w:rsidP="009A4822">
      <w:pPr>
        <w:spacing w:line="480" w:lineRule="auto"/>
        <w:ind w:firstLine="720"/>
        <w:jc w:val="thaiDistribute"/>
        <w:rPr>
          <w:rFonts w:asciiTheme="minorBidi" w:hAnsiTheme="minorBidi"/>
        </w:rPr>
      </w:pPr>
      <w:del w:id="132" w:author="Microsoft Office User" w:date="2020-06-22T11:05:00Z">
        <w:r w:rsidDel="00370942">
          <w:rPr>
            <w:rFonts w:asciiTheme="minorBidi" w:hAnsiTheme="minorBidi"/>
          </w:rPr>
          <w:delText>Recent</w:delText>
        </w:r>
        <w:r w:rsidR="009A4822" w:rsidDel="00370942">
          <w:rPr>
            <w:rFonts w:asciiTheme="minorBidi" w:hAnsiTheme="minorBidi"/>
          </w:rPr>
          <w:delText xml:space="preserve"> </w:delText>
        </w:r>
        <w:r w:rsidR="009A4822" w:rsidRPr="00DC5D5D" w:rsidDel="00370942">
          <w:rPr>
            <w:rFonts w:asciiTheme="minorBidi" w:hAnsiTheme="minorBidi"/>
            <w:i/>
            <w:iCs/>
          </w:rPr>
          <w:delText>in vivo</w:delText>
        </w:r>
        <w:r w:rsidR="009A4822" w:rsidDel="00370942">
          <w:rPr>
            <w:rFonts w:asciiTheme="minorBidi" w:hAnsiTheme="minorBidi"/>
          </w:rPr>
          <w:delText xml:space="preserve"> studies </w:delText>
        </w:r>
        <w:r w:rsidDel="00370942">
          <w:rPr>
            <w:rFonts w:asciiTheme="minorBidi" w:hAnsiTheme="minorBidi"/>
          </w:rPr>
          <w:delText xml:space="preserve">in our lab </w:delText>
        </w:r>
        <w:r w:rsidR="009A4822" w:rsidDel="00370942">
          <w:rPr>
            <w:rFonts w:asciiTheme="minorBidi" w:hAnsiTheme="minorBidi"/>
          </w:rPr>
          <w:delText xml:space="preserve">on </w:delText>
        </w:r>
        <w:r w:rsidR="00866BFA" w:rsidDel="00370942">
          <w:rPr>
            <w:rFonts w:asciiTheme="minorBidi" w:hAnsiTheme="minorBidi"/>
          </w:rPr>
          <w:delText>the</w:delText>
        </w:r>
        <w:commentRangeStart w:id="133"/>
        <w:r w:rsidR="009A4822" w:rsidDel="00370942">
          <w:rPr>
            <w:rFonts w:asciiTheme="minorBidi" w:hAnsiTheme="minorBidi"/>
          </w:rPr>
          <w:delText xml:space="preserve"> downstream effector of WASH, Arp2/3, </w:delText>
        </w:r>
        <w:r w:rsidR="009A4822" w:rsidDel="00370942">
          <w:rPr>
            <w:rFonts w:asciiTheme="minorBidi" w:hAnsiTheme="minorBidi" w:cstheme="minorBidi"/>
          </w:rPr>
          <w:delText xml:space="preserve">demonstrated that functional loss of Arp2/3 leads to morphological abnormalities of forebrain neurons, as well as behavioral deficits </w:delText>
        </w:r>
        <w:r w:rsidR="00866BFA" w:rsidDel="00370942">
          <w:rPr>
            <w:rFonts w:asciiTheme="minorBidi" w:hAnsiTheme="minorBidi" w:cstheme="minorBidi"/>
          </w:rPr>
          <w:delText>such as</w:delText>
        </w:r>
        <w:r w:rsidR="009A4822" w:rsidDel="00370942">
          <w:rPr>
            <w:rFonts w:asciiTheme="minorBidi" w:hAnsiTheme="minorBidi" w:cstheme="minorBidi"/>
          </w:rPr>
          <w:delText xml:space="preserve"> intellectual disabilit</w:delText>
        </w:r>
        <w:r w:rsidR="00866BFA" w:rsidDel="00370942">
          <w:rPr>
            <w:rFonts w:asciiTheme="minorBidi" w:hAnsiTheme="minorBidi" w:cstheme="minorBidi"/>
          </w:rPr>
          <w:delText>y</w:delText>
        </w:r>
        <w:r w:rsidR="009A4822" w:rsidDel="00370942">
          <w:rPr>
            <w:rFonts w:asciiTheme="minorBidi" w:hAnsiTheme="minorBidi" w:cstheme="minorBidi"/>
          </w:rPr>
          <w:fldChar w:fldCharType="begin" w:fldLock="1"/>
        </w:r>
        <w:r w:rsidR="00DC5D5D" w:rsidDel="00370942">
          <w:rPr>
            <w:rFonts w:asciiTheme="minorBidi" w:hAnsiTheme="minorBidi" w:cstheme="minorBidi"/>
          </w:rPr>
          <w:delInstrText>ADDIN CSL_CITATION {"citationItems":[{"id":"ITEM-1","itemData":{"DOI":"10.1523/JNEUROSCI.0035-13.2013","ISSN":"02706474","PMID":"23554489","abstract":"Despite evidence for a strong genetic contribution to several major psychiatric disorders, individual candidate genes account for only a small fraction of these disorders, leading to the suggestion that multigenetic pathways may be involved. Several known genetic risk factors for psychiatric disease are related to the regulation of actin polymerization, which plays a key role in synaptic plasticity. To gain insight into and test the possible pathogenetic role of this pathway, we designed a conditional knock-out of the Arp2/3 complex, a conserved final output for actin signaling pathways that orchestrates de novo actin polymerization. Here we report that postnatal loss of the Arp2/3 subunit ArpC3 in forebrain excitatory neurons leads to an asymmetric structural plasticity of dendritic spines, followed by a progressive loss of spine synapses. This progression of synaptic deficits corresponds with an evolution of distinct cognitive, psychomotor, and social disturbances as the mice age. Together, these results point to the dysfunction of actin signaling, specifically that which converges to regulate Arp2/3, as an important cellular pathway that may contribute to the etiology of complex psychiatric disorders. © 2013 the authors.","author":[{"dropping-particle":"","family":"Kim","given":"Il Hwan","non-dropping-particle":"","parse-names":false,"suffix":""},{"dropping-particle":"","family":"Racz","given":"Bence","non-dropping-particle":"","parse-names":false,"suffix":""},{"dropping-particle":"","family":"Wang","given":"Hong","non-dropping-particle":"","parse-names":false,"suffix":""},{"dropping-particle":"","family":"Burianek","given":"Lauren","non-dropping-particle":"","parse-names":false,"suffix":""},{"dropping-particle":"","family":"Weinberg","given":"Richard","non-dropping-particle":"","parse-names":false,"suffix":""},{"dropping-particle":"","family":"Yasuda","given":"Ryohei","non-dropping-particle":"","parse-names":false,"suffix":""},{"dropping-particle":"","family":"Wetsel","given":"William C.","non-dropping-particle":"","parse-names":false,"suffix":""},{"dropping-particle":"","family":"Soderling","given":"Scott H.","non-dropping-particle":"","parse-names":false,"suffix":""}],"container-title":"Journal of Neuroscience","id":"ITEM-1","issue":"14","issued":{"date-parts":[["2013","4","3"]]},"page":"6081-6092","publisher":"J Neurosci","title":"Disruption of Arp2/3 results in asymmetric structural plasticity of dendritic spines and progressive synaptic and behavioral abnormalities","type":"article-journal","volume":"33"},"uris":["http://www.mendeley.com/documents/?uuid=e2b1771d-7ea2-3bf9-a182-1a27389d833e"]},{"id":"ITEM-2","itemData":{"DOI":"10.1038/nn.4015","ISBN":"1546-1726","ISSN":"1097-6256","PMID":"25938885","abstract":"Psychiatric and neurodevelopmental disorders may arise from anomalies in long-range neuronal connectivity downstream of pathologies in dendritic spines. However, the mechanisms that may link spine pathology to circuit abnormalities relevant to atypical behavior remain unknown. Using a mouse model to conditionally disrupt a critical regulator of the dendritic spine cytoskeleton, the actin-related protein 2/3 complex (Arp2/3), we report here a molecular mechanism that unexpectedly reveals the inter-relationship of progressive spine pruning, elevated frontal cortical excitation of pyramidal neurons and striatal hyperdopaminergia in a cortical-to-midbrain circuit abnormality. The main symptomatic manifestations of this circuit abnormality are psychomotor agitation and stereotypical behaviors, which are relieved by antipsychotics. Moreover, this antipsychotic- responsive locomotion can be mimicked in wild-type mice by optogenetic activation of this circuit. Collectively these results reveal molecular and neural-circuit mechanisms, illustrating how diverse pathologies may converge to drive behaviors relevant to psychiatric disorders.","author":[{"dropping-particle":"","family":"Kim","given":"Il Hwan","non-dropping-particle":"","parse-names":false,"suffix":""},{"dropping-particle":"","family":"Rossi","given":"Mark A","non-dropping-particle":"","parse-names":false,"suffix":""},{"dropping-particle":"","family":"Aryal","given":"Dipendra K","non-dropping-particle":"","parse-names":false,"suffix":""},{"dropping-particle":"","family":"Racz","given":"Bence","non-dropping-particle":"","parse-names":false,"suffix":""},{"dropping-particle":"","family":"Kim","given":"Namsoo","non-dropping-particle":"","parse-names":false,"suffix":""},{"dropping-particle":"","family":"Uezu","given":"Akiyoshi","non-dropping-particle":"","parse-names":false,"suffix":""},{"dropping-particle":"","family":"Wang","given":"Fan","non-dropping-particle":"","parse-names":false,"suffix":""},{"dropping-particle":"","family":"Wetsel","given":"William C","non-dropping-particle":"","parse-names":false,"suffix":""},{"dropping-particle":"","family":"Weinberg","given":"Richard J","non-dropping-particle":"","parse-names":false,"suffix":""},{"dropping-particle":"","family":"Yin","given":"Henry","non-dropping-particle":"","parse-names":false,"suffix":""},{"dropping-particle":"","family":"Soderling","given":"Scott H","non-dropping-particle":"","parse-names":false,"suffix":""}],"container-title":"Nature Neuroscience","id":"ITEM-2","issue":"6","issued":{"date-parts":[["2015"]]},"page":"883-891","title":"Spine pruning drives antipsychotic-sensitive locomotion via circuit control of striatal dopamine","type":"article-journal","volume":"18"},"uris":["http://www.mendeley.com/documents/?uuid=f58cc862-6c0c-4ae2-b734-f0d1b4d26f5b"]}],"mendeley":{"formattedCitation":"&lt;sup&gt;29,30&lt;/sup&gt;","plainTextFormattedCitation":"29,30","previouslyFormattedCitation":"&lt;sup&gt;29,30&lt;/sup&gt;"},"properties":{"noteIndex":0},"schema":"https://github.com/citation-style-language/schema/raw/master/csl-citation.json"}</w:delInstrText>
        </w:r>
        <w:r w:rsidR="009A4822" w:rsidDel="00370942">
          <w:rPr>
            <w:rFonts w:asciiTheme="minorBidi" w:hAnsiTheme="minorBidi" w:cstheme="minorBidi"/>
          </w:rPr>
          <w:fldChar w:fldCharType="separate"/>
        </w:r>
        <w:r w:rsidR="00806BC4" w:rsidRPr="00806BC4" w:rsidDel="00370942">
          <w:rPr>
            <w:rFonts w:asciiTheme="minorBidi" w:hAnsiTheme="minorBidi" w:cstheme="minorBidi"/>
            <w:noProof/>
            <w:vertAlign w:val="superscript"/>
          </w:rPr>
          <w:delText>29,30</w:delText>
        </w:r>
        <w:r w:rsidR="009A4822" w:rsidDel="00370942">
          <w:rPr>
            <w:rFonts w:asciiTheme="minorBidi" w:hAnsiTheme="minorBidi" w:cstheme="minorBidi"/>
          </w:rPr>
          <w:fldChar w:fldCharType="end"/>
        </w:r>
        <w:r w:rsidR="009A4822" w:rsidDel="00370942">
          <w:rPr>
            <w:rFonts w:asciiTheme="minorBidi" w:hAnsiTheme="minorBidi" w:cstheme="minorBidi"/>
          </w:rPr>
          <w:delText>, suggesting that the WASH-Arp2/3 pathway may have significant effects on neuronal function.</w:delText>
        </w:r>
        <w:commentRangeEnd w:id="133"/>
        <w:r w:rsidR="009A4822" w:rsidDel="00370942">
          <w:rPr>
            <w:rStyle w:val="CommentReference"/>
          </w:rPr>
          <w:commentReference w:id="133"/>
        </w:r>
        <w:r w:rsidR="009A4822" w:rsidDel="00370942">
          <w:rPr>
            <w:rFonts w:asciiTheme="minorBidi" w:hAnsiTheme="minorBidi" w:cstheme="minorBidi"/>
          </w:rPr>
          <w:delText xml:space="preserve"> Moreover, i</w:delText>
        </w:r>
      </w:del>
      <w:ins w:id="134" w:author="Microsoft Office User" w:date="2020-06-22T11:05:00Z">
        <w:r w:rsidR="00370942">
          <w:rPr>
            <w:rFonts w:asciiTheme="minorBidi" w:hAnsiTheme="minorBidi"/>
          </w:rPr>
          <w:t>I</w:t>
        </w:r>
      </w:ins>
      <w:r w:rsidR="009A4822">
        <w:rPr>
          <w:rFonts w:asciiTheme="minorBidi" w:hAnsiTheme="minorBidi" w:cstheme="minorBidi"/>
        </w:rPr>
        <w:t>t has become</w:t>
      </w:r>
      <w:r w:rsidR="00093C83" w:rsidRPr="00B57634">
        <w:rPr>
          <w:rFonts w:asciiTheme="minorBidi" w:hAnsiTheme="minorBidi" w:cstheme="minorBidi"/>
        </w:rPr>
        <w:t xml:space="preserve"> clear that preservation of the endo</w:t>
      </w:r>
      <w:r w:rsidR="00093C83">
        <w:rPr>
          <w:rFonts w:asciiTheme="minorBidi" w:hAnsiTheme="minorBidi" w:cstheme="minorBidi"/>
        </w:rPr>
        <w:t>-</w:t>
      </w:r>
      <w:r w:rsidR="00093C83" w:rsidRPr="00B57634">
        <w:rPr>
          <w:rFonts w:asciiTheme="minorBidi" w:hAnsiTheme="minorBidi" w:cstheme="minorBidi"/>
        </w:rPr>
        <w:t xml:space="preserve">lysosomal </w:t>
      </w:r>
      <w:r w:rsidR="009A4822">
        <w:rPr>
          <w:rFonts w:asciiTheme="minorBidi" w:hAnsiTheme="minorBidi" w:cstheme="minorBidi"/>
        </w:rPr>
        <w:t>system</w:t>
      </w:r>
      <w:r w:rsidR="00093C83" w:rsidRPr="00B57634">
        <w:rPr>
          <w:rFonts w:asciiTheme="minorBidi" w:hAnsiTheme="minorBidi" w:cstheme="minorBidi"/>
        </w:rPr>
        <w:t xml:space="preserve"> is critical to neuronal function, as mutations in mediators of this process are implicated in neurological diseases such as Parkinson’s disease, Huntington’s disease, Alzheimer’s disease, </w:t>
      </w:r>
      <w:r w:rsidR="00093C83">
        <w:rPr>
          <w:rFonts w:asciiTheme="minorBidi" w:hAnsiTheme="minorBidi"/>
        </w:rPr>
        <w:t>Frontotemporal Dementia</w:t>
      </w:r>
      <w:r w:rsidR="00093C83" w:rsidRPr="00B57634">
        <w:rPr>
          <w:rFonts w:asciiTheme="minorBidi" w:hAnsiTheme="minorBidi" w:cstheme="minorBidi"/>
        </w:rPr>
        <w:t>, Neuro</w:t>
      </w:r>
      <w:r w:rsidR="00093C83">
        <w:rPr>
          <w:rFonts w:asciiTheme="minorBidi" w:hAnsiTheme="minorBidi" w:cstheme="minorBidi"/>
        </w:rPr>
        <w:t>nal C</w:t>
      </w:r>
      <w:r w:rsidR="00093C83" w:rsidRPr="00B57634">
        <w:rPr>
          <w:rFonts w:asciiTheme="minorBidi" w:hAnsiTheme="minorBidi" w:cstheme="minorBidi"/>
        </w:rPr>
        <w:t>eroid Lipofuscinos</w:t>
      </w:r>
      <w:r w:rsidR="00093C83">
        <w:rPr>
          <w:rFonts w:asciiTheme="minorBidi" w:hAnsiTheme="minorBidi" w:cstheme="minorBidi"/>
        </w:rPr>
        <w:t>e</w:t>
      </w:r>
      <w:r w:rsidR="00093C83" w:rsidRPr="00B57634">
        <w:rPr>
          <w:rFonts w:asciiTheme="minorBidi" w:hAnsiTheme="minorBidi" w:cstheme="minorBidi"/>
        </w:rPr>
        <w:t>s, and Hereditary Spastic Paraplegia</w:t>
      </w:r>
      <w:r w:rsidR="00093C83" w:rsidRPr="00B57634">
        <w:rPr>
          <w:rFonts w:asciiTheme="minorBidi" w:hAnsiTheme="minorBidi" w:cstheme="minorBidi"/>
        </w:rPr>
        <w:fldChar w:fldCharType="begin" w:fldLock="1"/>
      </w:r>
      <w:r w:rsidR="0086372A">
        <w:rPr>
          <w:rFonts w:asciiTheme="minorBidi" w:hAnsiTheme="minorBidi" w:cstheme="minorBidi"/>
        </w:rPr>
        <w:instrText>ADDIN CSL_CITATION {"citationItems":[{"id":"ITEM-1","itemData":{"DOI":"10.1002/humu.22373","ISSN":"10597794","abstract":"Autosomal recessive, early-onset Parkinsonism is clinically and genetically heterogeneous. Here, we report the identification, by homozygosity mapping and exome sequencing, of a SYNJ1 homozygous mutation (p.Arg258Gln) segregating with disease in an Italian consanguineous family with Parkinsonism, dystonia, and cognitive deterioration. Response to levodopa was poor, and limited by side effects. Neuroimaging revealed brain atrophy, nigrostriatal dopaminergic defects, and cerebral hypometabolism. SYNJ1 encodes synaptojanin 1, a phosphoinositide phosphatase protein with essential roles in the postendocytic recycling of synaptic vesicles. The mutation is absent in variation databases and in ethnically matched controls, is damaging according to all prediction programs, and replaces an amino acid that is extremely conserved in the synaptojanin 1 homologues and in SAC1-like domains of other proteins. Sequencing the SYNJ1 ORF in unrelated patients revealed another heterozygous mutation (p.Ser1422Arg), predicted as damaging, in a patient who also carries a heterozygous PINK1 truncating mutation. The SYNJ1 gene is a compelling candidate for Parkinsonism; mutations in the functionally linked protein auxilin cause a similar early-onset phenotype, and other findings implicate endosomal dysfunctions in the pathogenesis. Our data delineate a novel form of human Mendelian Parkinsonism, and provide further evidence for abnormal synaptic vesicle recycling as a central theme in the pathogenesis. By homozygosity mapping and exome sequencing in an Italian consanguineous family with early-onset Parkinsonism, we identified a disease-segregating homozygous SYNJ1 mutation. SYNJ1 encodes synaptojanin 1, a phosphoinositide phosphatase, essential for the post-endocytic recycling of synaptic vesicles. This work delineates a novel form of Mendelian Parkinsonism and provides further evidence for abnormal synaptic vesicle recycling as a central theme in the pathogenesis. © 2013 WILEY PERIODICALS, INC.","author":[{"dropping-particle":"","family":"Quadri","given":"Marialuisa","non-dropping-particle":"","parse-names":false,"suffix":""},{"dropping-particle":"","family":"Fang","given":"Mingyan","non-dropping-particle":"","parse-names":false,"suffix":""},{"dropping-particle":"","family":"Picillo","given":"Marina","non-dropping-particle":"","parse-names":false,"suffix":""},{"dropping-particle":"","family":"Olgiati","given":"Simone","non-dropping-particle":"","parse-names":false,"suffix":""},{"dropping-particle":"","family":"Breedveld","given":"Guido J.","non-dropping-particle":"","parse-names":false,"suffix":""},{"dropping-particle":"","family":"Graafland","given":"Josja","non-dropping-particle":"","parse-names":false,"suffix":""},{"dropping-particle":"","family":"Wu","given":"Bin","non-dropping-particle":"","parse-names":false,"suffix":""},{"dropping-particle":"","family":"Xu","given":"Fengping","non-dropping-particle":"","parse-names":false,"suffix":""},{"dropping-particle":"","family":"Erro","given":"Roberto","non-dropping-particle":"","parse-names":false,"suffix":""},{"dropping-particle":"","family":"Amboni","given":"Marianna","non-dropping-particle":"","parse-names":false,"suffix":""},{"dropping-particle":"","family":"Pappatà","given":"Sabina","non-dropping-particle":"","parse-names":false,"suffix":""},{"dropping-particle":"","family":"Quarantelli","given":"Mario","non-dropping-particle":"","parse-names":false,"suffix":""},{"dropping-particle":"","family":"Annesi","given":"Grazia","non-dropping-particle":"","parse-names":false,"suffix":""},{"dropping-particle":"","family":"Quattrone","given":"Aldo","non-dropping-particle":"","parse-names":false,"suffix":""},{"dropping-particle":"","family":"Chien","given":"Hsin F.","non-dropping-particle":"","parse-names":false,"suffix":""},{"dropping-particle":"","family":"Barbosa","given":"Egberto R.","non-dropping-particle":"","parse-names":false,"suffix":""},{"dropping-particle":"","family":"Oostra","given":"Ben A.","non-dropping-particle":"","parse-names":false,"suffix":""},{"dropping-particle":"","family":"Barone","given":"Paolo","non-dropping-particle":"","parse-names":false,"suffix":""},{"dropping-particle":"","family":"Wang","given":"Jun","non-dropping-particle":"","parse-names":false,"suffix":""},{"dropping-particle":"","family":"Bonifati","given":"Vincenzo","non-dropping-particle":"","parse-names":false,"suffix":""}],"container-title":"Human Mutation","id":"ITEM-1","issue":"9","issued":{"date-parts":[["2013","9"]]},"page":"1208-1215","title":"Mutation in the SYNJ1 gene associated with autosomal recessive, early-onset parkinsonism","type":"article-journal","volume":"34"},"uris":["http://www.mendeley.com/documents/?uuid=c27a34b0-b2ea-3fb7-ab82-77060c4c323b"]},{"id":"ITEM-2","itemData":{"DOI":"10.1371/journal.pone.0036458","ISSN":"19326203","abstract":"Parkinson disease is caused by neuronal loss in the substantia nigra which manifests by abnormality of movement, muscle tone, and postural stability. Several genes have been implicated in the pathogenesis of Parkinson disease, but the underlying molecular basis is still unknown for ~70% of the patients. Using homozygosity mapping and whole exome sequencing we identified a deleterious mutation in DNAJC6 in two patients with juvenile Parkinsonism. The mutation was associated with abnormal transcripts and marked reduced DNAJC6 mRNA level. DNAJC6 encodes the HSP40 Auxilin, a protein which is selectively expressed in neurons and confers specificity to the ATPase activity of its partner Hcs70 in clathrin uncoating. In Auxilin null mice it was previously shown that the abnormally increased retention of assembled clathrin on vesicles and in empty cages leads to impaired synaptic vesicle recycling and perturbed clathrin mediated endocytosis. Endocytosis function, studied by transferring uptake, was normal in fibroblasts from our patients, likely because of the presence of another J-domain containing partner which co-chaperones Hsc70-mediated uncoating activity in non-neuronal cells. The present report underscores the importance of the endocytic/lysosomal pathway in the pathogenesis of Parkinson disease and other forms of Parkinsonism. © 2012 Edvardson et al.","author":[{"dropping-particle":"","family":"Edvardson","given":"Simon","non-dropping-particle":"","parse-names":false,"suffix":""},{"dropping-particle":"","family":"Cinnamon","given":"Yuval","non-dropping-particle":"","parse-names":false,"suffix":""},{"dropping-particle":"","family":"Ta-Shma","given":"Asaf","non-dropping-particle":"","parse-names":false,"suffix":""},{"dropping-particle":"","family":"Shaag","given":"Avraham","non-dropping-particle":"","parse-names":false,"suffix":""},{"dropping-particle":"","family":"Yim","given":"Yang In","non-dropping-particle":"","parse-names":false,"suffix":""},{"dropping-particle":"","family":"Zenvirt","given":"Shamir","non-dropping-particle":"","parse-names":false,"suffix":""},{"dropping-particle":"","family":"Jalas","given":"Chaim","non-dropping-particle":"","parse-names":false,"suffix":""},{"dropping-particle":"","family":"Lesage","given":"Suzanne","non-dropping-particle":"","parse-names":false,"suffix":""},{"dropping-particle":"","family":"Brice","given":"Alexis","non-dropping-particle":"","parse-names":false,"suffix":""},{"dropping-particle":"","family":"Taraboulos","given":"Albert","non-dropping-particle":"","parse-names":false,"suffix":""},{"dropping-particle":"","family":"Kaestner","given":"Klaus H.","non-dropping-particle":"","parse-names":false,"suffix":""},{"dropping-particle":"","family":"Greene","given":"Lois E.","non-dropping-particle":"","parse-names":false,"suffix":""},{"dropping-particle":"","family":"Elpeleg","given":"Orly","non-dropping-particle":"","parse-names":false,"suffix":""}],"container-title":"PLoS ONE","id":"ITEM-2","issue":"5","issued":{"date-parts":[["2012","5","1"]]},"title":"A deleterious mutation in DNAJC6 encoding the neuronal-specific clathrin-uncoating Co-chaperone auxilin, is associated with juvenile parkinsonism","type":"article-journal","volume":"7"},"uris":["http://www.mendeley.com/documents/?uuid=15468db3-1f6f-3c6f-8ab8-bc01e9412260"]},{"id":"ITEM-3","itemData":{"DOI":"10.1016/j.nbd.2019.04.005","ISSN":"1095953X","abstract":"Background: Mutations in LRRK2 are the most common cause of autosomal dominant Parkinson's disease, and the relevance of LRRK2 to the sporadic form of the disease is becoming ever more apparent. It is therefore essential that studies are conducted to improve our understanding of the cellular role of this protein. Here we use multiple models and techniques to identify the pathways through which LRRK2 mutations may lead to the development of Parkinson's disease. Methods: A novel integrated transcriptomics and proteomics approach was used to identify pathways that were significantly altered in iPSC-derived dopaminergic neurons carrying the LRRK2-G2019S mutation. Western blotting, immunostaining and functional assays including FM1-43 analysis of synaptic vesicle endocytosis were performed to confirm these findings in iPSC-derived dopaminergic neuronal cultures carrying either the LRRK2-G2019S or the LRRK2-R1441C mutation, and LRRK2 BAC transgenic rats, and post-mortem human brain tissue from LRRK2-G2019S patients. Results: Our integrated -omics analysis revealed highly significant dysregulation of the endocytic pathway in iPSC-derived dopaminergic neurons carrying the LRRK2-G2019S mutation. Western blot analysis confirmed that key endocytic proteins including endophilin I-III, dynamin-1, and various RAB proteins were downregulated in these cultures and in cultures carrying the LRRK2-R1441C mutation, compared with controls. We also found changes in expression of 25 RAB proteins. Changes in endocytic protein expression led to a functional impairment in clathrin-mediated synaptic vesicle endocytosis. Further to this, we found that the endocytic pathway was also perturbed in striatal tissue of aged LRRK2 BAC transgenic rats overexpressing either the LRRK2 wildtype, LRRK2-R1441C or LRRK2-G2019S transgenes. Finally, we found that clathrin heavy chain and endophilin I-III levels are increased in human post-mortem tissue from LRRK2-G2019S patients compared with controls. Conclusions: Our study demonstrates extensive alterations across the endocytic pathway associated with LRRK2 mutations in iPSC-derived dopaminergic neurons and BAC transgenic rats, as well as in post-mortem brain tissue from PD patients carrying a LRRK2 mutation. In particular, we find evidence of disrupted clathrin-mediated endocytosis and suggest that LRRK2-mediated PD pathogenesis may arise through dysregulation of this process.","author":[{"dropping-particle":"","family":"Connor-Robson","given":"Natalie","non-dropping-particle":"","parse-names":false,"suffix":""},{"dropping-particle":"","family":"Booth","given":"Heather","non-dropping-particle":"","parse-names":false,"suffix":""},{"dropping-particle":"","family":"Martin","given":"Jeffrey G.","non-dropping-particle":"","parse-names":false,"suffix":""},{"dropping-particle":"","family":"Gao","given":"Benbo","non-dropping-particle":"","parse-names":false,"suffix":""},{"dropping-particle":"","family":"Li","given":"Kejie","non-dropping-particle":"","parse-names":false,"suffix":""},{"dropping-particle":"","family":"Doig","given":"Natalie","non-dropping-particle":"","parse-names":false,"suffix":""},{"dropping-particle":"","family":"Vowles","given":"Jane","non-dropping-particle":"","parse-names":false,"suffix":""},{"dropping-particle":"","family":"Browne","given":"Cathy","non-dropping-particle":"","parse-names":false,"suffix":""},{"dropping-particle":"","family":"Klinger","given":"Laura","non-dropping-particle":"","parse-names":false,"suffix":""},{"dropping-particle":"","family":"Juhasz","given":"Peter","non-dropping-particle":"","parse-names":false,"suffix":""},{"dropping-particle":"","family":"Klein","given":"Christine","non-dropping-particle":"","parse-names":false,"suffix":""},{"dropping-particle":"","family":"Cowley","given":"Sally A.","non-dropping-particle":"","parse-names":false,"suffix":""},{"dropping-particle":"","family":"Bolam","given":"Paul","non-dropping-particle":"","parse-names":false,"suffix":""},{"dropping-particle":"","family":"Hirst","given":"Warren","non-dropping-particle":"","parse-names":false,"suffix":""},{"dropping-particle":"","family":"Wade-Martins","given":"Richard","non-dropping-particle":"","parse-names":false,"suffix":""}],"container-title":"Neurobiology of Disease","id":"ITEM-3","issued":{"date-parts":[["2019","7","1"]]},"page":"512-526","publisher":"Academic Press Inc.","title":"An integrated transcriptomics and proteomics analysis reveals functional endocytic dysregulation caused by mutations in LRRK2","type":"article-journal","volume":"127"},"uris":["http://www.mendeley.com/documents/?uuid=08bcad69-3cd0-3aff-9f9b-16ea0e97acf1"]},{"id":"ITEM-4","itemData":{"DOI":"10.1083/jcb.200509091","ISSN":"00219525","abstract":"The molecular mechanisms underlying the targeting of Huntingtin (Htt) to endosomes and its multifaceted role in endocytosis are poorly understood. In this study, we have identi. ed Htt-associated protein 40 (HAP40) as a novel effector of the small guanosine triphosphatase Rab5, a key regulator of endocytosis. HAP40 mediates the recruitment of Htt by Rab5 onto early endosomes. HAP40 overexpression caused a drastic reduction of early endosomal motility through their displacement from microtubules and preferential association with actin filaments. Remarkably, endogenous HAP40 was up-regulated in fibroblasts and brain tissue from human patients affected by Huntington's disease (HD) as well as in STHdhQ111 striatal cells established from a HD mouse model. These cells consistently displayed altered endosome motility and endocytic activity, which was restored by the ablation of HAP40. In revealing an unexpected link between Rab5, HAP40, and Htt, we uncovered a new mechanism regulating cytoskeleton-dependent endosome dynamics and its dysfunction under pathological conditions. © The Rockefeller University Press.","author":[{"dropping-particle":"","family":"Pal","given":"Arun","non-dropping-particle":"","parse-names":false,"suffix":""},{"dropping-particle":"","family":"Severin","given":"Fedor","non-dropping-particle":"","parse-names":false,"suffix":""},{"dropping-particle":"","family":"Lommer","given":"Barbara","non-dropping-particle":"","parse-names":false,"suffix":""},{"dropping-particle":"","family":"Shevchenko","given":"Anna","non-dropping-particle":"","parse-names":false,"suffix":""},{"dropping-particle":"","family":"Zerial","given":"Marino","non-dropping-particle":"","parse-names":false,"suffix":""}],"container-title":"Journal of Cell Biology","id":"ITEM-4","issue":"4","issued":{"date-parts":[["2006","2","13"]]},"page":"605-618","title":"Huntingtin-HAP40 complex is a novel Rab5 effector that regulates early endosome motility and is up-regulated in Huntington's disease","type":"article-journal","volume":"172"},"uris":["http://www.mendeley.com/documents/?uuid=26e75428-b77e-372c-9b9c-cea6ce9ea4c5"]},{"id":"ITEM-5","itemData":{"DOI":"10.1001/jama.2010.574","ISSN":"00987484","abstract":"Context: Genome-wide association studies (GWAS) have recently identified CLU, PICALM, and CR1 as novel genes for late-onset Alzheimer disease (AD). Objectives: To identify and strengthen additional loci associated with AD and confirm these in an independent sample and to examine the contribution of recently identified genes to AD risk prediction in a 3-stage analysis of new and previously published GWAS on more than 35 000 persons (8371 AD cases). Design, Setting, and Participants: In stage 1, we identified strong genetic associations (P&lt;10-3) in a sample of 3006 AD cases and 14 642 controls by combining new data from the population-based Cohorts for Heart and Aging Research in Genomic Epidemiology consortium (1367 AD cases [973 incident]) with previously reported results from the Translational Genomics Research Institute and the Mayo AD GWAS. We identified 2708 single-nucleotide polymorphisms (SNPs) with P&lt;10-3. In stage 2, we pooled results for these SNPs with the European AD Initiative (2032 cases and 5328 controls) to identify 38 SNPs (10 loci) with P&lt;10-5. In stage 3, we combined data for these 10 loci with data from the Genetic and Environmental Risk in AD consortium (3333 cases and 6995 controls) to identify 4 SNPs with P&lt;1.7 × 10-8. These 4 SNPs were replicated in an independent Spanish sample (1140 AD cases and 1209 controls). Genome-wide association analyses were completed in 2007-2008 and the meta-analyses and replication in 2009. Main Outcome Measure: Presence of Alzheimer disease. Results: Two loci were identified to have genome-wide significance for the first time: rs744373 near BIN1 (odds ratio [OR],1.13; 95% confidence interval [CI],1.06-1.21 per copy of the minor allele; P=1.59×10-11) and rs597668 near EXOC3L2/BLOC1S3/ MARK4 (OR, 1.18; 95% CI, 1.07-1.29; P=6.45×10-9). Associations of these 2 loci plus the previously identified loci CLU and PICALM with AD were confirmed in the Spanish sample (P&lt;.05). However, although CLU and PICALM were confirmed to be associated with AD in this independent sample, they did not improve the ability of a model that included age, sex, and APOE to predict incident AD (improvement in area under the receiver operating characteristic curve from 0.847 to 0.849 in the Rotterdam Study and 0.702 to 0.705 in the Cardiovascular Health Study). Conclusions: Two genetic loci for AD were found for the first time to reach genome-wide statistical significance. These findings were replicated in an independent population. T…","author":[{"dropping-particle":"","family":"Seshadri","given":"Sudha","non-dropping-particle":"","parse-names":false,"suffix":""},{"dropping-particle":"","family":"Fitzpatrick","given":"Annette L.","non-dropping-particle":"","parse-names":false,"suffix":""},{"dropping-particle":"","family":"Ikram","given":"M. Arfan","non-dropping-particle":"","parse-names":false,"suffix":""},{"dropping-particle":"","family":"DeStefano","given":"Anita L.","non-dropping-particle":"","parse-names":false,"suffix":""},{"dropping-particle":"","family":"Gudnason","given":"Vilmundur","non-dropping-particle":"","parse-names":false,"suffix":""},{"dropping-particle":"","family":"Boada","given":"Merce","non-dropping-particle":"","parse-names":false,"suffix":""},{"dropping-particle":"","family":"Bis","given":"Joshua C.","non-dropping-particle":"","parse-names":false,"suffix":""},{"dropping-particle":"V.","family":"Smith","given":"Albert","non-dropping-particle":"","parse-names":false,"suffix":""},{"dropping-particle":"","family":"Carassquillo","given":"Minerva M.","non-dropping-particle":"","parse-names":false,"suffix":""},{"dropping-particle":"","family":"Lambert","given":"Jean Charles","non-dropping-particle":"","parse-names":false,"suffix":""},{"dropping-particle":"","family":"Harold","given":"Denise","non-dropping-particle":"","parse-names":false,"suffix":""},{"dropping-particle":"","family":"Schrijvers","given":"Elisabeth M.C.","non-dropping-particle":"","parse-names":false,"suffix":""},{"dropping-particle":"","family":"Ramirez-Lorca","given":"Reposo","non-dropping-particle":"","parse-names":false,"suffix":""},{"dropping-particle":"","family":"Debette","given":"Stephanie","non-dropping-particle":"","parse-names":false,"suffix":""},{"dropping-particle":"","family":"Longstreth","given":"W. T.","non-dropping-particle":"","parse-names":false,"suffix":""},{"dropping-particle":"","family":"Janssens","given":"A. Cecile J.W.","non-dropping-particle":"","parse-names":false,"suffix":""},{"dropping-particle":"","family":"Pankratz","given":"V. Shane","non-dropping-particle":"","parse-names":false,"suffix":""},{"dropping-particle":"","family":"Dartigues","given":"Jean François","non-dropping-particle":"","parse-names":false,"suffix":""},{"dropping-particle":"","family":"Hollingworth","given":"Paul","non-dropping-particle":"","parse-names":false,"suffix":""},{"dropping-particle":"","family":"Aspelund","given":"Thor","non-dropping-particle":"","parse-names":false,"suffix":""},{"dropping-particle":"","family":"Hernandez","given":"Isabel","non-dropping-particle":"","parse-names":false,"suffix":""},{"dropping-particle":"","family":"Beiser","given":"Alexa","non-dropping-particle":"","parse-names":false,"suffix":""},{"dropping-particle":"","family":"Kuller","given":"Lewis H.","non-dropping-particle":"","parse-names":false,"suffix":""},{"dropping-particle":"","family":"Koudstaal","given":"Peter J.","non-dropping-particle":"","parse-names":false,"suffix":""},{"dropping-particle":"","family":"Dickson","given":"Dennis W.","non-dropping-particle":"","parse-names":false,"suffix":""},{"dropping-particle":"","family":"Tzourio","given":"Christophe","non-dropping-particle":"","parse-names":false,"suffix":""},{"dropping-particle":"","family":"Abraham","given":"Richard","non-dropping-particle":"","parse-names":false,"suffix":""},{"dropping-particle":"","family":"Antunez","given":"Carmen","non-dropping-particle":"","parse-names":false,"suffix":""},{"dropping-particle":"","family":"Du","given":"Yangchun","non-dropping-particle":"","parse-names":false,"suffix":""},{"dropping-particle":"","family":"Rotter","given":"Jerome I.","non-dropping-particle":"","parse-names":false,"suffix":""},{"dropping-particle":"","family":"Aulchenko","given":"Yurii S.","non-dropping-particle":"","parse-names":false,"suffix":""},{"dropping-particle":"","family":"Harris","given":"Tamara B.","non-dropping-particle":"","parse-names":false,"suffix":""},{"dropping-particle":"","family":"Petersen","given":"Ronald C.","non-dropping-particle":"","parse-names":false,"suffix":""},{"dropping-particle":"","family":"Berr","given":"Claudine","non-dropping-particle":"","parse-names":false,"suffix":""},{"dropping-particle":"","family":"Owen","given":"Michael J.","non-dropping-particle":"","parse-names":false,"suffix":""},{"dropping-particle":"","family":"Lopez-Arrieta","given":"Jesus","non-dropping-particle":"","parse-names":false,"suffix":""},{"dropping-particle":"","family":"Varadarajan","given":"Badri N.","non-dropping-particle":"","parse-names":false,"suffix":""},{"dropping-particle":"","family":"Becker","given":"James T.","non-dropping-particle":"","parse-names":false,"suffix":""},{"dropping-particle":"","family":"Rivadeneira","given":"Fernando","non-dropping-particle":"","parse-names":false,"suffix":""},{"dropping-particle":"","family":"Nalls","given":"Michael A.","non-dropping-particle":"","parse-names":false,"suffix":""},{"dropping-particle":"","family":"Graff-Radford","given":"Neill R.","non-dropping-particle":"","parse-names":false,"suffix":""},{"dropping-particle":"","family":"Campion","given":"Dominique","non-dropping-particle":"","parse-names":false,"suffix":""},{"dropping-particle":"","family":"Auerbach","given":"Sanford","non-dropping-particle":"","parse-names":false,"suffix":""},{"dropping-particle":"","family":"Rice","given":"Kenneth","non-dropping-particle":"","parse-names":false,"suffix":""},{"dropping-particle":"","family":"Hofman","given":"Albert","non-dropping-particle":"","parse-names":false,"suffix":""},{"dropping-particle":"V.","family":"Jonsson","given":"Palmi","non-dropping-particle":"","parse-names":false,"suffix":""},{"dropping-particle":"","family":"Schmidt","given":"Helena","non-dropping-particle":"","parse-names":false,"suffix":""},{"dropping-particle":"","family":"Lathrop","given":"Mark","non-dropping-particle":"","parse-names":false,"suffix":""},{"dropping-particle":"","family":"Mosley","given":"Thomas H.","non-dropping-particle":"","parse-names":false,"suffix":""},{"dropping-particle":"","family":"Au","given":"Rhoda","non-dropping-particle":"","parse-names":false,"suffix":""},{"dropping-particle":"","family":"Psaty","given":"Bruce M.","non-dropping-particle":"","parse-names":false,"suffix":""},{"dropping-particle":"","family":"Uitterlinden","given":"Andre G.","non-dropping-particle":"","parse-names":false,"suffix":""},{"dropping-particle":"","family":"Farrer","given":"Lindsay A.","non-dropping-particle":"","parse-names":false,"suffix":""},{"dropping-particle":"","family":"Lumley","given":"Thomas","non-dropping-particle":"","parse-names":false,"suffix":""},{"dropping-particle":"","family":"Ruiz","given":"Agustin","non-dropping-particle":"","parse-names":false,"suffix":""},{"dropping-particle":"","family":"Williams","given":"Julie","non-dropping-particle":"","parse-names":false,"suffix":""},{"dropping-particle":"","family":"Amouyel","given":"Philippe","non-dropping-particle":"","parse-names":false,"suffix":""},{"dropping-particle":"","family":"Younkin","given":"Steve G.","non-dropping-particle":"","parse-names":false,"suffix":""},{"dropping-particle":"","family":"Wolf","given":"Philip A.","non-dropping-particle":"","parse-names":false,"suffix":""},{"dropping-particle":"","family":"Launer","given":"Lenore J.","non-dropping-particle":"","parse-names":false,"suffix":""},{"dropping-particle":"","family":"Lopez","given":"Oscar L.","non-dropping-particle":"","parse-names":false,"suffix":""},{"dropping-particle":"","family":"Duijn","given":"Cornelia M.","non-dropping-particle":"Van","parse-names":false,"suffix":""},{"dropping-particle":"","family":"Breteler","given":"Monique M.B.","non-dropping-particle":"","parse-names":false,"suffix":""}],"container-title":"JAMA - Journal of the American Medical Association","id":"ITEM-5","issue":"18","issued":{"date-parts":[["2010","5","12"]]},"page":"1832-1840","title":"Genome-wide analysis of genetic loci associated with Alzheimer disease","type":"article-journal","volume":"303"},"uris":["http://www.mendeley.com/documents/?uuid=1d46fafa-a4a2-3369-ab11-9361a6b4037b"]},{"id":"ITEM-6","itemData":{"DOI":"10.1038/ng.440","ISSN":"15461718","PMID":"19734902","abstract":"We undertook a two-stage genome-wide association study (GWAS) of Alzheimer's disease (AD) involving over 16,000 individuals, the most powerful AD GWAS to date. In stage 1 (3,941 cases and 7,848 controls), we replicated the established association with the apolipoprotein E (APOE) locus (most significant SNP, rs2075650, P = 1.8 × 10 157) and observed genome-wide significant association with SNPs at two loci not previously associated with the disease: at the CLU (also known as APOJ) gene (rs11136000, P = 1.4 × 10 9) and 5′ to the PICALM gene (rs3851179, P = 1.9 × 10 8). These associations were replicated in stage 2 (2,023 cases and 2,340 controls), producing compelling evidence for association with Alzheimer's disease in the combined dataset (rs11136000, P = 8.5 × 10 10, odds ratio = 0.86; rs3851179, P = 1.3 × 10 9, odds ratio = 0.86). © 2009 Nature America, Inc. All rights reserved.","author":[{"dropping-particle":"","family":"Harold","given":"Denise","non-dropping-particle":"","parse-names":false,"suffix":""},{"dropping-particle":"","family":"Abraham","given":"Richard","non-dropping-particle":"","parse-names":false,"suffix":""},{"dropping-particle":"","family":"Hollingworth","given":"Paul","non-dropping-particle":"","parse-names":false,"suffix":""},{"dropping-particle":"","family":"Sims","given":"Rebecca","non-dropping-particle":"","parse-names":false,"suffix":""},{"dropping-particle":"","family":"Gerrish","given":"Amy","non-dropping-particle":"","parse-names":false,"suffix":""},{"dropping-particle":"","family":"Hamshere","given":"Marian L.","non-dropping-particle":"","parse-names":false,"suffix":""},{"dropping-particle":"","family":"Pahwa","given":"Jaspreet Singh","non-dropping-particle":"","parse-names":false,"suffix":""},{"dropping-particle":"","family":"Moskvina","given":"Valentina","non-dropping-particle":"","parse-names":false,"suffix":""},{"dropping-particle":"","family":"Dowzell","given":"Kimberley","non-dropping-particle":"","parse-names":false,"suffix":""},{"dropping-particle":"","family":"Williams","given":"Amy","non-dropping-particle":"","parse-names":false,"suffix":""},{"dropping-particle":"","family":"Jones","given":"Nicola","non-dropping-particle":"","parse-names":false,"suffix":""},{"dropping-particle":"","family":"Thomas","given":"Charlene","non-dropping-particle":"","parse-names":false,"suffix":""},{"dropping-particle":"","family":"Stretton","given":"Alexandra","non-dropping-particle":"","parse-names":false,"suffix":""},{"dropping-particle":"","family":"Morgan","given":"Angharad R.","non-dropping-particle":"","parse-names":false,"suffix":""},{"dropping-particle":"","family":"Lovestone","given":"Simon","non-dropping-particle":"","parse-names":false,"suffix":""},{"dropping-particle":"","family":"Powell","given":"John","non-dropping-particle":"","parse-names":false,"suffix":""},{"dropping-particle":"","family":"Proitsi","given":"Petroula","non-dropping-particle":"","parse-names":false,"suffix":""},{"dropping-particle":"","family":"Lupton","given":"Michelle K.","non-dropping-particle":"","parse-names":false,"suffix":""},{"dropping-particle":"","family":"Brayne","given":"Carol","non-dropping-particle":"","parse-names":false,"suffix":""},{"dropping-particle":"","family":"Rubinsztein","given":"David C.","non-dropping-particle":"","parse-names":false,"suffix":""},{"dropping-particle":"","family":"Gill","given":"Michael","non-dropping-particle":"","parse-names":false,"suffix":""},{"dropping-particle":"","family":"Lawlor","given":"Brian","non-dropping-particle":"","parse-names":false,"suffix":""},{"dropping-particle":"","family":"Lynch","given":"Aoibhinn","non-dropping-particle":"","parse-names":false,"suffix":""},{"dropping-particle":"","family":"Morgan","given":"Kevin","non-dropping-particle":"","parse-names":false,"suffix":""},{"dropping-particle":"","family":"Brown","given":"Kristelle S.","non-dropping-particle":"","parse-names":false,"suffix":""},{"dropping-particle":"","family":"Passmore","given":"Peter A.","non-dropping-particle":"","parse-names":false,"suffix":""},{"dropping-particle":"","family":"Craig","given":"David","non-dropping-particle":"","parse-names":false,"suffix":""},{"dropping-particle":"","family":"McGuinness","given":"Bernadette","non-dropping-particle":"","parse-names":false,"suffix":""},{"dropping-particle":"","family":"Todd","given":"Stephen","non-dropping-particle":"","parse-names":false,"suffix":""},{"dropping-particle":"","family":"Holmes","given":"Clive","non-dropping-particle":"","parse-names":false,"suffix":""},{"dropping-particle":"","family":"Mann","given":"David","non-dropping-particle":"","parse-names":false,"suffix":""},{"dropping-particle":"","family":"Smith","given":"A. David","non-dropping-particle":"","parse-names":false,"suffix":""},{"dropping-particle":"","family":"Love","given":"Seth","non-dropping-particle":"","parse-names":false,"suffix":""},{"dropping-particle":"","family":"Kehoe","given":"Patrick G.","non-dropping-particle":"","parse-names":false,"suffix":""},{"dropping-particle":"","family":"Hardy","given":"John","non-dropping-particle":"","parse-names":false,"suffix":""},{"dropping-particle":"","family":"Mead","given":"Simon","non-dropping-particle":"","parse-names":false,"suffix":""},{"dropping-particle":"","family":"Fox","given":"Nick","non-dropping-particle":"","parse-names":false,"suffix":""},{"dropping-particle":"","family":"Rossor","given":"Martin","non-dropping-particle":"","parse-names":false,"suffix":""},{"dropping-particle":"","family":"Collinge","given":"John","non-dropping-particle":"","parse-names":false,"suffix":""},{"dropping-particle":"","family":"Maier","given":"Wolfgang","non-dropping-particle":"","parse-names":false,"suffix":""},{"dropping-particle":"","family":"Jessen","given":"Frank","non-dropping-particle":"","parse-names":false,"suffix":""},{"dropping-particle":"","family":"Schürmann","given":"Britta","non-dropping-particle":"","parse-names":false,"suffix":""},{"dropping-particle":"","family":"Heun","given":"Reinhard","non-dropping-particle":"","parse-names":false,"suffix":""},{"dropping-particle":"","family":"Bussche","given":"Hendrik","non-dropping-particle":"Van Den","parse-names":false,"suffix":""},{"dropping-particle":"","family":"Heuser","given":"Isabella","non-dropping-particle":"","parse-names":false,"suffix":""},{"dropping-particle":"","family":"Kornhuber","given":"Johannes","non-dropping-particle":"","parse-names":false,"suffix":""},{"dropping-particle":"","family":"Wiltfang","given":"Jens","non-dropping-particle":"","parse-names":false,"suffix":""},{"dropping-particle":"","family":"Dichgans","given":"Martin","non-dropping-particle":"","parse-names":false,"suffix":""},{"dropping-particle":"","family":"Frölich","given":"Lutz","non-dropping-particle":"","parse-names":false,"suffix":""},{"dropping-particle":"","family":"Hampel","given":"Harald","non-dropping-particle":"","parse-names":false,"suffix":""},{"dropping-particle":"","family":"Hüll","given":"Michael","non-dropping-particle":"","parse-names":false,"suffix":""},{"dropping-particle":"","family":"Rujescu","given":"Dan","non-dropping-particle":"","parse-names":false,"suffix":""},{"dropping-particle":"","family":"Goate","given":"Alison M.","non-dropping-particle":"","parse-names":false,"suffix":""},{"dropping-particle":"","family":"Kauwe","given":"John S.K.","non-dropping-particle":"","parse-names":false,"suffix":""},{"dropping-particle":"","family":"Cruchaga","given":"Carlos","non-dropping-particle":"","parse-names":false,"suffix":""},{"dropping-particle":"","family":"Nowotny","given":"Petra","non-dropping-particle":"","parse-names":false,"suffix":""},{"dropping-particle":"","family":"Morris","given":"John C.","non-dropping-particle":"","parse-names":false,"suffix":""},{"dropping-particle":"","family":"Mayo","given":"Kevin","non-dropping-particle":"","parse-names":false,"suffix":""},{"dropping-particle":"","family":"Sleegers","given":"Kristel","non-dropping-particle":"","parse-names":false,"suffix":""},{"dropping-particle":"","family":"Bettens","given":"Karolien","non-dropping-particle":"","parse-names":false,"suffix":""},{"dropping-particle":"","family":"Engelborghs","given":"Sebastiaan","non-dropping-particle":"","parse-names":false,"suffix":""},{"dropping-particle":"","family":"Deyn","given":"Peter P.","non-dropping-particle":"De","parse-names":false,"suffix":""},{"dropping-particle":"","family":"Livingston","given":"Gill","non-dropping-particle":"","parse-names":false,"suffix":""},{"dropping-particle":"","family":"Bass","given":"Nicholas J.","non-dropping-particle":"","parse-names":false,"suffix":""},{"dropping-particle":"","family":"Gurling","given":"Hugh","non-dropping-particle":"","parse-names":false,"suffix":""},{"dropping-particle":"","family":"McQuillin","given":"Andrew","non-dropping-particle":"","parse-names":false,"suffix":""},{"dropping-particle":"","family":"Gwilliam","given":"Rhian","non-dropping-particle":"","parse-names":false,"suffix":""},{"dropping-particle":"","family":"Deloukas","given":"Panagiotis","non-dropping-particle":"","parse-names":false,"suffix":""},{"dropping-particle":"","family":"Al-Chalabi","given":"Ammar","non-dropping-particle":"","parse-names":false,"suffix":""},{"dropping-particle":"","family":"Shaw","given":"Christopher E.","non-dropping-particle":"","parse-names":false,"suffix":""},{"dropping-particle":"","family":"Tsolaki","given":"Magda","non-dropping-particle":"","parse-names":false,"suffix":""},{"dropping-particle":"","family":"Singleton","given":"Andrew B.","non-dropping-particle":"","parse-names":false,"suffix":""},{"dropping-particle":"","family":"Guerreiro","given":"Rita","non-dropping-particle":"","parse-names":false,"suffix":""},{"dropping-particle":"","family":"Mühleisen","given":"Thomas W.","non-dropping-particle":"","parse-names":false,"suffix":""},{"dropping-particle":"","family":"Nöthen","given":"Markus M.","non-dropping-particle":"","parse-names":false,"suffix":""},{"dropping-particle":"","family":"Moebus","given":"Susanne","non-dropping-particle":"","parse-names":false,"suffix":""},{"dropping-particle":"","family":"Jöckel","given":"Karl Heinz","non-dropping-particle":"","parse-names":false,"suffix":""},{"dropping-particle":"","family":"Klopp","given":"Norman","non-dropping-particle":"","parse-names":false,"suffix":""},{"dropping-particle":"","family":"Wichmann","given":"H. Erich","non-dropping-particle":"","parse-names":false,"suffix":""},{"dropping-particle":"","family":"Carrasquillo","given":"Minerva M.","non-dropping-particle":"","parse-names":false,"suffix":""},{"dropping-particle":"","family":"Pankratz","given":"V. Shane","non-dropping-particle":"","parse-names":false,"suffix":""},{"dropping-particle":"","family":"Younkin","given":"Steven G.","non-dropping-particle":"","parse-names":false,"suffix":""},{"dropping-particle":"","family":"O'Donovan","given":"Michael","non-dropping-particle":"","parse-names":false,"suffix":""},{"dropping-particle":"","family":"Owen","given":"Michael J.","non-dropping-particle":"","parse-names":false,"suffix":""},{"dropping-particle":"","family":"Williams","given":"Julie","non-dropping-particle":"","parse-names":false,"suffix":""}],"container-title":"Nature Genetics","id":"ITEM-6","issue":"10","issued":{"date-parts":[["2009","10","1"]]},"page":"1088-1093","publisher":"Nature Publishing Group","title":"Genome-wide association study identifies variants at CLU and PICALM associated with Alzheimer's disease","type":"article-journal","volume":"41"},"uris":["http://www.mendeley.com/documents/?uuid=047afda7-ba68-32eb-82ec-c962ef62d0e3"]},{"id":"ITEM-7","itemData":{"DOI":"10.1038/nature05016","ISSN":"14764687","PMID":"16862116","abstract":"Frontotemporal dementia (FTD) is the second most common cause of dementia in people under the age of 65 years. A large proportion of FTD patients (35-50%) have a family history of dementia, consistent with a strong genetic component to the disease. In 1998, mutations in the gene encoding the microtubule- associated protein tau (MAPT) were shown to cause familial FTD with parkinsonism linked to chromosome 17q21 (FTDP-17). The neuropathology of patients with defined MAPT mutations is characterized by cytoplasmic neurofibrillary inclusions composed of hyperphosphorylated tau. However, in multiple FTD families with significant evidence for linkage to the same region on chromosome 17q21 (D17S1787-D17S806), mutations in MAPT have not been found and the patients consistently lack tau-immunoreactive inclusion pathology. In contrast, these patients have ubiquitin (ub)-immunoreactive neuronal cytoplasmic inclusions and characteristic lentiform ub-immunoreactive neuronal intranuclear inclusions. Here we demonstrate that in these families, FTD is caused by mutations in progranulin (PGRN) that are likely to create null alleles. PGRN is located 1.7 Mb centromeric of MAPT on chromosome 17q21.31 and encodes a 68.5-kDa secreted growth factor involved in the regulation of multiple processes including development, wound repair and inflammation. PGRN has also been strongly linked to tumorigenesis. Moreover, PGRN expression is increased in activated microglia in many neurodegenerative diseases including Creutzfeldt-Jakob disease, motor neuron disease and Alzheimer's disease. Our results identify mutations in PGRN as a cause of neurodegenerative disease and indicate the importance of PGRN function for neuronal survival. © 2006 Nature Publishing Group.","author":[{"dropping-particle":"","family":"Baker","given":"Matt","non-dropping-particle":"","parse-names":false,"suffix":""},{"dropping-particle":"","family":"Mackenzie","given":"Ian R.","non-dropping-particle":"","parse-names":false,"suffix":""},{"dropping-particle":"","family":"Pickering-Brown","given":"Stuart M.","non-dropping-particle":"","parse-names":false,"suffix":""},{"dropping-particle":"","family":"Gass","given":"Jennifer","non-dropping-particle":"","parse-names":false,"suffix":""},{"dropping-particle":"","family":"Rademakers","given":"Rosa","non-dropping-particle":"","parse-names":false,"suffix":""},{"dropping-particle":"","family":"Lindholm","given":"Caroline","non-dropping-particle":"","parse-names":false,"suffix":""},{"dropping-particle":"","family":"Snowden","given":"Julie","non-dropping-particle":"","parse-names":false,"suffix":""},{"dropping-particle":"","family":"Adamson","given":"Jennifer","non-dropping-particle":"","parse-names":false,"suffix":""},{"dropping-particle":"","family":"Sadovnick","given":"A. Dessa","non-dropping-particle":"","parse-names":false,"suffix":""},{"dropping-particle":"","family":"Rollinson","given":"Sara","non-dropping-particle":"","parse-names":false,"suffix":""},{"dropping-particle":"","family":"Cannon","given":"Ashley","non-dropping-particle":"","parse-names":false,"suffix":""},{"dropping-particle":"","family":"Dwosh","given":"Emily","non-dropping-particle":"","parse-names":false,"suffix":""},{"dropping-particle":"","family":"Neary","given":"David","non-dropping-particle":"","parse-names":false,"suffix":""},{"dropping-particle":"","family":"Melquist","given":"Stacey","non-dropping-particle":"","parse-names":false,"suffix":""},{"dropping-particle":"","family":"Richardson","given":"Anna","non-dropping-particle":"","parse-names":false,"suffix":""},{"dropping-particle":"","family":"Dickson","given":"Dennis","non-dropping-particle":"","parse-names":false,"suffix":""},{"dropping-particle":"","family":"Berger","given":"Zdenek","non-dropping-particle":"","parse-names":false,"suffix":""},{"dropping-particle":"","family":"Eriksen","given":"Jason","non-dropping-particle":"","parse-names":false,"suffix":""},{"dropping-particle":"","family":"Robinson","given":"Todd","non-dropping-particle":"","parse-names":false,"suffix":""},{"dropping-particle":"","family":"Zehr","given":"Cynthia","non-dropping-particle":"","parse-names":false,"suffix":""},{"dropping-particle":"","family":"Dickey","given":"Chad A.","non-dropping-particle":"","parse-names":false,"suffix":""},{"dropping-particle":"","family":"Crook","given":"Richard","non-dropping-particle":"","parse-names":false,"suffix":""},{"dropping-particle":"","family":"McGowan","given":"Eileen","non-dropping-particle":"","parse-names":false,"suffix":""},{"dropping-particle":"","family":"Mann","given":"David","non-dropping-particle":"","parse-names":false,"suffix":""},{"dropping-particle":"","family":"Boeve","given":"Bradley","non-dropping-particle":"","parse-names":false,"suffix":""},{"dropping-particle":"","family":"Feldman","given":"Howard","non-dropping-particle":"","parse-names":false,"suffix":""},{"dropping-particle":"","family":"Hutton","given":"Mike","non-dropping-particle":"","parse-names":false,"suffix":""}],"container-title":"Nature","id":"ITEM-7","issue":"7105","issued":{"date-parts":[["2006","8","24"]]},"page":"916-919","publisher":"Nature Publishing Group","title":"Mutations in progranulin cause tau-negative frontotemporal dementia linked to chromosome 17","type":"article-journal","volume":"442"},"uris":["http://www.mendeley.com/documents/?uuid=36d0dbb0-d82a-3e85-bc9d-c074a7b1ac04"]},{"id":"ITEM-8","itemData":{"DOI":"10.1172/JCI124853","ISSN":"15588238","abstract":"Carrying the ε4 allele of the APOE gene encoding apolipoprotein E (APOE4) markedly increases the risk for late-onset Alzheimer’s disease (AD), in which APOE4 exacerbates the brain accumulation and subsequent deposition of amyloid-β (Aβ) peptides. While the LDL receptor–related protein 1 (LRP1) is a major apoE receptor in the brain, we found that its levels are associated with those of insoluble Aβ depending on APOE genotype status in postmortem AD brains. Thus, to determine the functional interaction of apoE4 and LRP1 in brain Aβ metabolism, we crossed neuronal LRP1-knockout mice with amyloid model APP/PS1 mice and APOE3–targeted replacement (APO3-TR) or APOE4-TR mice. Consistent with previous findings, mice expressing apoE4 had increased Aβ deposition and insoluble amounts of Aβ40 and Aβ42 in the hippocampus of APP/PS1 mice compared with those expressing apoE3. Intriguingly, such effects were reversed in the absence of neuronal LRP1. Neuronal LRP1 deficiency also increased detergent-soluble apoE4 levels, which may contribute to the inhibition of Aβ deposition. Together, our results suggest that apoE4 exacerbates Aβ pathology through a mechanism that depends on neuronal LRP1. A better understanding of apoE isoform–specific interaction with their metabolic receptor LRP1 on Aβ metabolism is crucial for defining APOE4-related risk for AD.","author":[{"dropping-particle":"","family":"Tachibana","given":"Masaya","non-dropping-particle":"","parse-names":false,"suffix":""},{"dropping-particle":"","family":"Holm","given":"Marie Louise","non-dropping-particle":"","parse-names":false,"suffix":""},{"dropping-particle":"","family":"Liu","given":"Chia Chen","non-dropping-particle":"","parse-names":false,"suffix":""},{"dropping-particle":"","family":"Shinohara","given":"Mitsuru","non-dropping-particle":"","parse-names":false,"suffix":""},{"dropping-particle":"","family":"Aikawa","given":"Tomonori","non-dropping-particle":"","parse-names":false,"suffix":""},{"dropping-particle":"","family":"Oue","given":"Hiroshi","non-dropping-particle":"","parse-names":false,"suffix":""},{"dropping-particle":"","family":"Yamazaki","given":"Yu","non-dropping-particle":"","parse-names":false,"suffix":""},{"dropping-particle":"","family":"Martens","given":"Yuka A.","non-dropping-particle":"","parse-names":false,"suffix":""},{"dropping-particle":"","family":"Murray","given":"Melissa E.","non-dropping-particle":"","parse-names":false,"suffix":""},{"dropping-particle":"","family":"Sullivan","given":"Patrick M.","non-dropping-particle":"","parse-names":false,"suffix":""},{"dropping-particle":"","family":"Weyer","given":"Kathrin","non-dropping-particle":"","parse-names":false,"suffix":""},{"dropping-particle":"","family":"Glerup","given":"Simon","non-dropping-particle":"","parse-names":false,"suffix":""},{"dropping-particle":"","family":"Dickson","given":"Dennis W.","non-dropping-particle":"","parse-names":false,"suffix":""},{"dropping-particle":"","family":"Bu","given":"Guojun","non-dropping-particle":"","parse-names":false,"suffix":""},{"dropping-particle":"","family":"Kanekiyo","given":"Takahisa","non-dropping-particle":"","parse-names":false,"suffix":""}],"container-title":"Journal of Clinical Investigation","id":"ITEM-8","issue":"3","issued":{"date-parts":[["2019","3","1"]]},"page":"1272-1277","publisher":"American Society for Clinical Investigation","title":"APOE4-mediated amyloid-β pathology depends on its neuronal receptor LRP1","type":"article-journal","volume":"129"},"uris":["http://www.mendeley.com/documents/?uuid=8bc77968-8557-3389-a38d-139b447064d9"]},{"id":"ITEM-9","itemData":{"DOI":"10.1186/s13024-018-0300-6","ISSN":"17501326","abstract":"Neuronal Ceroid Lipofuscinoses (NCLs), commonly known as Batten disease, constitute a group of the most prevalent neurodegenerative lysosomal storage disorders (LSDs). Mutations in at least 13 different genes (called CLNs) cause various forms of NCLs. Clinically, the NCLs manifest early impairment of vision, progressive decline in cognitive and motor functions, seizures and a shortened lifespan. At the cellular level, all NCLs show intracellular accumulation of autofluorescent material (called ceroid) and progressive neuron loss. Despite intense studies the normal physiological functions of each of the CLN genes remain poorly understood. Consequently, the development of mechanism-based therapeutic strategies remains challenging. Endolysosomal dysfunction contributes to pathogenesis of virtually all LSDs. Studies within the past decade have drastically changed the notion that the lysosomes are merely the terminal degradative organelles. The emerging new roles of the lysosome include its central role in nutrient-dependent signal transduction regulating metabolism and cellular proliferation or quiescence. In this review, we first provide a brief overview of the endolysosomal and autophagic pathways, lysosomal acidification and endosome-lysosome and autophagosome-lysosome fusions. We emphasize the importance of these processes as their dysregulation leads to pathogenesis of many LSDs including the NCLs. We also describe what is currently known about each of the 13 CLN genes and their products and how understanding the emerging new roles of the lysosome may clarify the underlying pathogenic mechanisms of the NCLs. Finally, we discuss the current and emerging therapeutic strategies for various NCLs.","author":[{"dropping-particle":"","family":"Mukherjee","given":"Anil B.","non-dropping-particle":"","parse-names":false,"suffix":""},{"dropping-particle":"","family":"Appu","given":"Abhilash P.","non-dropping-particle":"","parse-names":false,"suffix":""},{"dropping-particle":"","family":"Sadhukhan","given":"Tamal","non-dropping-particle":"","parse-names":false,"suffix":""},{"dropping-particle":"","family":"Casey","given":"Sydney","non-dropping-particle":"","parse-names":false,"suffix":""},{"dropping-particle":"","family":"Mondal","given":"Avisek","non-dropping-particle":"","parse-names":false,"suffix":""},{"dropping-particle":"","family":"Zhang","given":"Zhongjian","non-dropping-particle":"","parse-names":false,"suffix":""},{"dropping-particle":"","family":"Bagh","given":"Maria B.","non-dropping-particle":"","parse-names":false,"suffix":""}],"container-title":"Molecular Neurodegeneration","id":"ITEM-9","issue":"1","issued":{"date-parts":[["2019","1","16"]]},"publisher":"BioMed Central Ltd.","title":"Emerging new roles of the lysosome and neuronal ceroid lipofuscinoses","type":"article","volume":"14"},"uris":["http://www.mendeley.com/documents/?uuid=d9f02b19-c7f7-387e-ac14-cb25ead918e7"]},{"id":"ITEM-10","itemData":{"DOI":"10.1086/510782","ISSN":"00029297","abstract":"Hereditary spastic paraplegia (HSP) is a progressive upper-motor neurodegenerative disease. The eighth HSP locus, SPG8, is on chromosome 8p24.13. The three families previously linked to the SPG8 locus present with relatively severe, pure spastic paraplegia. We have identified three mutations in the KIAA0196 gene in six families that map to the SPG8 locus. One mutation, V626F, segregated in three large North American families with European ancestry and in one British family. An L619F mutation was found in a Brazilian family. The third mutation, N471D, was identified in a smaller family of European origin and lies in a spectrin domain. None of these mutations were identified in 500 control individuals. Both the L619 and V626 residues are strictly conserved across species and likely have a notable effect on the structure of the protein product strumpellin. Rescue studies with human mRNA injected in zebrafish treated with morpholino oligonucleotides to knock down the endogenous protein showed that mutations at these two residues impaired the normal function of the KIAA0196 gene. However, the function of the 1,159-aa strumpellin protein is relatively unknown. The identification and characterization of the KIAA0196 gene will enable further insight into the pathogenesis of HSP. © 2006 by The American Society of Human Genetics. All rights reserved.","author":[{"dropping-particle":"","family":"Valdmanis","given":"Paul N.","non-dropping-particle":"","parse-names":false,"suffix":""},{"dropping-particle":"","family":"Meijer","given":"Inge A.","non-dropping-particle":"","parse-names":false,"suffix":""},{"dropping-particle":"","family":"Reynolds","given":"Annie","non-dropping-particle":"","parse-names":false,"suffix":""},{"dropping-particle":"","family":"Lei","given":"Adrienne","non-dropping-particle":"","parse-names":false,"suffix":""},{"dropping-particle":"","family":"MacLeod","given":"Patrick","non-dropping-particle":"","parse-names":false,"suffix":""},{"dropping-particle":"","family":"Schlesinger","given":"David","non-dropping-particle":"","parse-names":false,"suffix":""},{"dropping-particle":"","family":"Zatz","given":"Mayana","non-dropping-particle":"","parse-names":false,"suffix":""},{"dropping-particle":"","family":"Reid","given":"Evan","non-dropping-particle":"","parse-names":false,"suffix":""},{"dropping-particle":"","family":"Dion","given":"Patrick A.","non-dropping-particle":"","parse-names":false,"suffix":""},{"dropping-particle":"","family":"Drapeau","given":"Pierre","non-dropping-particle":"","parse-names":false,"suffix":""},{"dropping-particle":"","family":"Rouleau","given":"Guy A.","non-dropping-particle":"","parse-names":false,"suffix":""}],"container-title":"American Journal of Human Genetics","id":"ITEM-10","issued":{"date-parts":[["2007"]]},"title":"Mutations in the KIAA0196 gene at the SPG8 locus cause hereditary spastic paraplegia","type":"article-journal"},"uris":["http://www.mendeley.com/documents/?uuid=6fc802b1-07d6-4d25-9fa2-b2141bfbc62e"]},{"id":"ITEM-11","itemData":{"DOI":"10.1016/j.neulet.2019.04.043","ISSN":"18727972","PMID":"31082451","abstract":"DNAJC13 (RME-8)is a core co-chaperone that facilitates membrane recycling and cargo sorting of endocytosed proteins. DNAJ/Hsp40 (heat shock protein 40)proteins are highly conserved throughout evolution and mediate the folding of nascent proteins, and the unfolding, refolding or degradation of misfolded proteins while assisting in associated-membrane translocation. DNAJC13 is one of five DNAJ ‘C’ class chaperone variants implicated in monogenic parkinsonism. Here we examine the effect of the DNAJC13 disease-linked mutation (p.Asn855Ser)on its interacting partners, focusing on sorting nexin 1 (SNX1)membrane dynamics in primary cortical neurons derived from a novel Dnajc13 p.Asn855Ser knock-in (DKI)mouse model. Dnajc13 p.Asn855Ser mutant and wild type protein expression were equivalent in mature heterozygous cultures (DIV21). While SNX1-positive puncta density, area, and WASH-retromer assembly were comparable between cultures derived from DKI and wild type littermates, the formation of SNX1-enriched tubules in DKI neuronal cultures was significantly increased. Thus, Dnajc13 p.Asn855Ser disrupts SNX1 membrane-tubulation and trafficking, analogous to results from RME-8 depletion studies. The data suggest the mutation confers a dominant-negative gain-of-function in RME-8. Implications for the pathogenesis of Parkinson's disease are discussed.","author":[{"dropping-particle":"","family":"Follett","given":"Jordan","non-dropping-particle":"","parse-names":false,"suffix":""},{"dropping-particle":"","family":"Fox","given":"Jesse D.","non-dropping-particle":"","parse-names":false,"suffix":""},{"dropping-particle":"","family":"Gustavsson","given":"Emil K.","non-dropping-particle":"","parse-names":false,"suffix":""},{"dropping-particle":"","family":"Kadgien","given":"Chelsie","non-dropping-particle":"","parse-names":false,"suffix":""},{"dropping-particle":"","family":"Munsie","given":"Lise N.","non-dropping-particle":"","parse-names":false,"suffix":""},{"dropping-particle":"","family":"Cao","given":"Li Ping","non-dropping-particle":"","parse-names":false,"suffix":""},{"dropping-particle":"","family":"Tatarnikov","given":"Igor","non-dropping-particle":"","parse-names":false,"suffix":""},{"dropping-particle":"","family":"Milnerwood","given":"Austen J.","non-dropping-particle":"","parse-names":false,"suffix":""},{"dropping-particle":"","family":"Farrer","given":"Matthew J.","non-dropping-particle":"","parse-names":false,"suffix":""}],"container-title":"Neuroscience Letters","id":"ITEM-11","issued":{"date-parts":[["2019","7","27"]]},"page":"114-122","publisher":"Elsevier Ireland Ltd","title":"DNAJC13 p.Asn855Ser, implicated in familial parkinsonism, alters membrane dynamics of sorting nexin 1","type":"article-journal","volume":"706"},"uris":["http://www.mendeley.com/documents/?uuid=ce1a7319-34ef-3acc-ae2e-024571313e6f"]}],"mendeley":{"formattedCitation":"&lt;sup&gt;22–32&lt;/sup&gt;","plainTextFormattedCitation":"22–32","previouslyFormattedCitation":"&lt;sup&gt;22–32&lt;/sup&gt;"},"properties":{"noteIndex":0},"schema":"https://github.com/citation-style-language/schema/raw/master/csl-citation.json"}</w:instrText>
      </w:r>
      <w:r w:rsidR="00093C83" w:rsidRPr="00B57634">
        <w:rPr>
          <w:rFonts w:asciiTheme="minorBidi" w:hAnsiTheme="minorBidi" w:cstheme="minorBidi"/>
        </w:rPr>
        <w:fldChar w:fldCharType="separate"/>
      </w:r>
      <w:r w:rsidR="001B3279" w:rsidRPr="001B3279">
        <w:rPr>
          <w:rFonts w:asciiTheme="minorBidi" w:hAnsiTheme="minorBidi" w:cstheme="minorBidi"/>
          <w:noProof/>
          <w:vertAlign w:val="superscript"/>
        </w:rPr>
        <w:t>22–32</w:t>
      </w:r>
      <w:r w:rsidR="00093C83" w:rsidRPr="00B57634">
        <w:rPr>
          <w:rFonts w:asciiTheme="minorBidi" w:hAnsiTheme="minorBidi" w:cstheme="minorBidi"/>
        </w:rPr>
        <w:fldChar w:fldCharType="end"/>
      </w:r>
      <w:r w:rsidR="00093C83" w:rsidRPr="00B57634">
        <w:rPr>
          <w:rFonts w:asciiTheme="minorBidi" w:hAnsiTheme="minorBidi" w:cstheme="minorBidi"/>
        </w:rPr>
        <w:t xml:space="preserve">. These links to predominantly neurodegenerative conditions have supported the </w:t>
      </w:r>
      <w:r w:rsidR="00093C83">
        <w:rPr>
          <w:rFonts w:asciiTheme="minorBidi" w:hAnsiTheme="minorBidi" w:cstheme="minorBidi"/>
        </w:rPr>
        <w:t>proposition</w:t>
      </w:r>
      <w:r w:rsidR="00093C83" w:rsidRPr="00B57634">
        <w:rPr>
          <w:rFonts w:asciiTheme="minorBidi" w:hAnsiTheme="minorBidi" w:cstheme="minorBidi"/>
        </w:rPr>
        <w:t xml:space="preserve"> that loss of endo</w:t>
      </w:r>
      <w:r w:rsidR="00093C83">
        <w:rPr>
          <w:rFonts w:asciiTheme="minorBidi" w:hAnsiTheme="minorBidi" w:cstheme="minorBidi"/>
        </w:rPr>
        <w:t>-</w:t>
      </w:r>
      <w:r w:rsidR="00093C83" w:rsidRPr="00B57634">
        <w:rPr>
          <w:rFonts w:asciiTheme="minorBidi" w:hAnsiTheme="minorBidi" w:cstheme="minorBidi"/>
        </w:rPr>
        <w:t xml:space="preserve">lysosomal integrity can have compounding effects over time and contribute to progressive disease pathology. Consistent with </w:t>
      </w:r>
      <w:r w:rsidR="00093C83">
        <w:rPr>
          <w:rFonts w:asciiTheme="minorBidi" w:hAnsiTheme="minorBidi" w:cstheme="minorBidi"/>
        </w:rPr>
        <w:t xml:space="preserve">the association between the endo-lysosomal system and disease, as well as </w:t>
      </w:r>
      <w:r w:rsidR="00093C83" w:rsidRPr="00B57634">
        <w:rPr>
          <w:rFonts w:asciiTheme="minorBidi" w:hAnsiTheme="minorBidi" w:cstheme="minorBidi"/>
        </w:rPr>
        <w:t xml:space="preserve">the potential role of WASH in </w:t>
      </w:r>
      <w:ins w:id="135" w:author="Jamie Courtland" w:date="2020-06-24T15:26:00Z">
        <w:r w:rsidR="00AC1FDD">
          <w:rPr>
            <w:rFonts w:asciiTheme="minorBidi" w:hAnsiTheme="minorBidi" w:cstheme="minorBidi"/>
          </w:rPr>
          <w:t>maintaining</w:t>
        </w:r>
        <w:r w:rsidR="00AC1FDD" w:rsidRPr="00B57634">
          <w:rPr>
            <w:rFonts w:asciiTheme="minorBidi" w:hAnsiTheme="minorBidi" w:cstheme="minorBidi"/>
          </w:rPr>
          <w:t xml:space="preserve"> </w:t>
        </w:r>
      </w:ins>
      <w:r w:rsidR="00093C83" w:rsidRPr="00B57634">
        <w:rPr>
          <w:rFonts w:asciiTheme="minorBidi" w:hAnsiTheme="minorBidi" w:cstheme="minorBidi"/>
        </w:rPr>
        <w:t>neuronal endo</w:t>
      </w:r>
      <w:r w:rsidR="00093C83">
        <w:rPr>
          <w:rFonts w:asciiTheme="minorBidi" w:hAnsiTheme="minorBidi" w:cstheme="minorBidi"/>
        </w:rPr>
        <w:t>-</w:t>
      </w:r>
      <w:r w:rsidR="00093C83" w:rsidRPr="00B57634">
        <w:rPr>
          <w:rFonts w:asciiTheme="minorBidi" w:hAnsiTheme="minorBidi" w:cstheme="minorBidi"/>
        </w:rPr>
        <w:t>lyso</w:t>
      </w:r>
      <w:r w:rsidR="00093C83">
        <w:rPr>
          <w:rFonts w:asciiTheme="minorBidi" w:hAnsiTheme="minorBidi" w:cstheme="minorBidi"/>
        </w:rPr>
        <w:t>so</w:t>
      </w:r>
      <w:r w:rsidR="00093C83" w:rsidRPr="00B57634">
        <w:rPr>
          <w:rFonts w:asciiTheme="minorBidi" w:hAnsiTheme="minorBidi" w:cstheme="minorBidi"/>
        </w:rPr>
        <w:t xml:space="preserve">mal </w:t>
      </w:r>
      <w:r w:rsidR="00093C83">
        <w:rPr>
          <w:rFonts w:asciiTheme="minorBidi" w:hAnsiTheme="minorBidi" w:cstheme="minorBidi"/>
        </w:rPr>
        <w:t>fidelit</w:t>
      </w:r>
      <w:r w:rsidR="00093C83" w:rsidRPr="00B57634">
        <w:rPr>
          <w:rFonts w:asciiTheme="minorBidi" w:hAnsiTheme="minorBidi" w:cstheme="minorBidi"/>
        </w:rPr>
        <w:t>y, dominant</w:t>
      </w:r>
      <w:r w:rsidR="00093C83">
        <w:rPr>
          <w:rFonts w:asciiTheme="minorBidi" w:hAnsiTheme="minorBidi"/>
        </w:rPr>
        <w:t xml:space="preserve"> missense mutations of </w:t>
      </w:r>
      <w:ins w:id="136" w:author="Jamie Courtland" w:date="2020-06-24T11:58:00Z">
        <w:r w:rsidR="00FE461A" w:rsidRPr="00741D27">
          <w:rPr>
            <w:rFonts w:asciiTheme="minorBidi" w:hAnsiTheme="minorBidi"/>
            <w:i/>
            <w:iCs/>
          </w:rPr>
          <w:t>W</w:t>
        </w:r>
        <w:r w:rsidR="00FE461A">
          <w:rPr>
            <w:rFonts w:asciiTheme="minorBidi" w:hAnsiTheme="minorBidi"/>
            <w:i/>
            <w:iCs/>
          </w:rPr>
          <w:t>ASHC</w:t>
        </w:r>
        <w:r w:rsidR="00FE461A" w:rsidRPr="00741D27">
          <w:rPr>
            <w:rFonts w:asciiTheme="minorBidi" w:hAnsiTheme="minorBidi"/>
            <w:i/>
            <w:iCs/>
          </w:rPr>
          <w:t>5</w:t>
        </w:r>
        <w:r w:rsidR="00FE461A" w:rsidRPr="00741D27">
          <w:rPr>
            <w:rFonts w:asciiTheme="minorBidi" w:hAnsiTheme="minorBidi"/>
          </w:rPr>
          <w:t xml:space="preserve"> </w:t>
        </w:r>
      </w:ins>
      <w:r w:rsidR="00093C83" w:rsidRPr="00741D27">
        <w:rPr>
          <w:rFonts w:asciiTheme="minorBidi" w:hAnsiTheme="minorBidi"/>
        </w:rPr>
        <w:t>(protein</w:t>
      </w:r>
      <w:r w:rsidR="00093C83">
        <w:rPr>
          <w:rFonts w:asciiTheme="minorBidi" w:hAnsiTheme="minorBidi"/>
        </w:rPr>
        <w:t>:</w:t>
      </w:r>
      <w:r w:rsidR="00093C83" w:rsidRPr="00741D27">
        <w:rPr>
          <w:rFonts w:asciiTheme="minorBidi" w:hAnsiTheme="minorBidi"/>
        </w:rPr>
        <w:t xml:space="preserve"> </w:t>
      </w:r>
      <w:proofErr w:type="spellStart"/>
      <w:r w:rsidR="00093C83" w:rsidRPr="00741D27">
        <w:rPr>
          <w:rFonts w:asciiTheme="minorBidi" w:hAnsiTheme="minorBidi"/>
        </w:rPr>
        <w:t>Strumpellin</w:t>
      </w:r>
      <w:proofErr w:type="spellEnd"/>
      <w:r w:rsidR="00093C83" w:rsidRPr="00741D27">
        <w:rPr>
          <w:rFonts w:asciiTheme="minorBidi" w:hAnsiTheme="minorBidi"/>
        </w:rPr>
        <w:t>)</w:t>
      </w:r>
      <w:r w:rsidR="00093C83">
        <w:rPr>
          <w:rFonts w:asciiTheme="minorBidi" w:hAnsiTheme="minorBidi"/>
        </w:rPr>
        <w:t xml:space="preserve"> are associated with hereditary </w:t>
      </w:r>
      <w:r w:rsidR="00093C83" w:rsidRPr="00741D27">
        <w:rPr>
          <w:rFonts w:asciiTheme="minorBidi" w:hAnsiTheme="minorBidi"/>
        </w:rPr>
        <w:t>spastic paraplegia</w:t>
      </w:r>
      <w:r w:rsidR="00093C83">
        <w:rPr>
          <w:rFonts w:asciiTheme="minorBidi" w:hAnsiTheme="minorBidi"/>
        </w:rPr>
        <w:t xml:space="preserve"> (SPG8)</w:t>
      </w:r>
      <w:r w:rsidR="00093C83">
        <w:rPr>
          <w:rFonts w:asciiTheme="minorBidi" w:hAnsiTheme="minorBidi"/>
        </w:rPr>
        <w:fldChar w:fldCharType="begin" w:fldLock="1"/>
      </w:r>
      <w:r w:rsidR="0086372A">
        <w:rPr>
          <w:rFonts w:asciiTheme="minorBidi" w:hAnsiTheme="minorBidi"/>
        </w:rPr>
        <w:instrText>ADDIN CSL_CITATION {"citationItems":[{"id":"ITEM-1","itemData":{"DOI":"10.1086/510782","ISSN":"00029297","abstract":"Hereditary spastic paraplegia (HSP) is a progressive upper-motor neurodegenerative disease. The eighth HSP locus, SPG8, is on chromosome 8p24.13. The three families previously linked to the SPG8 locus present with relatively severe, pure spastic paraplegia. We have identified three mutations in the KIAA0196 gene in six families that map to the SPG8 locus. One mutation, V626F, segregated in three large North American families with European ancestry and in one British family. An L619F mutation was found in a Brazilian family. The third mutation, N471D, was identified in a smaller family of European origin and lies in a spectrin domain. None of these mutations were identified in 500 control individuals. Both the L619 and V626 residues are strictly conserved across species and likely have a notable effect on the structure of the protein product strumpellin. Rescue studies with human mRNA injected in zebrafish treated with morpholino oligonucleotides to knock down the endogenous protein showed that mutations at these two residues impaired the normal function of the KIAA0196 gene. However, the function of the 1,159-aa strumpellin protein is relatively unknown. The identification and characterization of the KIAA0196 gene will enable further insight into the pathogenesis of HSP. © 2006 by The American Society of Human Genetics. All rights reserved.","author":[{"dropping-particle":"","family":"Valdmanis","given":"Paul N.","non-dropping-particle":"","parse-names":false,"suffix":""},{"dropping-particle":"","family":"Meijer","given":"Inge A.","non-dropping-particle":"","parse-names":false,"suffix":""},{"dropping-particle":"","family":"Reynolds","given":"Annie","non-dropping-particle":"","parse-names":false,"suffix":""},{"dropping-particle":"","family":"Lei","given":"Adrienne","non-dropping-particle":"","parse-names":false,"suffix":""},{"dropping-particle":"","family":"MacLeod","given":"Patrick","non-dropping-particle":"","parse-names":false,"suffix":""},{"dropping-particle":"","family":"Schlesinger","given":"David","non-dropping-particle":"","parse-names":false,"suffix":""},{"dropping-particle":"","family":"Zatz","given":"Mayana","non-dropping-particle":"","parse-names":false,"suffix":""},{"dropping-particle":"","family":"Reid","given":"Evan","non-dropping-particle":"","parse-names":false,"suffix":""},{"dropping-particle":"","family":"Dion","given":"Patrick A.","non-dropping-particle":"","parse-names":false,"suffix":""},{"dropping-particle":"","family":"Drapeau","given":"Pierre","non-dropping-particle":"","parse-names":false,"suffix":""},{"dropping-particle":"","family":"Rouleau","given":"Guy A.","non-dropping-particle":"","parse-names":false,"suffix":""}],"container-title":"American Journal of Human Genetics","id":"ITEM-1","issued":{"date-parts":[["2007"]]},"title":"Mutations in the KIAA0196 gene at the SPG8 locus cause hereditary spastic paraplegia","type":"article-journal"},"uris":["http://www.mendeley.com/documents/?uuid=6fc802b1-07d6-4d25-9fa2-b2141bfbc62e"]},{"id":"ITEM-2","itemData":{"DOI":"10.1007/s00415-013-6870-x","ISSN":"03405354","abstract":"SPG8 is a rare autosomal dominant hereditary spastic paraplegia (AD-HSP), with only six SPG8 families described so far. Our purpose was to screen for KIAA0196 (SPG8) mutations in AD-HSP patients and to investigate their phenotype. Extensive family investigation was performed after positive KIAA0196 mutation analysis, which was part of an on-going mutation screening effort in AD-HSP patients. A novel pathogenic KIAA0196 mutation p.(Gly696Ala) was identified in two AD-HSP patients, who subsequently were shown to belong to a single large Dutch pedigree with more than 10 affected family members. The phenotype consisted of a pure HSP with ages at onset between 20 and 60 years, distally reduced vibration sense in the legs in all, and urinary urgency in seven out of 10 patients. Frequent features were exercise- or emotion-induced increase of spasticity and gait problems and chronic nonspecific lower back and joint pains. We have identified a fourth pathogenic KIAA0196 mutation in a Dutch HSP-family, the seventh family worldwide, with a less severe clinical course than described before. © 2013 Springer-Verlag Berlin Heidelberg.","author":[{"dropping-particle":"","family":"Bot","given":"Susanne T.","non-dropping-particle":"De","parse-names":false,"suffix":""},{"dropping-particle":"","family":"Vermeer","given":"Sascha","non-dropping-particle":"","parse-names":false,"suffix":""},{"dropping-particle":"","family":"Buijsman","given":"Wendy","non-dropping-particle":"","parse-names":false,"suffix":""},{"dropping-particle":"","family":"Heister","given":"Angelien","non-dropping-particle":"","parse-names":false,"suffix":""},{"dropping-particle":"","family":"Voorendt","given":"Marsha","non-dropping-particle":"","parse-names":false,"suffix":""},{"dropping-particle":"","family":"Verrips","given":"Aad","non-dropping-particle":"","parse-names":false,"suffix":""},{"dropping-particle":"","family":"Scheffer","given":"Hans","non-dropping-particle":"","parse-names":false,"suffix":""},{"dropping-particle":"","family":"Kremer","given":"Hubertus P.H.","non-dropping-particle":"","parse-names":false,"suffix":""},{"dropping-particle":"","family":"Warrenburg","given":"Bart P.C.","non-dropping-particle":"Van De","parse-names":false,"suffix":""},{"dropping-particle":"","family":"Kamsteeg","given":"Erik Jan","non-dropping-particle":"","parse-names":false,"suffix":""}],"container-title":"Journal of Neurology","id":"ITEM-2","issue":"7","issued":{"date-parts":[["2013","7"]]},"page":"1765-1769","publisher":"J Neurol","title":"Pure adult-onset Spastic Paraplegia caused by a novel mutation in the KIAA0196 (SPG8) gene","type":"article-journal","volume":"260"},"uris":["http://www.mendeley.com/documents/?uuid=b542663e-284b-3e49-b3a1-eca305bb23ea"]}],"mendeley":{"formattedCitation":"&lt;sup&gt;32,33&lt;/sup&gt;","plainTextFormattedCitation":"32,33","previouslyFormattedCitation":"&lt;sup&gt;32,33&lt;/sup&gt;"},"properties":{"noteIndex":0},"schema":"https://github.com/citation-style-language/schema/raw/master/csl-citation.json"}</w:instrText>
      </w:r>
      <w:r w:rsidR="00093C83">
        <w:rPr>
          <w:rFonts w:asciiTheme="minorBidi" w:hAnsiTheme="minorBidi"/>
        </w:rPr>
        <w:fldChar w:fldCharType="separate"/>
      </w:r>
      <w:r w:rsidR="001B3279" w:rsidRPr="001B3279">
        <w:rPr>
          <w:rFonts w:asciiTheme="minorBidi" w:hAnsiTheme="minorBidi"/>
          <w:noProof/>
          <w:vertAlign w:val="superscript"/>
        </w:rPr>
        <w:t>32,33</w:t>
      </w:r>
      <w:r w:rsidR="00093C83">
        <w:rPr>
          <w:rFonts w:asciiTheme="minorBidi" w:hAnsiTheme="minorBidi"/>
        </w:rPr>
        <w:fldChar w:fldCharType="end"/>
      </w:r>
      <w:r w:rsidR="00995B3B">
        <w:rPr>
          <w:rFonts w:asciiTheme="minorBidi" w:hAnsiTheme="minorBidi"/>
        </w:rPr>
        <w:t xml:space="preserve">, and </w:t>
      </w:r>
      <w:r w:rsidR="00093C83">
        <w:rPr>
          <w:rFonts w:asciiTheme="minorBidi" w:hAnsiTheme="minorBidi"/>
        </w:rPr>
        <w:t xml:space="preserve">autosomal recessive point mutations in </w:t>
      </w:r>
      <w:ins w:id="137" w:author="Jamie Courtland" w:date="2020-06-23T15:03:00Z">
        <w:r w:rsidR="001B4D77" w:rsidRPr="00B57634">
          <w:rPr>
            <w:rFonts w:asciiTheme="minorBidi" w:hAnsiTheme="minorBidi"/>
            <w:i/>
            <w:iCs/>
          </w:rPr>
          <w:t>W</w:t>
        </w:r>
        <w:r w:rsidR="001B4D77">
          <w:rPr>
            <w:rFonts w:asciiTheme="minorBidi" w:hAnsiTheme="minorBidi"/>
            <w:i/>
            <w:iCs/>
          </w:rPr>
          <w:t xml:space="preserve">ASHC4 </w:t>
        </w:r>
      </w:ins>
      <w:r w:rsidR="00290526">
        <w:rPr>
          <w:rFonts w:asciiTheme="minorBidi" w:hAnsiTheme="minorBidi"/>
        </w:rPr>
        <w:t>(protein: SWIP)</w:t>
      </w:r>
      <w:r w:rsidR="00093C83">
        <w:rPr>
          <w:rFonts w:asciiTheme="minorBidi" w:hAnsiTheme="minorBidi"/>
        </w:rPr>
        <w:t xml:space="preserve"> and </w:t>
      </w:r>
      <w:ins w:id="138" w:author="Jamie Courtland" w:date="2020-06-23T15:03:00Z">
        <w:r w:rsidR="001B4D77">
          <w:rPr>
            <w:rFonts w:asciiTheme="minorBidi" w:hAnsiTheme="minorBidi"/>
            <w:i/>
            <w:iCs/>
          </w:rPr>
          <w:t xml:space="preserve">WASHC5 </w:t>
        </w:r>
      </w:ins>
      <w:r w:rsidR="00A924EA">
        <w:rPr>
          <w:rFonts w:asciiTheme="minorBidi" w:hAnsiTheme="minorBidi"/>
        </w:rPr>
        <w:t>are</w:t>
      </w:r>
      <w:r w:rsidR="00093C83">
        <w:rPr>
          <w:rFonts w:asciiTheme="minorBidi" w:hAnsiTheme="minorBidi"/>
        </w:rPr>
        <w:t xml:space="preserve"> associated with syndromic and non-syndromic intellectual disabilities</w:t>
      </w:r>
      <w:r w:rsidR="00995B3B" w:rsidRPr="00B57634">
        <w:rPr>
          <w:rFonts w:asciiTheme="minorBidi" w:hAnsiTheme="minorBidi"/>
        </w:rPr>
        <w:fldChar w:fldCharType="begin" w:fldLock="1"/>
      </w:r>
      <w:r w:rsidR="00610919">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swip","type":"article-journal"},"uris":["http://www.mendeley.com/documents/?uuid=6c862955-d6e9-454f-8eca-ed6688921c64"]},{"id":"ITEM-2","itemData":{"DOI":"10.1002/ajmg.a.61487","abstract":"In 2011, KIAA1033/WASHC4 was associated with autosomal recessive intellectual disability (ARID) in a large consanguineous family comprising seven affected individuals with moderate ID and short stature. Since then, no other cases of KIAA1033 variants have been reported. Here we describe three additional patients (from two unrelated families) with syndromic ID due to compound heterozygous KIAA1033 variants ascertained by exome sequencing (ES). Two sisters, aged 4 and 5.5 years, had a stop-gain and a missense variants, each inherited from one parent (p.(Gln442*) and p. (Asp1048Gly)). Both had learning disabilities, macrocephaly, dysmorphic features, skeletal anomalies, and subependymal heterotopic nodules. In addition, the younger sibling had a congenital absence of the right internal carotid and bilateral sensorineu-ral hearing loss. The third patient was aged 34 years and had two missense variants, one inherited from each parent (p.(Lys1079Arg) and p.(His503Arg)). This patient presented with mild ID, short stature, and microcephaly. KIAA1033 encodes a large protein (WASHC4), which is part of the WASH complex. The WASH complex is involved in the regulation of the fission of tubules that serve as transport intermediates during endosome sorting. Another member of the WASH complex, KIAA0196/WASHC5, has already been implicated in ARID with brain and cardiac malformations, under the designation of 3C or Ritscher-Schinzel syndrome (MIM#20210). ES has proved efficient for finding replications of genes with insufficient data in the literature to be defined as new OMIM genes. We conclude that KIAA1033 is responsible for a heterogeneous ARID phenotype, and additional description will be needed to refine the clinical phenotype. K E Y W O R D S exome sequencing, intellectual disability, KIAA1033/WASHC4","author":[{"dropping-particle":"","family":"Assoum","given":"Mirna","non-dropping-particle":"","parse-names":false,"suffix":""},{"dropping-particle":"","family":"Ange-Line Bruel","given":"|","non-dropping-particle":"","parse-names":false,"suffix":""},{"dropping-particle":"","family":"Crenshaw","given":"Melissa L","non-dropping-particle":"","parse-names":false,"suffix":""},{"dropping-particle":"","family":"Delanne","given":"| Julian","non-dropping-particle":"","parse-names":false,"suffix":""},{"dropping-particle":"","family":"Wentzensen","given":"Ingrid M","non-dropping-particle":"","parse-names":false,"suffix":""},{"dropping-particle":"","family":"Mcwalter","given":"Kirsty","non-dropping-particle":"","parse-names":false,"suffix":""},{"dropping-particle":"","family":"Dent","given":"Karin M","non-dropping-particle":"","parse-names":false,"suffix":""},{"dropping-particle":"","family":"Vitobello","given":"| Antonio","non-dropping-particle":"","parse-names":false,"suffix":""},{"dropping-particle":"","family":"Kuentz","given":"Paul","non-dropping-particle":"","parse-names":false,"suffix":""},{"dropping-particle":"","family":"Thevenon","given":"Julien","non-dropping-particle":"","parse-names":false,"suffix":""},{"dropping-particle":"","family":"Duffourd","given":"Yannis","non-dropping-particle":"","parse-names":false,"suffix":""},{"dropping-particle":"","family":"Thauvin-Robinet","given":"Christel","non-dropping-particle":"","parse-names":false,"suffix":""},{"dropping-particle":"","family":"Faivre","given":"| Laurence","non-dropping-particle":"","parse-names":false,"suffix":""}],"container-title":"Am J Med Genet","id":"ITEM-2","issued":{"date-parts":[["2020"]]},"page":"182","title":"Novel KIAA1033/WASHC4 mutations in three patients with syndromic intellectual disability and a review of the literature","type":"article-journal"},"uris":["http://www.mendeley.com/documents/?uuid=ede16bdf-01cb-3fb4-b5c1-a93700db3371"]},{"id":"ITEM-3","itemData":{"DOI":"10.1136/jmedgenet-2013-101715","ISSN":"00222593","abstract":"Background Ritscher-Schinzel syndrome (RSS) is a clinically heterogeneous disorder characterised by distinctive craniofacial features in addition to cerebellar and cardiac anomalies. It has been described in different populations and is presumed to follow autosomal recessive inheritance. In an effort to identify the underlying genetic cause of RSS, affected individuals from a First Nations (FN) community in northern Manitoba, Canada, were enrolled in this study. Methods Homozygosity mapping by SNP array and Sanger sequencing of the candidate genes in a 1Mb interval on chromosome 8q24.13 were performed on genomic DNA from eight FN RSS patients, eight of their parents and five unaffected individuals (control subjects) from this geographic isolate. Results All eight patients were homozygous for a novel splice site mutation in KIAA0196. RNA analysis revealed an approximate eightfold reduction in the relative amount of a KIAA0196 transcript lacking exon 27. A 60% reduction in the amount of strumpellin protein was observed on western blot. Conclusions We have identified a mutation in KIAA0196 as the cause of the form of RSS characterised in our cohort. The ubiquitous expression and highly conserved nature of strumpellin, the product of KIAA0196, is consistent with the complex and multisystem nature of this disorder.","author":[{"dropping-particle":"","family":"Elliott","given":"Alison M.","non-dropping-particle":"","parse-names":false,"suffix":""},{"dropping-particle":"","family":"Simard","given":"Louise R.","non-dropping-particle":"","parse-names":false,"suffix":""},{"dropping-particle":"","family":"Coghlan","given":"Gail","non-dropping-particle":"","parse-names":false,"suffix":""},{"dropping-particle":"","family":"Chudley","given":"Albert E.","non-dropping-particle":"","parse-names":false,"suffix":""},{"dropping-particle":"","family":"Chodirker","given":"Bernard N.","non-dropping-particle":"","parse-names":false,"suffix":""},{"dropping-particle":"","family":"Greenberg","given":"Cheryl R.","non-dropping-particle":"","parse-names":false,"suffix":""},{"dropping-particle":"","family":"Burch","given":"Tanya","non-dropping-particle":"","parse-names":false,"suffix":""},{"dropping-particle":"","family":"Ly","given":"Valentina","non-dropping-particle":"","parse-names":false,"suffix":""},{"dropping-particle":"","family":"Hatch","given":"Grant M.","non-dropping-particle":"","parse-names":false,"suffix":""},{"dropping-particle":"","family":"Zelinski","given":"Teresa","non-dropping-particle":"","parse-names":false,"suffix":""}],"container-title":"Journal of Medical Genetics","id":"ITEM-3","issue":"12","issued":{"date-parts":[["2013","12","1"]]},"page":"819-822","publisher":"BMJ Publishing Group Ltd","title":"A novel mutation in KIAA0196: Identification of a gene involved in Ritscher-Schinzel/3C syndrome in a First Nations cohort","type":"article-journal","volume":"50"},"uris":["http://www.mendeley.com/documents/?uuid=70cc8b8d-acbe-3586-a31b-3de1faa31491"]}],"mendeley":{"formattedCitation":"&lt;sup&gt;34–36&lt;/sup&gt;","plainTextFormattedCitation":"34–36","previouslyFormattedCitation":"&lt;sup&gt;34–36&lt;/sup&gt;"},"properties":{"noteIndex":0},"schema":"https://github.com/citation-style-language/schema/raw/master/csl-citation.json"}</w:instrText>
      </w:r>
      <w:r w:rsidR="00995B3B" w:rsidRPr="00B57634">
        <w:rPr>
          <w:rFonts w:asciiTheme="minorBidi" w:hAnsiTheme="minorBidi"/>
        </w:rPr>
        <w:fldChar w:fldCharType="separate"/>
      </w:r>
      <w:r w:rsidR="000F707D" w:rsidRPr="000F707D">
        <w:rPr>
          <w:rFonts w:asciiTheme="minorBidi" w:hAnsiTheme="minorBidi"/>
          <w:noProof/>
          <w:vertAlign w:val="superscript"/>
        </w:rPr>
        <w:t>34–36</w:t>
      </w:r>
      <w:r w:rsidR="00995B3B" w:rsidRPr="00B57634">
        <w:rPr>
          <w:rFonts w:asciiTheme="minorBidi" w:hAnsiTheme="minorBidi"/>
        </w:rPr>
        <w:fldChar w:fldCharType="end"/>
      </w:r>
      <w:r w:rsidR="00995B3B">
        <w:rPr>
          <w:rFonts w:asciiTheme="minorBidi" w:hAnsiTheme="minorBidi"/>
        </w:rPr>
        <w:t>.</w:t>
      </w:r>
      <w:r w:rsidR="00093C83">
        <w:rPr>
          <w:rFonts w:asciiTheme="minorBidi" w:hAnsiTheme="minorBidi"/>
        </w:rPr>
        <w:t xml:space="preserve"> </w:t>
      </w:r>
      <w:r w:rsidR="002A56D4">
        <w:rPr>
          <w:rFonts w:asciiTheme="minorBidi" w:hAnsiTheme="minorBidi"/>
        </w:rPr>
        <w:t xml:space="preserve">In particular, an autosomal recessive mutation in </w:t>
      </w:r>
      <w:ins w:id="139" w:author="Jamie Courtland" w:date="2020-06-23T15:03:00Z">
        <w:r w:rsidR="001B4D77">
          <w:rPr>
            <w:rFonts w:asciiTheme="minorBidi" w:hAnsiTheme="minorBidi"/>
            <w:i/>
            <w:iCs/>
          </w:rPr>
          <w:t xml:space="preserve">WASHC4 </w:t>
        </w:r>
      </w:ins>
      <w:r w:rsidR="002A56D4">
        <w:rPr>
          <w:rFonts w:asciiTheme="minorBidi" w:hAnsiTheme="minorBidi"/>
        </w:rPr>
        <w:t>(</w:t>
      </w:r>
      <w:ins w:id="140" w:author="Jamie Courtland" w:date="2020-06-24T15:27:00Z">
        <w:r w:rsidR="00AC1FDD" w:rsidRPr="007D7730">
          <w:rPr>
            <w:rFonts w:asciiTheme="minorBidi" w:hAnsiTheme="minorBidi"/>
          </w:rPr>
          <w:t>c.3056</w:t>
        </w:r>
        <w:r w:rsidR="00AC1FDD">
          <w:rPr>
            <w:rFonts w:asciiTheme="minorBidi" w:hAnsiTheme="minorBidi"/>
          </w:rPr>
          <w:t>C&gt;G; p.Pro1019Arg</w:t>
        </w:r>
      </w:ins>
      <w:r w:rsidR="002A56D4" w:rsidRPr="00DC5D5D">
        <w:rPr>
          <w:rFonts w:asciiTheme="minorBidi" w:hAnsiTheme="minorBidi"/>
        </w:rPr>
        <w:t>)</w:t>
      </w:r>
      <w:r w:rsidR="002A56D4">
        <w:rPr>
          <w:rFonts w:asciiTheme="minorBidi" w:hAnsiTheme="minorBidi"/>
        </w:rPr>
        <w:t xml:space="preserve"> </w:t>
      </w:r>
      <w:r w:rsidR="00290526">
        <w:rPr>
          <w:rFonts w:asciiTheme="minorBidi" w:hAnsiTheme="minorBidi"/>
        </w:rPr>
        <w:t>was identified in a</w:t>
      </w:r>
      <w:r w:rsidR="002A56D4">
        <w:rPr>
          <w:rFonts w:asciiTheme="minorBidi" w:hAnsiTheme="minorBidi"/>
        </w:rPr>
        <w:t xml:space="preserve"> cohort of children with </w:t>
      </w:r>
      <w:r w:rsidR="00866BFA">
        <w:rPr>
          <w:rFonts w:asciiTheme="minorBidi" w:hAnsiTheme="minorBidi"/>
        </w:rPr>
        <w:t xml:space="preserve">non-syndromic </w:t>
      </w:r>
      <w:r w:rsidR="002A56D4">
        <w:rPr>
          <w:rFonts w:asciiTheme="minorBidi" w:hAnsiTheme="minorBidi"/>
        </w:rPr>
        <w:t>intellectual disability</w:t>
      </w:r>
      <w:r w:rsidR="00806BC4">
        <w:rPr>
          <w:rFonts w:asciiTheme="minorBidi" w:hAnsiTheme="minorBidi"/>
        </w:rPr>
        <w:fldChar w:fldCharType="begin" w:fldLock="1"/>
      </w:r>
      <w:r w:rsidR="00610919">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34&lt;/sup&gt;","plainTextFormattedCitation":"34","previouslyFormattedCitation":"&lt;sup&gt;34&lt;/sup&gt;"},"properties":{"noteIndex":0},"schema":"https://github.com/citation-style-language/schema/raw/master/csl-citation.json"}</w:instrText>
      </w:r>
      <w:r w:rsidR="00806BC4">
        <w:rPr>
          <w:rFonts w:asciiTheme="minorBidi" w:hAnsiTheme="minorBidi"/>
        </w:rPr>
        <w:fldChar w:fldCharType="separate"/>
      </w:r>
      <w:r w:rsidR="000F707D" w:rsidRPr="000F707D">
        <w:rPr>
          <w:rFonts w:asciiTheme="minorBidi" w:hAnsiTheme="minorBidi"/>
          <w:noProof/>
          <w:vertAlign w:val="superscript"/>
        </w:rPr>
        <w:t>34</w:t>
      </w:r>
      <w:r w:rsidR="00806BC4">
        <w:rPr>
          <w:rFonts w:asciiTheme="minorBidi" w:hAnsiTheme="minorBidi"/>
        </w:rPr>
        <w:fldChar w:fldCharType="end"/>
      </w:r>
      <w:r>
        <w:rPr>
          <w:rFonts w:asciiTheme="minorBidi" w:hAnsiTheme="minorBidi"/>
        </w:rPr>
        <w:t>. C</w:t>
      </w:r>
      <w:r w:rsidR="00290526">
        <w:rPr>
          <w:rFonts w:asciiTheme="minorBidi" w:hAnsiTheme="minorBidi"/>
        </w:rPr>
        <w:t>ell lines derived from these patients exhibited</w:t>
      </w:r>
      <w:r w:rsidR="002A56D4">
        <w:rPr>
          <w:rFonts w:asciiTheme="minorBidi" w:hAnsiTheme="minorBidi"/>
        </w:rPr>
        <w:t xml:space="preserve"> decreased abundance of WASH </w:t>
      </w:r>
      <w:r w:rsidR="00290526">
        <w:rPr>
          <w:rFonts w:asciiTheme="minorBidi" w:hAnsiTheme="minorBidi"/>
        </w:rPr>
        <w:t>proteins</w:t>
      </w:r>
      <w:ins w:id="141" w:author="Jamie Courtland" w:date="2020-06-23T14:15:00Z">
        <w:r w:rsidR="00012598">
          <w:rPr>
            <w:rFonts w:asciiTheme="minorBidi" w:hAnsiTheme="minorBidi"/>
          </w:rPr>
          <w:t xml:space="preserve">, leading </w:t>
        </w:r>
      </w:ins>
      <w:ins w:id="142" w:author="Jamie Courtland" w:date="2020-06-23T14:13:00Z">
        <w:r w:rsidR="00012598">
          <w:rPr>
            <w:rFonts w:asciiTheme="minorBidi" w:hAnsiTheme="minorBidi"/>
          </w:rPr>
          <w:t xml:space="preserve">the authors </w:t>
        </w:r>
      </w:ins>
      <w:ins w:id="143" w:author="Jamie Courtland" w:date="2020-06-23T14:15:00Z">
        <w:r w:rsidR="00012598">
          <w:rPr>
            <w:rFonts w:asciiTheme="minorBidi" w:hAnsiTheme="minorBidi"/>
          </w:rPr>
          <w:t>to hypothesize t</w:t>
        </w:r>
      </w:ins>
      <w:ins w:id="144" w:author="Jamie Courtland" w:date="2020-06-23T14:13:00Z">
        <w:r w:rsidR="00012598">
          <w:rPr>
            <w:rFonts w:asciiTheme="minorBidi" w:hAnsiTheme="minorBidi"/>
          </w:rPr>
          <w:t>hat the observed cognitive de</w:t>
        </w:r>
      </w:ins>
      <w:ins w:id="145" w:author="Jamie Courtland" w:date="2020-06-23T14:15:00Z">
        <w:r w:rsidR="00012598">
          <w:rPr>
            <w:rFonts w:asciiTheme="minorBidi" w:hAnsiTheme="minorBidi"/>
          </w:rPr>
          <w:t>ficits</w:t>
        </w:r>
      </w:ins>
      <w:ins w:id="146" w:author="Jamie Courtland" w:date="2020-06-23T14:13:00Z">
        <w:r w:rsidR="00012598">
          <w:rPr>
            <w:rFonts w:asciiTheme="minorBidi" w:hAnsiTheme="minorBidi"/>
          </w:rPr>
          <w:t xml:space="preserve"> in </w:t>
        </w:r>
      </w:ins>
      <w:ins w:id="147" w:author="Jamie Courtland" w:date="2020-06-23T14:15:00Z">
        <w:r w:rsidR="00012598">
          <w:rPr>
            <w:rFonts w:asciiTheme="minorBidi" w:hAnsiTheme="minorBidi"/>
          </w:rPr>
          <w:lastRenderedPageBreak/>
          <w:t>SWIP</w:t>
        </w:r>
      </w:ins>
      <w:ins w:id="148" w:author="Jamie Courtland" w:date="2020-06-23T14:16:00Z">
        <w:r w:rsidR="00012598">
          <w:rPr>
            <w:rFonts w:asciiTheme="minorBidi" w:hAnsiTheme="minorBidi"/>
            <w:vertAlign w:val="superscript"/>
          </w:rPr>
          <w:t>P1019R</w:t>
        </w:r>
      </w:ins>
      <w:ins w:id="149" w:author="Jamie Courtland" w:date="2020-06-23T14:15:00Z">
        <w:r w:rsidR="00012598">
          <w:rPr>
            <w:rFonts w:asciiTheme="minorBidi" w:hAnsiTheme="minorBidi"/>
          </w:rPr>
          <w:t xml:space="preserve"> pat</w:t>
        </w:r>
      </w:ins>
      <w:ins w:id="150" w:author="Jamie Courtland" w:date="2020-06-23T14:16:00Z">
        <w:r w:rsidR="00012598">
          <w:rPr>
            <w:rFonts w:asciiTheme="minorBidi" w:hAnsiTheme="minorBidi"/>
          </w:rPr>
          <w:t>ients</w:t>
        </w:r>
      </w:ins>
      <w:ins w:id="151" w:author="Jamie Courtland" w:date="2020-06-23T14:14:00Z">
        <w:r w:rsidR="00012598">
          <w:rPr>
            <w:rFonts w:asciiTheme="minorBidi" w:hAnsiTheme="minorBidi"/>
          </w:rPr>
          <w:t xml:space="preserve"> </w:t>
        </w:r>
      </w:ins>
      <w:ins w:id="152" w:author="Jamie Courtland" w:date="2020-06-23T14:31:00Z">
        <w:r w:rsidR="002906DB">
          <w:rPr>
            <w:rFonts w:asciiTheme="minorBidi" w:hAnsiTheme="minorBidi"/>
          </w:rPr>
          <w:t>result</w:t>
        </w:r>
      </w:ins>
      <w:ins w:id="153" w:author="Jamie Courtland" w:date="2020-06-23T15:00:00Z">
        <w:r w:rsidR="001B4D77">
          <w:rPr>
            <w:rFonts w:asciiTheme="minorBidi" w:hAnsiTheme="minorBidi"/>
          </w:rPr>
          <w:t>ed</w:t>
        </w:r>
      </w:ins>
      <w:ins w:id="154" w:author="Jamie Courtland" w:date="2020-06-23T14:14:00Z">
        <w:r w:rsidR="00012598">
          <w:rPr>
            <w:rFonts w:asciiTheme="minorBidi" w:hAnsiTheme="minorBidi"/>
          </w:rPr>
          <w:t xml:space="preserve"> from disruption of </w:t>
        </w:r>
      </w:ins>
      <w:ins w:id="155" w:author="Jamie Courtland" w:date="2020-06-23T14:22:00Z">
        <w:r w:rsidR="00012598">
          <w:rPr>
            <w:rFonts w:asciiTheme="minorBidi" w:hAnsiTheme="minorBidi"/>
          </w:rPr>
          <w:t>neuronal</w:t>
        </w:r>
      </w:ins>
      <w:ins w:id="156" w:author="Jamie Courtland" w:date="2020-06-23T14:23:00Z">
        <w:r w:rsidR="00012598">
          <w:rPr>
            <w:rFonts w:asciiTheme="minorBidi" w:hAnsiTheme="minorBidi"/>
          </w:rPr>
          <w:t xml:space="preserve"> </w:t>
        </w:r>
      </w:ins>
      <w:ins w:id="157" w:author="Jamie Courtland" w:date="2020-06-23T14:14:00Z">
        <w:r w:rsidR="00012598">
          <w:rPr>
            <w:rFonts w:asciiTheme="minorBidi" w:hAnsiTheme="minorBidi"/>
          </w:rPr>
          <w:t>WASH signaling</w:t>
        </w:r>
      </w:ins>
      <w:del w:id="158" w:author="Jamie Courtland" w:date="2020-06-23T14:13:00Z">
        <w:r w:rsidR="002A56D4" w:rsidDel="00012598">
          <w:rPr>
            <w:rFonts w:asciiTheme="minorBidi" w:hAnsiTheme="minorBidi"/>
          </w:rPr>
          <w:delText xml:space="preserve">, </w:delText>
        </w:r>
      </w:del>
      <w:del w:id="159" w:author="Jamie Courtland" w:date="2020-06-23T14:16:00Z">
        <w:r w:rsidDel="00012598">
          <w:rPr>
            <w:rFonts w:asciiTheme="minorBidi" w:hAnsiTheme="minorBidi"/>
          </w:rPr>
          <w:delText>suggesting that</w:delText>
        </w:r>
        <w:r w:rsidR="002A56D4" w:rsidDel="00012598">
          <w:rPr>
            <w:rFonts w:asciiTheme="minorBidi" w:hAnsiTheme="minorBidi"/>
          </w:rPr>
          <w:delText xml:space="preserve"> loss of WASH function may contribute to </w:delText>
        </w:r>
        <w:r w:rsidDel="00012598">
          <w:rPr>
            <w:rFonts w:asciiTheme="minorBidi" w:hAnsiTheme="minorBidi"/>
          </w:rPr>
          <w:delText xml:space="preserve">neuronal </w:delText>
        </w:r>
        <w:r w:rsidR="002A56D4" w:rsidDel="00012598">
          <w:rPr>
            <w:rFonts w:asciiTheme="minorBidi" w:hAnsiTheme="minorBidi"/>
          </w:rPr>
          <w:delText>pathology</w:delText>
        </w:r>
      </w:del>
      <w:ins w:id="160" w:author="Jamie Courtland" w:date="2020-06-21T12:22:00Z">
        <w:r w:rsidR="00DC5D5D">
          <w:rPr>
            <w:rFonts w:asciiTheme="minorBidi" w:hAnsiTheme="minorBidi"/>
          </w:rPr>
          <w:fldChar w:fldCharType="begin" w:fldLock="1"/>
        </w:r>
      </w:ins>
      <w:r w:rsidR="00610919">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34&lt;/sup&gt;","plainTextFormattedCitation":"34","previouslyFormattedCitation":"&lt;sup&gt;34&lt;/sup&gt;"},"properties":{"noteIndex":0},"schema":"https://github.com/citation-style-language/schema/raw/master/csl-citation.json"}</w:instrText>
      </w:r>
      <w:r w:rsidR="00DC5D5D">
        <w:rPr>
          <w:rFonts w:asciiTheme="minorBidi" w:hAnsiTheme="minorBidi"/>
        </w:rPr>
        <w:fldChar w:fldCharType="separate"/>
      </w:r>
      <w:r w:rsidR="000F707D" w:rsidRPr="000F707D">
        <w:rPr>
          <w:rFonts w:asciiTheme="minorBidi" w:hAnsiTheme="minorBidi"/>
          <w:noProof/>
          <w:vertAlign w:val="superscript"/>
        </w:rPr>
        <w:t>34</w:t>
      </w:r>
      <w:ins w:id="161" w:author="Jamie Courtland" w:date="2020-06-21T12:22:00Z">
        <w:r w:rsidR="00DC5D5D">
          <w:rPr>
            <w:rFonts w:asciiTheme="minorBidi" w:hAnsiTheme="minorBidi"/>
          </w:rPr>
          <w:fldChar w:fldCharType="end"/>
        </w:r>
      </w:ins>
      <w:r w:rsidR="002A56D4">
        <w:rPr>
          <w:rFonts w:asciiTheme="minorBidi" w:hAnsiTheme="minorBidi"/>
        </w:rPr>
        <w:t xml:space="preserve">. </w:t>
      </w:r>
      <w:r w:rsidR="00995B3B" w:rsidRPr="002A56D4">
        <w:rPr>
          <w:rFonts w:asciiTheme="minorBidi" w:hAnsiTheme="minorBidi"/>
        </w:rPr>
        <w:t>H</w:t>
      </w:r>
      <w:r w:rsidR="00093C83" w:rsidRPr="002A56D4">
        <w:rPr>
          <w:rFonts w:asciiTheme="minorBidi" w:hAnsiTheme="minorBidi"/>
        </w:rPr>
        <w:t>owever</w:t>
      </w:r>
      <w:r w:rsidR="00995B3B">
        <w:rPr>
          <w:rFonts w:asciiTheme="minorBidi" w:hAnsiTheme="minorBidi"/>
        </w:rPr>
        <w:t>,</w:t>
      </w:r>
      <w:r w:rsidR="00093C83">
        <w:rPr>
          <w:rFonts w:asciiTheme="minorBidi" w:hAnsiTheme="minorBidi"/>
        </w:rPr>
        <w:t xml:space="preserve"> whether th</w:t>
      </w:r>
      <w:r w:rsidR="002A56D4">
        <w:rPr>
          <w:rFonts w:asciiTheme="minorBidi" w:hAnsiTheme="minorBidi"/>
        </w:rPr>
        <w:t>is</w:t>
      </w:r>
      <w:r w:rsidR="00290526">
        <w:rPr>
          <w:rFonts w:asciiTheme="minorBidi" w:hAnsiTheme="minorBidi"/>
        </w:rPr>
        <w:t xml:space="preserve"> </w:t>
      </w:r>
      <w:r w:rsidR="00093C83">
        <w:rPr>
          <w:rFonts w:asciiTheme="minorBidi" w:hAnsiTheme="minorBidi"/>
        </w:rPr>
        <w:t>mutation lead</w:t>
      </w:r>
      <w:ins w:id="162" w:author="Microsoft Office User" w:date="2020-06-22T11:06:00Z">
        <w:r w:rsidR="00370942">
          <w:rPr>
            <w:rFonts w:asciiTheme="minorBidi" w:hAnsiTheme="minorBidi"/>
          </w:rPr>
          <w:t>s</w:t>
        </w:r>
      </w:ins>
      <w:r w:rsidR="00093C83">
        <w:rPr>
          <w:rFonts w:asciiTheme="minorBidi" w:hAnsiTheme="minorBidi"/>
        </w:rPr>
        <w:t xml:space="preserve"> to perturbations in endo-lysosomal integrity or neurodegeneration over time is not known. </w:t>
      </w:r>
    </w:p>
    <w:p w14:paraId="06195CFF" w14:textId="30941792" w:rsidR="003E7A73" w:rsidRDefault="006F372D" w:rsidP="003F70D2">
      <w:pPr>
        <w:spacing w:line="480" w:lineRule="auto"/>
        <w:jc w:val="thaiDistribute"/>
        <w:rPr>
          <w:rFonts w:asciiTheme="minorBidi" w:hAnsiTheme="minorBidi"/>
        </w:rPr>
      </w:pPr>
      <w:r>
        <w:rPr>
          <w:rFonts w:asciiTheme="minorBidi" w:hAnsiTheme="minorBidi"/>
        </w:rPr>
        <w:tab/>
      </w:r>
      <w:ins w:id="163" w:author="Microsoft Office User" w:date="2020-06-22T21:20:00Z">
        <w:r w:rsidR="00FE3B93">
          <w:rPr>
            <w:rFonts w:asciiTheme="minorBidi" w:hAnsiTheme="minorBidi"/>
          </w:rPr>
          <w:t xml:space="preserve">Here we report the analysis of neuronal WASH and its </w:t>
        </w:r>
      </w:ins>
      <w:ins w:id="164" w:author="Microsoft Office User" w:date="2020-06-22T21:21:00Z">
        <w:r w:rsidR="00FE3B93">
          <w:rPr>
            <w:rFonts w:asciiTheme="minorBidi" w:hAnsiTheme="minorBidi"/>
          </w:rPr>
          <w:t>molecular</w:t>
        </w:r>
      </w:ins>
      <w:ins w:id="165" w:author="Microsoft Office User" w:date="2020-06-22T21:20:00Z">
        <w:r w:rsidR="00FE3B93">
          <w:rPr>
            <w:rFonts w:asciiTheme="minorBidi" w:hAnsiTheme="minorBidi"/>
          </w:rPr>
          <w:t xml:space="preserve"> </w:t>
        </w:r>
      </w:ins>
      <w:ins w:id="166" w:author="Microsoft Office User" w:date="2020-06-22T21:21:00Z">
        <w:r w:rsidR="00FE3B93">
          <w:rPr>
            <w:rFonts w:asciiTheme="minorBidi" w:hAnsiTheme="minorBidi"/>
          </w:rPr>
          <w:t>role in disease pathogenesis</w:t>
        </w:r>
      </w:ins>
      <w:r w:rsidR="00B84ADB">
        <w:rPr>
          <w:rFonts w:asciiTheme="minorBidi" w:hAnsiTheme="minorBidi"/>
        </w:rPr>
        <w:t xml:space="preserve">. </w:t>
      </w:r>
      <w:ins w:id="167" w:author="Microsoft Office User" w:date="2020-06-22T21:21:00Z">
        <w:r w:rsidR="00FE3B93">
          <w:rPr>
            <w:rFonts w:asciiTheme="minorBidi" w:hAnsiTheme="minorBidi"/>
          </w:rPr>
          <w:t>W</w:t>
        </w:r>
      </w:ins>
      <w:r w:rsidR="00B67FAE">
        <w:rPr>
          <w:rFonts w:asciiTheme="minorBidi" w:hAnsiTheme="minorBidi"/>
        </w:rPr>
        <w:t xml:space="preserve">e </w:t>
      </w:r>
      <w:r w:rsidR="00CC0245">
        <w:rPr>
          <w:rFonts w:asciiTheme="minorBidi" w:hAnsiTheme="minorBidi"/>
        </w:rPr>
        <w:t xml:space="preserve">use </w:t>
      </w:r>
      <w:r w:rsidR="00CC0245" w:rsidRPr="002B1B3B">
        <w:rPr>
          <w:rFonts w:asciiTheme="minorBidi" w:hAnsiTheme="minorBidi"/>
          <w:i/>
          <w:iCs/>
        </w:rPr>
        <w:t>in vivo</w:t>
      </w:r>
      <w:r w:rsidR="00CC0245">
        <w:rPr>
          <w:rFonts w:asciiTheme="minorBidi" w:hAnsiTheme="minorBidi"/>
        </w:rPr>
        <w:t xml:space="preserve"> </w:t>
      </w:r>
      <w:r w:rsidR="006F0D9E">
        <w:rPr>
          <w:rFonts w:asciiTheme="minorBidi" w:hAnsiTheme="minorBidi"/>
        </w:rPr>
        <w:t xml:space="preserve">proximity </w:t>
      </w:r>
      <w:r w:rsidR="00CC0245">
        <w:rPr>
          <w:rFonts w:asciiTheme="minorBidi" w:hAnsiTheme="minorBidi"/>
        </w:rPr>
        <w:t>proteomics (iBioID</w:t>
      </w:r>
      <w:r w:rsidR="00BA55B7">
        <w:rPr>
          <w:rFonts w:asciiTheme="minorBidi" w:hAnsiTheme="minorBidi"/>
        </w:rPr>
        <w:t>) to uncover the neuronal WASH proteome</w:t>
      </w:r>
      <w:r w:rsidR="00B67FAE">
        <w:rPr>
          <w:rFonts w:asciiTheme="minorBidi" w:hAnsiTheme="minorBidi"/>
        </w:rPr>
        <w:t xml:space="preserve">, </w:t>
      </w:r>
      <w:ins w:id="168" w:author="Microsoft Office User" w:date="2020-06-22T21:22:00Z">
        <w:r w:rsidR="00FE3B93">
          <w:rPr>
            <w:rFonts w:asciiTheme="minorBidi" w:hAnsiTheme="minorBidi"/>
          </w:rPr>
          <w:t xml:space="preserve">and demonstrate </w:t>
        </w:r>
      </w:ins>
      <w:ins w:id="169" w:author="Jamie Courtland" w:date="2020-06-23T13:52:00Z">
        <w:r w:rsidR="0098436B">
          <w:rPr>
            <w:rFonts w:asciiTheme="minorBidi" w:hAnsiTheme="minorBidi"/>
          </w:rPr>
          <w:t xml:space="preserve">that </w:t>
        </w:r>
      </w:ins>
      <w:ins w:id="170" w:author="Microsoft Office User" w:date="2020-06-22T21:22:00Z">
        <w:r w:rsidR="00FE3B93">
          <w:rPr>
            <w:rFonts w:asciiTheme="minorBidi" w:hAnsiTheme="minorBidi"/>
          </w:rPr>
          <w:t>it is highly enriched for components of</w:t>
        </w:r>
      </w:ins>
      <w:r w:rsidR="00BA55B7">
        <w:rPr>
          <w:rFonts w:asciiTheme="minorBidi" w:hAnsiTheme="minorBidi"/>
        </w:rPr>
        <w:t xml:space="preserve"> endosomal </w:t>
      </w:r>
      <w:ins w:id="171" w:author="Jamie Courtland" w:date="2020-06-23T09:47:00Z">
        <w:r w:rsidR="002B40F6">
          <w:rPr>
            <w:rFonts w:asciiTheme="minorBidi" w:hAnsiTheme="minorBidi"/>
          </w:rPr>
          <w:t>trafficking</w:t>
        </w:r>
      </w:ins>
      <w:r w:rsidR="00BA55B7">
        <w:rPr>
          <w:rFonts w:asciiTheme="minorBidi" w:hAnsiTheme="minorBidi"/>
        </w:rPr>
        <w:t xml:space="preserve"> in mouse brain. W</w:t>
      </w:r>
      <w:r w:rsidR="00561C31">
        <w:rPr>
          <w:rFonts w:asciiTheme="minorBidi" w:hAnsiTheme="minorBidi"/>
        </w:rPr>
        <w:t>e</w:t>
      </w:r>
      <w:r w:rsidR="00BA55B7">
        <w:rPr>
          <w:rFonts w:asciiTheme="minorBidi" w:hAnsiTheme="minorBidi"/>
        </w:rPr>
        <w:t xml:space="preserve"> then</w:t>
      </w:r>
      <w:r w:rsidR="00561C31">
        <w:rPr>
          <w:rFonts w:asciiTheme="minorBidi" w:hAnsiTheme="minorBidi"/>
        </w:rPr>
        <w:t xml:space="preserve"> generate a mouse model of </w:t>
      </w:r>
      <w:r w:rsidR="00FE5AA2">
        <w:rPr>
          <w:rFonts w:asciiTheme="minorBidi" w:hAnsiTheme="minorBidi"/>
        </w:rPr>
        <w:t xml:space="preserve">the </w:t>
      </w:r>
      <w:r w:rsidR="00561C31">
        <w:rPr>
          <w:rFonts w:asciiTheme="minorBidi" w:hAnsiTheme="minorBidi"/>
        </w:rPr>
        <w:t xml:space="preserve">human </w:t>
      </w:r>
      <w:ins w:id="172" w:author="Jamie Courtland" w:date="2020-06-23T13:52:00Z">
        <w:r w:rsidR="0098436B" w:rsidRPr="003E7A73">
          <w:rPr>
            <w:rFonts w:asciiTheme="minorBidi" w:hAnsiTheme="minorBidi"/>
            <w:i/>
            <w:iCs/>
          </w:rPr>
          <w:t>W</w:t>
        </w:r>
      </w:ins>
      <w:ins w:id="173" w:author="Jamie Courtland" w:date="2020-06-23T15:04:00Z">
        <w:r w:rsidR="00624D04">
          <w:rPr>
            <w:rFonts w:asciiTheme="minorBidi" w:hAnsiTheme="minorBidi"/>
            <w:i/>
            <w:iCs/>
          </w:rPr>
          <w:t>ASHC</w:t>
        </w:r>
      </w:ins>
      <w:ins w:id="174" w:author="Jamie Courtland" w:date="2020-06-23T13:52:00Z">
        <w:r w:rsidR="0098436B" w:rsidRPr="003E7A73">
          <w:rPr>
            <w:rFonts w:asciiTheme="minorBidi" w:hAnsiTheme="minorBidi"/>
            <w:i/>
            <w:iCs/>
          </w:rPr>
          <w:t>4</w:t>
        </w:r>
      </w:ins>
      <w:r w:rsidR="008826C4" w:rsidRPr="00B57634">
        <w:rPr>
          <w:rFonts w:asciiTheme="minorBidi" w:hAnsiTheme="minorBidi"/>
          <w:i/>
          <w:iCs/>
          <w:vertAlign w:val="superscript"/>
        </w:rPr>
        <w:t>c.3056c&gt;g</w:t>
      </w:r>
      <w:ins w:id="175" w:author="Jamie Courtland" w:date="2020-06-24T10:21:00Z">
        <w:r w:rsidR="00D34864">
          <w:rPr>
            <w:rFonts w:asciiTheme="minorBidi" w:hAnsiTheme="minorBidi"/>
          </w:rPr>
          <w:t xml:space="preserve"> mutation (</w:t>
        </w:r>
      </w:ins>
      <w:r w:rsidR="00FE5AA2" w:rsidRPr="00D15AB9">
        <w:rPr>
          <w:rFonts w:asciiTheme="minorBidi" w:hAnsiTheme="minorBidi"/>
          <w:iCs/>
        </w:rPr>
        <w:t>SWIP</w:t>
      </w:r>
      <w:r w:rsidR="00FE5AA2" w:rsidRPr="00D15AB9">
        <w:rPr>
          <w:rFonts w:asciiTheme="minorBidi" w:hAnsiTheme="minorBidi"/>
          <w:iCs/>
          <w:vertAlign w:val="superscript"/>
        </w:rPr>
        <w:t>P1019R</w:t>
      </w:r>
      <w:r w:rsidR="00FE5AA2" w:rsidRPr="00D15AB9">
        <w:rPr>
          <w:rFonts w:asciiTheme="minorBidi" w:hAnsiTheme="minorBidi"/>
          <w:iCs/>
        </w:rPr>
        <w:t>)</w:t>
      </w:r>
      <w:r w:rsidR="008826C4">
        <w:rPr>
          <w:rFonts w:asciiTheme="minorBidi" w:hAnsiTheme="minorBidi"/>
        </w:rPr>
        <w:fldChar w:fldCharType="begin" w:fldLock="1"/>
      </w:r>
      <w:r w:rsidR="00610919">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34&lt;/sup&gt;","plainTextFormattedCitation":"34","previouslyFormattedCitation":"&lt;sup&gt;34&lt;/sup&gt;"},"properties":{"noteIndex":0},"schema":"https://github.com/citation-style-language/schema/raw/master/csl-citation.json"}</w:instrText>
      </w:r>
      <w:r w:rsidR="008826C4">
        <w:rPr>
          <w:rFonts w:asciiTheme="minorBidi" w:hAnsiTheme="minorBidi"/>
        </w:rPr>
        <w:fldChar w:fldCharType="separate"/>
      </w:r>
      <w:r w:rsidR="000F707D" w:rsidRPr="000F707D">
        <w:rPr>
          <w:rFonts w:asciiTheme="minorBidi" w:hAnsiTheme="minorBidi"/>
          <w:noProof/>
          <w:vertAlign w:val="superscript"/>
        </w:rPr>
        <w:t>34</w:t>
      </w:r>
      <w:r w:rsidR="008826C4">
        <w:rPr>
          <w:rFonts w:asciiTheme="minorBidi" w:hAnsiTheme="minorBidi"/>
        </w:rPr>
        <w:fldChar w:fldCharType="end"/>
      </w:r>
      <w:r w:rsidR="00FE5AA2">
        <w:rPr>
          <w:rFonts w:asciiTheme="minorBidi" w:hAnsiTheme="minorBidi"/>
        </w:rPr>
        <w:t xml:space="preserve"> </w:t>
      </w:r>
      <w:r w:rsidR="003A1D39">
        <w:rPr>
          <w:rFonts w:asciiTheme="minorBidi" w:hAnsiTheme="minorBidi"/>
        </w:rPr>
        <w:t xml:space="preserve">to define whether this mutation alters neuronal trafficking pathways and test whether it leads to </w:t>
      </w:r>
      <w:ins w:id="176" w:author="Microsoft Office User" w:date="2020-06-22T21:23:00Z">
        <w:r w:rsidR="00FE3B93">
          <w:rPr>
            <w:rFonts w:asciiTheme="minorBidi" w:hAnsiTheme="minorBidi"/>
          </w:rPr>
          <w:t>phenotypes congruent with human patients</w:t>
        </w:r>
      </w:ins>
      <w:r w:rsidR="003A1D39">
        <w:rPr>
          <w:rFonts w:asciiTheme="minorBidi" w:hAnsiTheme="minorBidi"/>
        </w:rPr>
        <w:t>.</w:t>
      </w:r>
      <w:ins w:id="177" w:author="Jamie Courtland" w:date="2020-06-25T10:35:00Z">
        <w:r w:rsidR="009E2866">
          <w:rPr>
            <w:rFonts w:asciiTheme="minorBidi" w:hAnsiTheme="minorBidi"/>
          </w:rPr>
          <w:t xml:space="preserve"> </w:t>
        </w:r>
      </w:ins>
      <w:r w:rsidR="003A1D39">
        <w:rPr>
          <w:rFonts w:asciiTheme="minorBidi" w:hAnsiTheme="minorBidi"/>
        </w:rPr>
        <w:t>U</w:t>
      </w:r>
      <w:r w:rsidR="00706DC4">
        <w:rPr>
          <w:rFonts w:asciiTheme="minorBidi" w:hAnsiTheme="minorBidi"/>
        </w:rPr>
        <w:t>s</w:t>
      </w:r>
      <w:r w:rsidR="003A1D39">
        <w:rPr>
          <w:rFonts w:asciiTheme="minorBidi" w:hAnsiTheme="minorBidi"/>
        </w:rPr>
        <w:t>ing</w:t>
      </w:r>
      <w:r w:rsidR="00706DC4">
        <w:rPr>
          <w:rFonts w:asciiTheme="minorBidi" w:hAnsiTheme="minorBidi"/>
        </w:rPr>
        <w:t xml:space="preserve"> a</w:t>
      </w:r>
      <w:r w:rsidR="00B90D16">
        <w:rPr>
          <w:rFonts w:asciiTheme="minorBidi" w:hAnsiTheme="minorBidi"/>
        </w:rPr>
        <w:t>n</w:t>
      </w:r>
      <w:r w:rsidR="003A1D39">
        <w:rPr>
          <w:rFonts w:asciiTheme="minorBidi" w:hAnsiTheme="minorBidi"/>
        </w:rPr>
        <w:t xml:space="preserve"> adapted </w:t>
      </w:r>
      <w:ins w:id="178" w:author="Microsoft Office User" w:date="2020-06-22T21:27:00Z">
        <w:r w:rsidR="00FE3B93">
          <w:rPr>
            <w:rFonts w:asciiTheme="minorBidi" w:hAnsiTheme="minorBidi"/>
          </w:rPr>
          <w:t xml:space="preserve">quantitative </w:t>
        </w:r>
      </w:ins>
      <w:r w:rsidR="00706DC4">
        <w:rPr>
          <w:rFonts w:asciiTheme="minorBidi" w:hAnsiTheme="minorBidi"/>
        </w:rPr>
        <w:t>spatial</w:t>
      </w:r>
      <w:r w:rsidR="00DC29F1">
        <w:rPr>
          <w:rFonts w:asciiTheme="minorBidi" w:hAnsiTheme="minorBidi"/>
        </w:rPr>
        <w:t>-</w:t>
      </w:r>
      <w:r w:rsidR="00706DC4">
        <w:rPr>
          <w:rFonts w:asciiTheme="minorBidi" w:hAnsiTheme="minorBidi"/>
        </w:rPr>
        <w:t>proteomics approach</w:t>
      </w:r>
      <w:r w:rsidR="001F00F3">
        <w:rPr>
          <w:rFonts w:asciiTheme="minorBidi" w:hAnsiTheme="minorBidi"/>
        </w:rPr>
        <w:fldChar w:fldCharType="begin" w:fldLock="1"/>
      </w:r>
      <w:r w:rsidR="00610919">
        <w:rPr>
          <w:rFonts w:asciiTheme="minorBidi" w:hAnsiTheme="minorBidi"/>
        </w:rPr>
        <w:instrText>ADDIN CSL_CITATION {"citationItems":[{"id":"ITEM-1","itemData":{"DOI":"10.1038/s41467-018-08191-w","ISSN":"20411723","abstract":"The study of protein localisation has greatly benefited from high-throughput methods utilising cellular fractionation and proteomic profiling. Hyperplexed Localisation of Organelle Proteins by Isotope Tagging (hyperLOPIT) is a well-established method in this area. It achieves high-resolution separation of organelles and subcellular compartments but is relatively time- and resource-intensive. As a simpler alternative, we here develop Localisation of Organelle Proteins by Isotope Tagging after Differential ultraCentrifugation (LOPIT-DC) and compare this method to the density gradient-based hyperLOPIT approach. We confirm that high-resolution maps can be obtained using differential centrifugation down to the suborganellar and protein complex level. HyperLOPIT and LOPIT-DC yield highly similar results, facilitating the identification of isoform-specific localisations and high-confidence localisation assignment for proteins in suborganellar structures, protein complexes and signalling pathways. By combining both approaches, we present a comprehensive high-resolution dataset of human protein localisations and deliver a flexible set of protocols for subcellular proteomics.","author":[{"dropping-particle":"","family":"Geladaki","given":"Aikaterini","non-dropping-particle":"","parse-names":false,"suffix":""},{"dropping-particle":"","family":"Kočevar Britovšek","given":"Nina","non-dropping-particle":"","parse-names":false,"suffix":""},{"dropping-particle":"","family":"Breckels","given":"Lisa M.","non-dropping-particle":"","parse-names":false,"suffix":""},{"dropping-particle":"","family":"Smith","given":"Tom S.","non-dropping-particle":"","parse-names":false,"suffix":""},{"dropping-particle":"","family":"Vennard","given":"Owen L.","non-dropping-particle":"","parse-names":false,"suffix":""},{"dropping-particle":"","family":"Mulvey","given":"Claire M.","non-dropping-particle":"","parse-names":false,"suffix":""},{"dropping-particle":"","family":"Crook","given":"Oliver M.","non-dropping-particle":"","parse-names":false,"suffix":""},{"dropping-particle":"","family":"Gatto","given":"Laurent","non-dropping-particle":"","parse-names":false,"suffix":""},{"dropping-particle":"","family":"Lilley","given":"Kathryn S.","non-dropping-particle":"","parse-names":false,"suffix":""}],"container-title":"Nature Communications","id":"ITEM-1","issued":{"date-parts":[["2019"]]},"title":"Combining LOPIT with differential ultracentrifugation for high-resolution spatial proteomics","type":"article-journal"},"uris":["http://www.mendeley.com/documents/?uuid=a7fb5932-c9a1-47c9-bf4e-b784c2d5b918"]}],"mendeley":{"formattedCitation":"&lt;sup&gt;37&lt;/sup&gt;","plainTextFormattedCitation":"37","previouslyFormattedCitation":"&lt;sup&gt;37&lt;/sup&gt;"},"properties":{"noteIndex":0},"schema":"https://github.com/citation-style-language/schema/raw/master/csl-citation.json"}</w:instrText>
      </w:r>
      <w:r w:rsidR="001F00F3">
        <w:rPr>
          <w:rFonts w:asciiTheme="minorBidi" w:hAnsiTheme="minorBidi"/>
        </w:rPr>
        <w:fldChar w:fldCharType="separate"/>
      </w:r>
      <w:r w:rsidR="000F707D" w:rsidRPr="000F707D">
        <w:rPr>
          <w:rFonts w:asciiTheme="minorBidi" w:hAnsiTheme="minorBidi"/>
          <w:noProof/>
          <w:vertAlign w:val="superscript"/>
        </w:rPr>
        <w:t>37</w:t>
      </w:r>
      <w:r w:rsidR="001F00F3">
        <w:rPr>
          <w:rFonts w:asciiTheme="minorBidi" w:hAnsiTheme="minorBidi"/>
        </w:rPr>
        <w:fldChar w:fldCharType="end"/>
      </w:r>
      <w:r w:rsidR="00706DC4">
        <w:rPr>
          <w:rFonts w:asciiTheme="minorBidi" w:hAnsiTheme="minorBidi"/>
        </w:rPr>
        <w:t xml:space="preserve"> </w:t>
      </w:r>
      <w:r w:rsidR="00995B3B">
        <w:rPr>
          <w:rFonts w:asciiTheme="minorBidi" w:hAnsiTheme="minorBidi"/>
        </w:rPr>
        <w:t xml:space="preserve">and </w:t>
      </w:r>
      <w:ins w:id="179" w:author="Jamie Courtland" w:date="2020-06-23T13:53:00Z">
        <w:r w:rsidR="0098436B">
          <w:rPr>
            <w:rFonts w:asciiTheme="minorBidi" w:hAnsiTheme="minorBidi"/>
          </w:rPr>
          <w:t>protein covariation analysis</w:t>
        </w:r>
      </w:ins>
      <w:r w:rsidR="00995B3B">
        <w:rPr>
          <w:rFonts w:asciiTheme="minorBidi" w:hAnsiTheme="minorBidi"/>
        </w:rPr>
        <w:t xml:space="preserve">, </w:t>
      </w:r>
      <w:r w:rsidR="00F966EF">
        <w:rPr>
          <w:rFonts w:asciiTheme="minorBidi" w:hAnsiTheme="minorBidi"/>
        </w:rPr>
        <w:t xml:space="preserve">we find </w:t>
      </w:r>
      <w:ins w:id="180" w:author="Microsoft Office User" w:date="2020-06-22T21:29:00Z">
        <w:r w:rsidR="00FE3B93">
          <w:rPr>
            <w:rFonts w:asciiTheme="minorBidi" w:hAnsiTheme="minorBidi"/>
          </w:rPr>
          <w:t xml:space="preserve">strong evidence for </w:t>
        </w:r>
      </w:ins>
      <w:ins w:id="181" w:author="Microsoft Office User" w:date="2020-06-22T21:34:00Z">
        <w:r w:rsidR="00FE3B93">
          <w:rPr>
            <w:rFonts w:asciiTheme="minorBidi" w:hAnsiTheme="minorBidi"/>
          </w:rPr>
          <w:t>substantial</w:t>
        </w:r>
      </w:ins>
      <w:r w:rsidR="00F966EF">
        <w:rPr>
          <w:rFonts w:asciiTheme="minorBidi" w:hAnsiTheme="minorBidi"/>
        </w:rPr>
        <w:t xml:space="preserve"> </w:t>
      </w:r>
      <w:ins w:id="182" w:author="Jamie Courtland" w:date="2020-06-23T13:53:00Z">
        <w:r w:rsidR="0098436B">
          <w:rPr>
            <w:rFonts w:asciiTheme="minorBidi" w:hAnsiTheme="minorBidi"/>
          </w:rPr>
          <w:t>disr</w:t>
        </w:r>
      </w:ins>
      <w:ins w:id="183" w:author="Jamie Courtland" w:date="2020-06-23T13:54:00Z">
        <w:r w:rsidR="0098436B">
          <w:rPr>
            <w:rFonts w:asciiTheme="minorBidi" w:hAnsiTheme="minorBidi"/>
          </w:rPr>
          <w:t>uption of</w:t>
        </w:r>
      </w:ins>
      <w:ins w:id="184" w:author="Jamie Courtland" w:date="2020-06-23T13:53:00Z">
        <w:r w:rsidR="0098436B">
          <w:rPr>
            <w:rFonts w:asciiTheme="minorBidi" w:hAnsiTheme="minorBidi"/>
          </w:rPr>
          <w:t xml:space="preserve"> </w:t>
        </w:r>
      </w:ins>
      <w:r w:rsidR="003A1D39">
        <w:rPr>
          <w:rFonts w:asciiTheme="minorBidi" w:hAnsiTheme="minorBidi"/>
        </w:rPr>
        <w:t xml:space="preserve">neuronal </w:t>
      </w:r>
      <w:r w:rsidR="00991355">
        <w:rPr>
          <w:rFonts w:asciiTheme="minorBidi" w:hAnsiTheme="minorBidi"/>
        </w:rPr>
        <w:t>endo</w:t>
      </w:r>
      <w:r w:rsidR="00344FBD">
        <w:rPr>
          <w:rFonts w:asciiTheme="minorBidi" w:hAnsiTheme="minorBidi"/>
        </w:rPr>
        <w:t>-</w:t>
      </w:r>
      <w:r w:rsidR="00991355">
        <w:rPr>
          <w:rFonts w:asciiTheme="minorBidi" w:hAnsiTheme="minorBidi"/>
        </w:rPr>
        <w:t>lysosomal pathway</w:t>
      </w:r>
      <w:ins w:id="185" w:author="Jamie Courtland" w:date="2020-06-23T13:54:00Z">
        <w:r w:rsidR="0098436B">
          <w:rPr>
            <w:rFonts w:asciiTheme="minorBidi" w:hAnsiTheme="minorBidi"/>
          </w:rPr>
          <w:t>s</w:t>
        </w:r>
      </w:ins>
      <w:r w:rsidR="003A1D39">
        <w:rPr>
          <w:rFonts w:asciiTheme="minorBidi" w:hAnsiTheme="minorBidi"/>
        </w:rPr>
        <w:t xml:space="preserve"> </w:t>
      </w:r>
      <w:r w:rsidR="003A1D39" w:rsidRPr="00B57634">
        <w:rPr>
          <w:rFonts w:asciiTheme="minorBidi" w:hAnsiTheme="minorBidi"/>
          <w:i/>
        </w:rPr>
        <w:t>in vivo</w:t>
      </w:r>
      <w:r w:rsidR="00F966EF">
        <w:rPr>
          <w:rFonts w:asciiTheme="minorBidi" w:hAnsiTheme="minorBidi"/>
        </w:rPr>
        <w:t>. Cellular analys</w:t>
      </w:r>
      <w:r w:rsidR="00060890">
        <w:rPr>
          <w:rFonts w:asciiTheme="minorBidi" w:hAnsiTheme="minorBidi"/>
        </w:rPr>
        <w:t>e</w:t>
      </w:r>
      <w:r w:rsidR="00F966EF">
        <w:rPr>
          <w:rFonts w:asciiTheme="minorBidi" w:hAnsiTheme="minorBidi"/>
        </w:rPr>
        <w:t>s confirm</w:t>
      </w:r>
      <w:r w:rsidR="00060890">
        <w:rPr>
          <w:rFonts w:asciiTheme="minorBidi" w:hAnsiTheme="minorBidi"/>
        </w:rPr>
        <w:t xml:space="preserve"> </w:t>
      </w:r>
      <w:r w:rsidR="00F966EF">
        <w:rPr>
          <w:rFonts w:asciiTheme="minorBidi" w:hAnsiTheme="minorBidi"/>
        </w:rPr>
        <w:t xml:space="preserve">a </w:t>
      </w:r>
      <w:r w:rsidR="00F966EF" w:rsidRPr="00FE3B93">
        <w:rPr>
          <w:rFonts w:asciiTheme="minorBidi" w:hAnsiTheme="minorBidi"/>
        </w:rPr>
        <w:t>significant</w:t>
      </w:r>
      <w:r w:rsidR="00F966EF">
        <w:rPr>
          <w:rFonts w:asciiTheme="minorBidi" w:hAnsiTheme="minorBidi"/>
        </w:rPr>
        <w:t xml:space="preserve"> impact </w:t>
      </w:r>
      <w:r w:rsidR="00060890">
        <w:rPr>
          <w:rFonts w:asciiTheme="minorBidi" w:hAnsiTheme="minorBidi"/>
        </w:rPr>
        <w:t xml:space="preserve">on </w:t>
      </w:r>
      <w:r w:rsidR="00325A5F">
        <w:rPr>
          <w:rFonts w:asciiTheme="minorBidi" w:hAnsiTheme="minorBidi"/>
        </w:rPr>
        <w:t xml:space="preserve">neuronal </w:t>
      </w:r>
      <w:r w:rsidR="00F966EF">
        <w:rPr>
          <w:rFonts w:asciiTheme="minorBidi" w:hAnsiTheme="minorBidi"/>
        </w:rPr>
        <w:t>endo</w:t>
      </w:r>
      <w:r w:rsidR="00344FBD">
        <w:rPr>
          <w:rFonts w:asciiTheme="minorBidi" w:hAnsiTheme="minorBidi"/>
        </w:rPr>
        <w:t>-</w:t>
      </w:r>
      <w:r w:rsidR="00F966EF">
        <w:rPr>
          <w:rFonts w:asciiTheme="minorBidi" w:hAnsiTheme="minorBidi"/>
        </w:rPr>
        <w:t xml:space="preserve">lysosomal trafficking </w:t>
      </w:r>
      <w:r w:rsidR="00F966EF" w:rsidRPr="00B57634">
        <w:rPr>
          <w:rFonts w:asciiTheme="minorBidi" w:hAnsiTheme="minorBidi"/>
          <w:i/>
        </w:rPr>
        <w:t>in vitro</w:t>
      </w:r>
      <w:r w:rsidR="00F966EF">
        <w:rPr>
          <w:rFonts w:asciiTheme="minorBidi" w:hAnsiTheme="minorBidi"/>
        </w:rPr>
        <w:t xml:space="preserve"> and </w:t>
      </w:r>
      <w:r w:rsidR="00F966EF" w:rsidRPr="00B57634">
        <w:rPr>
          <w:rFonts w:asciiTheme="minorBidi" w:hAnsiTheme="minorBidi"/>
          <w:i/>
        </w:rPr>
        <w:t>in vivo</w:t>
      </w:r>
      <w:r w:rsidR="00F966EF">
        <w:rPr>
          <w:rFonts w:asciiTheme="minorBidi" w:hAnsiTheme="minorBidi"/>
        </w:rPr>
        <w:t>, with evidence of lipofus</w:t>
      </w:r>
      <w:r w:rsidR="00B90D16">
        <w:rPr>
          <w:rFonts w:asciiTheme="minorBidi" w:hAnsiTheme="minorBidi"/>
        </w:rPr>
        <w:t>c</w:t>
      </w:r>
      <w:r w:rsidR="00F966EF">
        <w:rPr>
          <w:rFonts w:asciiTheme="minorBidi" w:hAnsiTheme="minorBidi"/>
        </w:rPr>
        <w:t xml:space="preserve">in accumulation and progressive </w:t>
      </w:r>
      <w:ins w:id="186" w:author="Jamie Courtland" w:date="2020-06-25T16:27:00Z">
        <w:r w:rsidR="00E97FC1">
          <w:rPr>
            <w:rFonts w:asciiTheme="minorBidi" w:hAnsiTheme="minorBidi"/>
          </w:rPr>
          <w:t>apoptosis activation</w:t>
        </w:r>
      </w:ins>
      <w:ins w:id="187" w:author="Jamie Courtland" w:date="2020-06-25T16:26:00Z">
        <w:r w:rsidR="00E97FC1">
          <w:rPr>
            <w:rFonts w:asciiTheme="minorBidi" w:hAnsiTheme="minorBidi"/>
          </w:rPr>
          <w:t>, molecular phenotypes</w:t>
        </w:r>
      </w:ins>
      <w:r w:rsidR="00F966EF">
        <w:rPr>
          <w:rFonts w:asciiTheme="minorBidi" w:hAnsiTheme="minorBidi"/>
        </w:rPr>
        <w:t xml:space="preserve"> </w:t>
      </w:r>
      <w:ins w:id="188" w:author="Jamie Courtland" w:date="2020-06-25T16:26:00Z">
        <w:r w:rsidR="00E97FC1">
          <w:rPr>
            <w:rFonts w:asciiTheme="minorBidi" w:hAnsiTheme="minorBidi"/>
          </w:rPr>
          <w:t xml:space="preserve">that are </w:t>
        </w:r>
      </w:ins>
      <w:r w:rsidR="00325A5F">
        <w:rPr>
          <w:rFonts w:asciiTheme="minorBidi" w:hAnsiTheme="minorBidi"/>
        </w:rPr>
        <w:t>indicative</w:t>
      </w:r>
      <w:r w:rsidR="00F966EF">
        <w:rPr>
          <w:rFonts w:asciiTheme="minorBidi" w:hAnsiTheme="minorBidi"/>
        </w:rPr>
        <w:t xml:space="preserve"> of neurodegen</w:t>
      </w:r>
      <w:r w:rsidR="00325A5F">
        <w:rPr>
          <w:rFonts w:asciiTheme="minorBidi" w:hAnsiTheme="minorBidi"/>
        </w:rPr>
        <w:t>e</w:t>
      </w:r>
      <w:r w:rsidR="00F966EF">
        <w:rPr>
          <w:rFonts w:asciiTheme="minorBidi" w:hAnsiTheme="minorBidi"/>
        </w:rPr>
        <w:t>r</w:t>
      </w:r>
      <w:r w:rsidR="00325A5F">
        <w:rPr>
          <w:rFonts w:asciiTheme="minorBidi" w:hAnsiTheme="minorBidi"/>
        </w:rPr>
        <w:t>a</w:t>
      </w:r>
      <w:r w:rsidR="00F966EF">
        <w:rPr>
          <w:rFonts w:asciiTheme="minorBidi" w:hAnsiTheme="minorBidi"/>
        </w:rPr>
        <w:t>tive pathology</w:t>
      </w:r>
      <w:r w:rsidR="003E7A73">
        <w:rPr>
          <w:rFonts w:asciiTheme="minorBidi" w:hAnsiTheme="minorBidi"/>
        </w:rPr>
        <w:t xml:space="preserve">. </w:t>
      </w:r>
      <w:r w:rsidR="00F966EF">
        <w:rPr>
          <w:rFonts w:asciiTheme="minorBidi" w:hAnsiTheme="minorBidi"/>
        </w:rPr>
        <w:t>Behavioral analys</w:t>
      </w:r>
      <w:r w:rsidR="008826C4">
        <w:rPr>
          <w:rFonts w:asciiTheme="minorBidi" w:hAnsiTheme="minorBidi"/>
        </w:rPr>
        <w:t>e</w:t>
      </w:r>
      <w:r w:rsidR="00F966EF">
        <w:rPr>
          <w:rFonts w:asciiTheme="minorBidi" w:hAnsiTheme="minorBidi"/>
        </w:rPr>
        <w:t>s</w:t>
      </w:r>
      <w:r w:rsidR="003E7A73">
        <w:rPr>
          <w:rFonts w:asciiTheme="minorBidi" w:hAnsiTheme="minorBidi"/>
        </w:rPr>
        <w:t xml:space="preserve"> of </w:t>
      </w:r>
      <w:r w:rsidR="003A1D39" w:rsidRPr="00B57634">
        <w:rPr>
          <w:rFonts w:asciiTheme="minorBidi" w:hAnsiTheme="minorBidi"/>
          <w:iCs/>
        </w:rPr>
        <w:t>S</w:t>
      </w:r>
      <w:r w:rsidR="008958FA" w:rsidRPr="00B57634">
        <w:rPr>
          <w:rFonts w:asciiTheme="minorBidi" w:hAnsiTheme="minorBidi"/>
          <w:iCs/>
        </w:rPr>
        <w:t>WIP</w:t>
      </w:r>
      <w:r w:rsidR="003A1D39" w:rsidRPr="00B57634">
        <w:rPr>
          <w:rFonts w:asciiTheme="minorBidi" w:hAnsiTheme="minorBidi"/>
          <w:iCs/>
          <w:vertAlign w:val="superscript"/>
        </w:rPr>
        <w:t>P1019R</w:t>
      </w:r>
      <w:r w:rsidR="003E7A73">
        <w:rPr>
          <w:rFonts w:asciiTheme="minorBidi" w:hAnsiTheme="minorBidi"/>
        </w:rPr>
        <w:t xml:space="preserve"> </w:t>
      </w:r>
      <w:r w:rsidR="003A1D39">
        <w:rPr>
          <w:rFonts w:asciiTheme="minorBidi" w:hAnsiTheme="minorBidi"/>
        </w:rPr>
        <w:t xml:space="preserve">mice </w:t>
      </w:r>
      <w:r w:rsidR="003E7A73">
        <w:rPr>
          <w:rFonts w:asciiTheme="minorBidi" w:hAnsiTheme="minorBidi"/>
        </w:rPr>
        <w:t xml:space="preserve">at adolescence and adulthood </w:t>
      </w:r>
      <w:r w:rsidR="00F966EF">
        <w:rPr>
          <w:rFonts w:asciiTheme="minorBidi" w:hAnsiTheme="minorBidi"/>
        </w:rPr>
        <w:t>confirm a</w:t>
      </w:r>
      <w:r w:rsidR="003E7A73">
        <w:rPr>
          <w:rFonts w:asciiTheme="minorBidi" w:hAnsiTheme="minorBidi"/>
        </w:rPr>
        <w:t xml:space="preserve"> role of WASH in </w:t>
      </w:r>
      <w:r w:rsidR="00F966EF">
        <w:rPr>
          <w:rFonts w:asciiTheme="minorBidi" w:hAnsiTheme="minorBidi"/>
        </w:rPr>
        <w:t>cognitive processes</w:t>
      </w:r>
      <w:r w:rsidR="008826C4">
        <w:rPr>
          <w:rFonts w:asciiTheme="minorBidi" w:hAnsiTheme="minorBidi"/>
        </w:rPr>
        <w:t>,</w:t>
      </w:r>
      <w:r w:rsidR="00F966EF">
        <w:rPr>
          <w:rFonts w:asciiTheme="minorBidi" w:hAnsiTheme="minorBidi"/>
        </w:rPr>
        <w:t xml:space="preserve"> </w:t>
      </w:r>
      <w:ins w:id="189" w:author="Jamie Courtland" w:date="2020-06-25T16:28:00Z">
        <w:r w:rsidR="00E97FC1">
          <w:rPr>
            <w:rFonts w:asciiTheme="minorBidi" w:hAnsiTheme="minorBidi"/>
          </w:rPr>
          <w:t>and reveal</w:t>
        </w:r>
      </w:ins>
      <w:r w:rsidR="00F966EF">
        <w:rPr>
          <w:rFonts w:asciiTheme="minorBidi" w:hAnsiTheme="minorBidi"/>
        </w:rPr>
        <w:t xml:space="preserve"> profound</w:t>
      </w:r>
      <w:r w:rsidR="00060890">
        <w:rPr>
          <w:rFonts w:asciiTheme="minorBidi" w:hAnsiTheme="minorBidi"/>
        </w:rPr>
        <w:t xml:space="preserve">, </w:t>
      </w:r>
      <w:r w:rsidR="003E7A73">
        <w:rPr>
          <w:rFonts w:asciiTheme="minorBidi" w:hAnsiTheme="minorBidi"/>
        </w:rPr>
        <w:t>progressive motor dysfunction</w:t>
      </w:r>
      <w:r w:rsidR="00F966EF">
        <w:rPr>
          <w:rFonts w:asciiTheme="minorBidi" w:hAnsiTheme="minorBidi"/>
        </w:rPr>
        <w:t>.</w:t>
      </w:r>
      <w:r w:rsidR="003E7A73">
        <w:rPr>
          <w:rFonts w:asciiTheme="minorBidi" w:hAnsiTheme="minorBidi"/>
        </w:rPr>
        <w:t xml:space="preserve"> </w:t>
      </w:r>
      <w:ins w:id="190" w:author="Microsoft Office User" w:date="2020-06-22T21:34:00Z">
        <w:r w:rsidR="006B6EE5">
          <w:rPr>
            <w:rFonts w:asciiTheme="minorBidi" w:hAnsiTheme="minorBidi"/>
          </w:rPr>
          <w:t>Re</w:t>
        </w:r>
      </w:ins>
      <w:ins w:id="191" w:author="Microsoft Office User" w:date="2020-06-23T08:48:00Z">
        <w:r w:rsidR="006B6EE5">
          <w:rPr>
            <w:rFonts w:asciiTheme="minorBidi" w:hAnsiTheme="minorBidi"/>
          </w:rPr>
          <w:t xml:space="preserve">trospective </w:t>
        </w:r>
      </w:ins>
      <w:ins w:id="192" w:author="Microsoft Office User" w:date="2020-06-22T21:34:00Z">
        <w:r w:rsidR="00FE3B93">
          <w:rPr>
            <w:rFonts w:asciiTheme="minorBidi" w:hAnsiTheme="minorBidi"/>
          </w:rPr>
          <w:t xml:space="preserve">examination of </w:t>
        </w:r>
      </w:ins>
      <w:ins w:id="193" w:author="Microsoft Office User" w:date="2020-06-22T21:35:00Z">
        <w:r w:rsidR="00FE3B93" w:rsidRPr="00D15AB9">
          <w:rPr>
            <w:rFonts w:asciiTheme="minorBidi" w:hAnsiTheme="minorBidi"/>
            <w:iCs/>
          </w:rPr>
          <w:t>SWIP</w:t>
        </w:r>
        <w:r w:rsidR="00FE3B93" w:rsidRPr="00D15AB9">
          <w:rPr>
            <w:rFonts w:asciiTheme="minorBidi" w:hAnsiTheme="minorBidi"/>
            <w:iCs/>
            <w:vertAlign w:val="superscript"/>
          </w:rPr>
          <w:t>P1019R</w:t>
        </w:r>
        <w:r w:rsidR="00FE3B93">
          <w:rPr>
            <w:rFonts w:asciiTheme="minorBidi" w:hAnsiTheme="minorBidi"/>
          </w:rPr>
          <w:t xml:space="preserve"> </w:t>
        </w:r>
        <w:r w:rsidR="006B6EE5">
          <w:rPr>
            <w:rFonts w:asciiTheme="minorBidi" w:hAnsiTheme="minorBidi"/>
          </w:rPr>
          <w:t>patient</w:t>
        </w:r>
      </w:ins>
      <w:ins w:id="194" w:author="Jamie Courtland" w:date="2020-06-23T21:48:00Z">
        <w:r w:rsidR="00B0742D">
          <w:rPr>
            <w:rFonts w:asciiTheme="minorBidi" w:hAnsiTheme="minorBidi"/>
          </w:rPr>
          <w:t xml:space="preserve"> data</w:t>
        </w:r>
      </w:ins>
      <w:ins w:id="195" w:author="Jamie Courtland" w:date="2020-06-23T14:20:00Z">
        <w:r w:rsidR="00012598">
          <w:rPr>
            <w:rFonts w:asciiTheme="minorBidi" w:hAnsiTheme="minorBidi"/>
          </w:rPr>
          <w:t xml:space="preserve"> </w:t>
        </w:r>
      </w:ins>
      <w:ins w:id="196" w:author="Microsoft Office User" w:date="2020-06-22T21:35:00Z">
        <w:r w:rsidR="00FE3B93">
          <w:rPr>
            <w:rFonts w:asciiTheme="minorBidi" w:hAnsiTheme="minorBidi"/>
          </w:rPr>
          <w:t xml:space="preserve">confirms motor </w:t>
        </w:r>
      </w:ins>
      <w:ins w:id="197" w:author="Microsoft Office User" w:date="2020-06-22T21:36:00Z">
        <w:r w:rsidR="00FE3B93">
          <w:rPr>
            <w:rFonts w:asciiTheme="minorBidi" w:hAnsiTheme="minorBidi"/>
          </w:rPr>
          <w:t>dys</w:t>
        </w:r>
      </w:ins>
      <w:ins w:id="198" w:author="Microsoft Office User" w:date="2020-06-22T21:35:00Z">
        <w:r w:rsidR="00FE3B93">
          <w:rPr>
            <w:rFonts w:asciiTheme="minorBidi" w:hAnsiTheme="minorBidi"/>
          </w:rPr>
          <w:t xml:space="preserve">function coincident with cognitive </w:t>
        </w:r>
      </w:ins>
      <w:ins w:id="199" w:author="Microsoft Office User" w:date="2020-06-22T21:36:00Z">
        <w:r w:rsidR="00FE3B93">
          <w:rPr>
            <w:rFonts w:asciiTheme="minorBidi" w:hAnsiTheme="minorBidi"/>
          </w:rPr>
          <w:t>impairments</w:t>
        </w:r>
      </w:ins>
      <w:ins w:id="200" w:author="Jamie Courtland" w:date="2020-06-25T16:26:00Z">
        <w:r w:rsidR="00E97FC1">
          <w:rPr>
            <w:rFonts w:asciiTheme="minorBidi" w:hAnsiTheme="minorBidi"/>
          </w:rPr>
          <w:t xml:space="preserve"> in humans</w:t>
        </w:r>
      </w:ins>
      <w:ins w:id="201" w:author="Microsoft Office User" w:date="2020-06-22T21:36:00Z">
        <w:r w:rsidR="00FE3B93">
          <w:rPr>
            <w:rFonts w:asciiTheme="minorBidi" w:hAnsiTheme="minorBidi"/>
          </w:rPr>
          <w:t xml:space="preserve">. </w:t>
        </w:r>
      </w:ins>
      <w:r w:rsidR="00F966EF">
        <w:rPr>
          <w:rFonts w:asciiTheme="minorBidi" w:hAnsiTheme="minorBidi"/>
        </w:rPr>
        <w:t xml:space="preserve">Our results </w:t>
      </w:r>
      <w:ins w:id="202" w:author="Jamie Courtland" w:date="2020-06-25T16:31:00Z">
        <w:r w:rsidR="00E97FC1">
          <w:rPr>
            <w:rFonts w:asciiTheme="minorBidi" w:hAnsiTheme="minorBidi"/>
          </w:rPr>
          <w:t>establish</w:t>
        </w:r>
      </w:ins>
      <w:ins w:id="203" w:author="Jamie Courtland" w:date="2020-06-25T16:30:00Z">
        <w:r w:rsidR="00E97FC1">
          <w:rPr>
            <w:rFonts w:asciiTheme="minorBidi" w:hAnsiTheme="minorBidi"/>
          </w:rPr>
          <w:t xml:space="preserve"> </w:t>
        </w:r>
      </w:ins>
      <w:r w:rsidR="008826C4">
        <w:rPr>
          <w:rFonts w:asciiTheme="minorBidi" w:hAnsiTheme="minorBidi"/>
        </w:rPr>
        <w:t xml:space="preserve">a </w:t>
      </w:r>
      <w:r w:rsidR="00F966EF">
        <w:rPr>
          <w:rFonts w:asciiTheme="minorBidi" w:hAnsiTheme="minorBidi"/>
        </w:rPr>
        <w:t xml:space="preserve">central role of </w:t>
      </w:r>
      <w:r w:rsidR="003A1D39">
        <w:rPr>
          <w:rFonts w:asciiTheme="minorBidi" w:hAnsiTheme="minorBidi"/>
        </w:rPr>
        <w:t xml:space="preserve">the </w:t>
      </w:r>
      <w:r w:rsidR="00F966EF">
        <w:rPr>
          <w:rFonts w:asciiTheme="minorBidi" w:hAnsiTheme="minorBidi"/>
        </w:rPr>
        <w:t xml:space="preserve">WASH </w:t>
      </w:r>
      <w:r w:rsidR="003A1D39">
        <w:rPr>
          <w:rFonts w:asciiTheme="minorBidi" w:hAnsiTheme="minorBidi"/>
        </w:rPr>
        <w:t xml:space="preserve">complex </w:t>
      </w:r>
      <w:r w:rsidR="00F966EF">
        <w:rPr>
          <w:rFonts w:asciiTheme="minorBidi" w:hAnsiTheme="minorBidi"/>
        </w:rPr>
        <w:t>in neuronal endo</w:t>
      </w:r>
      <w:r w:rsidR="00344FBD">
        <w:rPr>
          <w:rFonts w:asciiTheme="minorBidi" w:hAnsiTheme="minorBidi"/>
        </w:rPr>
        <w:t>-</w:t>
      </w:r>
      <w:r w:rsidR="00F966EF">
        <w:rPr>
          <w:rFonts w:asciiTheme="minorBidi" w:hAnsiTheme="minorBidi"/>
        </w:rPr>
        <w:t>lysosomal pathways</w:t>
      </w:r>
      <w:ins w:id="204" w:author="Jamie Courtland" w:date="2020-06-24T15:28:00Z">
        <w:r w:rsidR="00AC1FDD">
          <w:rPr>
            <w:rFonts w:asciiTheme="minorBidi" w:hAnsiTheme="minorBidi"/>
          </w:rPr>
          <w:t xml:space="preserve"> by </w:t>
        </w:r>
      </w:ins>
      <w:ins w:id="205" w:author="Microsoft Office User" w:date="2020-06-23T09:16:00Z">
        <w:r w:rsidR="00D71806">
          <w:rPr>
            <w:rFonts w:asciiTheme="minorBidi" w:hAnsiTheme="minorBidi"/>
          </w:rPr>
          <w:t>demonstrat</w:t>
        </w:r>
      </w:ins>
      <w:ins w:id="206" w:author="Jamie Courtland" w:date="2020-06-24T15:28:00Z">
        <w:r w:rsidR="00AC1FDD">
          <w:rPr>
            <w:rFonts w:asciiTheme="minorBidi" w:hAnsiTheme="minorBidi"/>
          </w:rPr>
          <w:t xml:space="preserve">ing that its loss causes perturbations in neuronal </w:t>
        </w:r>
      </w:ins>
      <w:ins w:id="207" w:author="Jamie Courtland" w:date="2020-06-23T13:55:00Z">
        <w:r w:rsidR="0098436B">
          <w:rPr>
            <w:rFonts w:asciiTheme="minorBidi" w:hAnsiTheme="minorBidi"/>
          </w:rPr>
          <w:t>endo-</w:t>
        </w:r>
      </w:ins>
      <w:r w:rsidR="003E7A73">
        <w:rPr>
          <w:rFonts w:asciiTheme="minorBidi" w:hAnsiTheme="minorBidi"/>
        </w:rPr>
        <w:t>lysosomal</w:t>
      </w:r>
      <w:r w:rsidR="00E67AAA">
        <w:rPr>
          <w:rFonts w:asciiTheme="minorBidi" w:hAnsiTheme="minorBidi"/>
        </w:rPr>
        <w:t xml:space="preserve"> </w:t>
      </w:r>
      <w:ins w:id="208" w:author="Jamie Courtland" w:date="2020-06-24T15:28:00Z">
        <w:r w:rsidR="00AC1FDD">
          <w:rPr>
            <w:rFonts w:asciiTheme="minorBidi" w:hAnsiTheme="minorBidi"/>
          </w:rPr>
          <w:t>trafficking</w:t>
        </w:r>
      </w:ins>
      <w:ins w:id="209" w:author="Jamie Courtland" w:date="2020-06-24T15:32:00Z">
        <w:r w:rsidR="00AC1FDD">
          <w:rPr>
            <w:rFonts w:asciiTheme="minorBidi" w:hAnsiTheme="minorBidi"/>
          </w:rPr>
          <w:t>, which</w:t>
        </w:r>
      </w:ins>
      <w:ins w:id="210" w:author="Jamie Courtland" w:date="2020-06-24T15:29:00Z">
        <w:r w:rsidR="00AC1FDD">
          <w:rPr>
            <w:rFonts w:asciiTheme="minorBidi" w:hAnsiTheme="minorBidi"/>
          </w:rPr>
          <w:t xml:space="preserve"> manifest </w:t>
        </w:r>
      </w:ins>
      <w:ins w:id="211" w:author="Jamie Courtland" w:date="2020-06-25T06:33:00Z">
        <w:r w:rsidR="003424A2">
          <w:rPr>
            <w:rFonts w:asciiTheme="minorBidi" w:hAnsiTheme="minorBidi"/>
          </w:rPr>
          <w:t xml:space="preserve">behaviorally </w:t>
        </w:r>
      </w:ins>
      <w:ins w:id="212" w:author="Jamie Courtland" w:date="2020-06-24T15:29:00Z">
        <w:r w:rsidR="00AC1FDD">
          <w:rPr>
            <w:rFonts w:asciiTheme="minorBidi" w:hAnsiTheme="minorBidi"/>
          </w:rPr>
          <w:t>as</w:t>
        </w:r>
      </w:ins>
      <w:r w:rsidR="00F966EF">
        <w:rPr>
          <w:rFonts w:asciiTheme="minorBidi" w:hAnsiTheme="minorBidi"/>
        </w:rPr>
        <w:t xml:space="preserve"> </w:t>
      </w:r>
      <w:ins w:id="213" w:author="Microsoft Office User" w:date="2020-06-22T21:37:00Z">
        <w:r w:rsidR="00FE3B93">
          <w:rPr>
            <w:rFonts w:asciiTheme="minorBidi" w:hAnsiTheme="minorBidi"/>
          </w:rPr>
          <w:t>cognitive</w:t>
        </w:r>
      </w:ins>
      <w:ins w:id="214" w:author="Jamie Courtland" w:date="2020-06-24T15:29:00Z">
        <w:r w:rsidR="00AC1FDD">
          <w:rPr>
            <w:rFonts w:asciiTheme="minorBidi" w:hAnsiTheme="minorBidi"/>
          </w:rPr>
          <w:t xml:space="preserve"> and </w:t>
        </w:r>
      </w:ins>
      <w:ins w:id="215" w:author="Microsoft Office User" w:date="2020-06-22T21:37:00Z">
        <w:r w:rsidR="00FE3B93">
          <w:rPr>
            <w:rFonts w:asciiTheme="minorBidi" w:hAnsiTheme="minorBidi"/>
          </w:rPr>
          <w:t xml:space="preserve">movement </w:t>
        </w:r>
      </w:ins>
      <w:ins w:id="216" w:author="Jamie Courtland" w:date="2020-06-23T13:55:00Z">
        <w:r w:rsidR="0098436B">
          <w:rPr>
            <w:rFonts w:asciiTheme="minorBidi" w:hAnsiTheme="minorBidi"/>
          </w:rPr>
          <w:t>impairments.</w:t>
        </w:r>
      </w:ins>
    </w:p>
    <w:p w14:paraId="16115EA8" w14:textId="77777777" w:rsidR="003E7A73" w:rsidRPr="00561C31" w:rsidRDefault="003E7A73" w:rsidP="003F70D2">
      <w:pPr>
        <w:spacing w:line="480" w:lineRule="auto"/>
        <w:jc w:val="thaiDistribute"/>
        <w:rPr>
          <w:rFonts w:asciiTheme="minorBidi" w:hAnsiTheme="minorBidi"/>
        </w:rPr>
      </w:pPr>
    </w:p>
    <w:p w14:paraId="33691977" w14:textId="77777777" w:rsidR="006D263F" w:rsidRDefault="006D263F" w:rsidP="003F70D2">
      <w:pPr>
        <w:spacing w:line="480" w:lineRule="auto"/>
        <w:jc w:val="thaiDistribute"/>
        <w:rPr>
          <w:rFonts w:asciiTheme="minorBidi" w:hAnsiTheme="minorBidi"/>
          <w:b/>
          <w:bCs/>
        </w:rPr>
      </w:pPr>
      <w:r>
        <w:rPr>
          <w:rFonts w:asciiTheme="minorBidi" w:hAnsiTheme="minorBidi"/>
          <w:b/>
          <w:bCs/>
        </w:rPr>
        <w:t>Results:</w:t>
      </w:r>
    </w:p>
    <w:p w14:paraId="6202BA2D" w14:textId="55342616" w:rsidR="00BA55B7" w:rsidRDefault="00BA55B7" w:rsidP="00BA55B7">
      <w:pPr>
        <w:spacing w:line="480" w:lineRule="auto"/>
        <w:jc w:val="thaiDistribute"/>
        <w:rPr>
          <w:rFonts w:asciiTheme="minorBidi" w:hAnsiTheme="minorBidi"/>
        </w:rPr>
      </w:pPr>
      <w:r>
        <w:rPr>
          <w:rFonts w:asciiTheme="minorBidi" w:hAnsiTheme="minorBidi"/>
          <w:b/>
          <w:bCs/>
        </w:rPr>
        <w:lastRenderedPageBreak/>
        <w:t xml:space="preserve">Identification of the WASH complex proteome </w:t>
      </w:r>
      <w:r w:rsidRPr="00A10BED">
        <w:rPr>
          <w:rFonts w:asciiTheme="minorBidi" w:hAnsiTheme="minorBidi"/>
          <w:b/>
          <w:bCs/>
          <w:i/>
          <w:iCs/>
        </w:rPr>
        <w:t>in vivo</w:t>
      </w:r>
      <w:r>
        <w:rPr>
          <w:rFonts w:asciiTheme="minorBidi" w:hAnsiTheme="minorBidi"/>
          <w:b/>
          <w:bCs/>
          <w:i/>
          <w:iCs/>
        </w:rPr>
        <w:t xml:space="preserve"> </w:t>
      </w:r>
      <w:r>
        <w:rPr>
          <w:rFonts w:asciiTheme="minorBidi" w:hAnsiTheme="minorBidi"/>
          <w:b/>
          <w:bCs/>
        </w:rPr>
        <w:t xml:space="preserve">reveals a </w:t>
      </w:r>
      <w:ins w:id="217" w:author="Jamie Courtland" w:date="2020-06-23T21:49:00Z">
        <w:r w:rsidR="00B0742D">
          <w:rPr>
            <w:rFonts w:asciiTheme="minorBidi" w:hAnsiTheme="minorBidi"/>
            <w:b/>
            <w:bCs/>
          </w:rPr>
          <w:t xml:space="preserve">neuronal </w:t>
        </w:r>
      </w:ins>
      <w:r>
        <w:rPr>
          <w:rFonts w:asciiTheme="minorBidi" w:hAnsiTheme="minorBidi"/>
          <w:b/>
          <w:bCs/>
        </w:rPr>
        <w:t xml:space="preserve">role in endosomal trafficking. </w:t>
      </w:r>
      <w:r w:rsidRPr="00C93801">
        <w:rPr>
          <w:rFonts w:asciiTheme="minorBidi" w:hAnsiTheme="minorBidi"/>
        </w:rPr>
        <w:t xml:space="preserve">While multiple mutations within the WASH complex have been identified in </w:t>
      </w:r>
      <w:r w:rsidRPr="00232CC4">
        <w:rPr>
          <w:rFonts w:asciiTheme="minorBidi" w:hAnsiTheme="minorBidi"/>
        </w:rPr>
        <w:t>humans</w:t>
      </w:r>
      <w:r w:rsidRPr="00232CC4">
        <w:rPr>
          <w:rFonts w:asciiTheme="minorBidi" w:hAnsiTheme="minorBidi"/>
        </w:rPr>
        <w:fldChar w:fldCharType="begin" w:fldLock="1"/>
      </w:r>
      <w:r w:rsidR="0086372A">
        <w:rPr>
          <w:rFonts w:asciiTheme="minorBidi" w:hAnsiTheme="minorBidi"/>
        </w:rPr>
        <w:instrText>ADDIN CSL_CITATION {"citationItems":[{"id":"ITEM-1","itemData":{"DOI":"10.1136/jmedgenet-2013-101715","ISSN":"00222593","abstract":"Background Ritscher-Schinzel syndrome (RSS) is a clinically heterogeneous disorder characterised by distinctive craniofacial features in addition to cerebellar and cardiac anomalies. It has been described in different populations and is presumed to follow autosomal recessive inheritance. In an effort to identify the underlying genetic cause of RSS, affected individuals from a First Nations (FN) community in northern Manitoba, Canada, were enrolled in this study. Methods Homozygosity mapping by SNP array and Sanger sequencing of the candidate genes in a 1Mb interval on chromosome 8q24.13 were performed on genomic DNA from eight FN RSS patients, eight of their parents and five unaffected individuals (control subjects) from this geographic isolate. Results All eight patients were homozygous for a novel splice site mutation in KIAA0196. RNA analysis revealed an approximate eightfold reduction in the relative amount of a KIAA0196 transcript lacking exon 27. A 60% reduction in the amount of strumpellin protein was observed on western blot. Conclusions We have identified a mutation in KIAA0196 as the cause of the form of RSS characterised in our cohort. The ubiquitous expression and highly conserved nature of strumpellin, the product of KIAA0196, is consistent with the complex and multisystem nature of this disorder.","author":[{"dropping-particle":"","family":"Elliott","given":"Alison M.","non-dropping-particle":"","parse-names":false,"suffix":""},{"dropping-particle":"","family":"Simard","given":"Louise R.","non-dropping-particle":"","parse-names":false,"suffix":""},{"dropping-particle":"","family":"Coghlan","given":"Gail","non-dropping-particle":"","parse-names":false,"suffix":""},{"dropping-particle":"","family":"Chudley","given":"Albert E.","non-dropping-particle":"","parse-names":false,"suffix":""},{"dropping-particle":"","family":"Chodirker","given":"Bernard N.","non-dropping-particle":"","parse-names":false,"suffix":""},{"dropping-particle":"","family":"Greenberg","given":"Cheryl R.","non-dropping-particle":"","parse-names":false,"suffix":""},{"dropping-particle":"","family":"Burch","given":"Tanya","non-dropping-particle":"","parse-names":false,"suffix":""},{"dropping-particle":"","family":"Ly","given":"Valentina","non-dropping-particle":"","parse-names":false,"suffix":""},{"dropping-particle":"","family":"Hatch","given":"Grant M.","non-dropping-particle":"","parse-names":false,"suffix":""},{"dropping-particle":"","family":"Zelinski","given":"Teresa","non-dropping-particle":"","parse-names":false,"suffix":""}],"container-title":"Journal of Medical Genetics","id":"ITEM-1","issue":"12","issued":{"date-parts":[["2013","12","1"]]},"page":"819-822","publisher":"BMJ Publishing Group Ltd","title":"A novel mutation in KIAA0196: Identification of a gene involved in Ritscher-Schinzel/3C syndrome in a First Nations cohort","type":"article-journal","volume":"50"},"uris":["http://www.mendeley.com/documents/?uuid=70cc8b8d-acbe-3586-a31b-3de1faa31491"]},{"id":"ITEM-2","itemData":{"DOI":"10.1086/510782","ISSN":"00029297","abstract":"Hereditary spastic paraplegia (HSP) is a progressive upper-motor neurodegenerative disease. The eighth HSP locus, SPG8, is on chromosome 8p24.13. The three families previously linked to the SPG8 locus present with relatively severe, pure spastic paraplegia. We have identified three mutations in the KIAA0196 gene in six families that map to the SPG8 locus. One mutation, V626F, segregated in three large North American families with European ancestry and in one British family. An L619F mutation was found in a Brazilian family. The third mutation, N471D, was identified in a smaller family of European origin and lies in a spectrin domain. None of these mutations were identified in 500 control individuals. Both the L619 and V626 residues are strictly conserved across species and likely have a notable effect on the structure of the protein product strumpellin. Rescue studies with human mRNA injected in zebrafish treated with morpholino oligonucleotides to knock down the endogenous protein showed that mutations at these two residues impaired the normal function of the KIAA0196 gene. However, the function of the 1,159-aa strumpellin protein is relatively unknown. The identification and characterization of the KIAA0196 gene will enable further insight into the pathogenesis of HSP. © 2006 by The American Society of Human Genetics. All rights reserved.","author":[{"dropping-particle":"","family":"Valdmanis","given":"Paul N.","non-dropping-particle":"","parse-names":false,"suffix":""},{"dropping-particle":"","family":"Meijer","given":"Inge A.","non-dropping-particle":"","parse-names":false,"suffix":""},{"dropping-particle":"","family":"Reynolds","given":"Annie","non-dropping-particle":"","parse-names":false,"suffix":""},{"dropping-particle":"","family":"Lei","given":"Adrienne","non-dropping-particle":"","parse-names":false,"suffix":""},{"dropping-particle":"","family":"MacLeod","given":"Patrick","non-dropping-particle":"","parse-names":false,"suffix":""},{"dropping-particle":"","family":"Schlesinger","given":"David","non-dropping-particle":"","parse-names":false,"suffix":""},{"dropping-particle":"","family":"Zatz","given":"Mayana","non-dropping-particle":"","parse-names":false,"suffix":""},{"dropping-particle":"","family":"Reid","given":"Evan","non-dropping-particle":"","parse-names":false,"suffix":""},{"dropping-particle":"","family":"Dion","given":"Patrick A.","non-dropping-particle":"","parse-names":false,"suffix":""},{"dropping-particle":"","family":"Drapeau","given":"Pierre","non-dropping-particle":"","parse-names":false,"suffix":""},{"dropping-particle":"","family":"Rouleau","given":"Guy A.","non-dropping-particle":"","parse-names":false,"suffix":""}],"container-title":"American Journal of Human Genetics","id":"ITEM-2","issued":{"date-parts":[["2007"]]},"title":"Mutations in the KIAA0196 gene at the SPG8 locus cause hereditary spastic paraplegia","type":"article-journal"},"uris":["http://www.mendeley.com/documents/?uuid=6fc802b1-07d6-4d25-9fa2-b2141bfbc62e"]},{"id":"ITEM-3","itemData":{"DOI":"10.1093/hmg/ddr158","ISBN":"1460-2083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Genetics","id":"ITEM-3","issued":{"date-parts":[["2011"]]},"title":"Identification of a novel candidate gene for non-syndromic autosomal recessive intellectual disability: The WASH complex member swip","type":"article-journal"},"uris":["http://www.mendeley.com/documents/?uuid=6c862955-d6e9-454f-8eca-ed6688921c64"]},{"id":"ITEM-4","itemData":{"DOI":"10.1002/ajmg.a.61487","abstract":"In 2011, KIAA1033/WASHC4 was associated with autosomal recessive intellectual disability (ARID) in a large consanguineous family comprising seven affected individuals with moderate ID and short stature. Since then, no other cases of KIAA1033 variants have been reported. Here we describe three additional patients (from two unrelated families) with syndromic ID due to compound heterozygous KIAA1033 variants ascertained by exome sequencing (ES). Two sisters, aged 4 and 5.5 years, had a stop-gain and a missense variants, each inherited from one parent (p.(Gln442*) and p. (Asp1048Gly)). Both had learning disabilities, macrocephaly, dysmorphic features, skeletal anomalies, and subependymal heterotopic nodules. In addition, the younger sibling had a congenital absence of the right internal carotid and bilateral sensorineu-ral hearing loss. The third patient was aged 34 years and had two missense variants, one inherited from each parent (p.(Lys1079Arg) and p.(His503Arg)). This patient presented with mild ID, short stature, and microcephaly. KIAA1033 encodes a large protein (WASHC4), which is part of the WASH complex. The WASH complex is involved in the regulation of the fission of tubules that serve as transport intermediates during endosome sorting. Another member of the WASH complex, KIAA0196/WASHC5, has already been implicated in ARID with brain and cardiac malformations, under the designation of 3C or Ritscher-Schinzel syndrome (MIM#20210). ES has proved efficient for finding replications of genes with insufficient data in the literature to be defined as new OMIM genes. We conclude that KIAA1033 is responsible for a heterogeneous ARID phenotype, and additional description will be needed to refine the clinical phenotype. K E Y W O R D S exome sequencing, intellectual disability, KIAA1033/WASHC4","author":[{"dropping-particle":"","family":"Assoum","given":"Mirna","non-dropping-particle":"","parse-names":false,"suffix":""},{"dropping-particle":"","family":"Ange-Line Bruel","given":"|","non-dropping-particle":"","parse-names":false,"suffix":""},{"dropping-particle":"","family":"Crenshaw","given":"Melissa L","non-dropping-particle":"","parse-names":false,"suffix":""},{"dropping-particle":"","family":"Delanne","given":"| Julian","non-dropping-particle":"","parse-names":false,"suffix":""},{"dropping-particle":"","family":"Wentzensen","given":"Ingrid M","non-dropping-particle":"","parse-names":false,"suffix":""},{"dropping-particle":"","family":"Mcwalter","given":"Kirsty","non-dropping-particle":"","parse-names":false,"suffix":""},{"dropping-particle":"","family":"Dent","given":"Karin M","non-dropping-particle":"","parse-names":false,"suffix":""},{"dropping-particle":"","family":"Vitobello","given":"| Antonio","non-dropping-particle":"","parse-names":false,"suffix":""},{"dropping-particle":"","family":"Kuentz","given":"Paul","non-dropping-particle":"","parse-names":false,"suffix":""},{"dropping-particle":"","family":"Thevenon","given":"Julien","non-dropping-particle":"","parse-names":false,"suffix":""},{"dropping-particle":"","family":"Duffourd","given":"Yannis","non-dropping-particle":"","parse-names":false,"suffix":""},{"dropping-particle":"","family":"Thauvin-Robinet","given":"Christel","non-dropping-particle":"","parse-names":false,"suffix":""},{"dropping-particle":"","family":"Faivre","given":"| Laurence","non-dropping-particle":"","parse-names":false,"suffix":""}],"container-title":"Am J Med Genet","id":"ITEM-4","issued":{"date-parts":[["2020"]]},"page":"182","title":"Novel KIAA1033/WASHC4 mutations in three patients with syndromic intellectual disability and a review of the literature","type":"article-journal"},"uris":["http://www.mendeley.com/documents/?uuid=ede16bdf-01cb-3fb4-b5c1-a93700db3371"]}],"mendeley":{"formattedCitation":"&lt;sup&gt;32,34–36&lt;/sup&gt;","plainTextFormattedCitation":"32,34–36","previouslyFormattedCitation":"&lt;sup&gt;32,34–36&lt;/sup&gt;"},"properties":{"noteIndex":0},"schema":"https://github.com/citation-style-language/schema/raw/master/csl-citation.json"}</w:instrText>
      </w:r>
      <w:r w:rsidRPr="00232CC4">
        <w:rPr>
          <w:rFonts w:asciiTheme="minorBidi" w:hAnsiTheme="minorBidi"/>
        </w:rPr>
        <w:fldChar w:fldCharType="separate"/>
      </w:r>
      <w:r w:rsidR="001B3279" w:rsidRPr="001B3279">
        <w:rPr>
          <w:rFonts w:asciiTheme="minorBidi" w:hAnsiTheme="minorBidi"/>
          <w:noProof/>
          <w:vertAlign w:val="superscript"/>
        </w:rPr>
        <w:t>32,34–36</w:t>
      </w:r>
      <w:r w:rsidRPr="00232CC4">
        <w:rPr>
          <w:rFonts w:asciiTheme="minorBidi" w:hAnsiTheme="minorBidi"/>
        </w:rPr>
        <w:fldChar w:fldCharType="end"/>
      </w:r>
      <w:r w:rsidRPr="00232CC4">
        <w:rPr>
          <w:rFonts w:asciiTheme="minorBidi" w:hAnsiTheme="minorBidi"/>
        </w:rPr>
        <w:t>, how</w:t>
      </w:r>
      <w:r w:rsidRPr="00C93801">
        <w:rPr>
          <w:rFonts w:asciiTheme="minorBidi" w:hAnsiTheme="minorBidi"/>
        </w:rPr>
        <w:t xml:space="preserve"> these mutations lead to neurologic</w:t>
      </w:r>
      <w:r>
        <w:rPr>
          <w:rFonts w:asciiTheme="minorBidi" w:hAnsiTheme="minorBidi"/>
        </w:rPr>
        <w:t>al</w:t>
      </w:r>
      <w:r w:rsidRPr="00C93801">
        <w:rPr>
          <w:rFonts w:asciiTheme="minorBidi" w:hAnsiTheme="minorBidi"/>
        </w:rPr>
        <w:t xml:space="preserve"> dysfunction remains unknown</w:t>
      </w:r>
      <w:r>
        <w:rPr>
          <w:rFonts w:asciiTheme="minorBidi" w:hAnsiTheme="minorBidi"/>
        </w:rPr>
        <w:t xml:space="preserve"> (</w:t>
      </w:r>
      <w:r w:rsidRPr="00F472E1">
        <w:rPr>
          <w:rFonts w:asciiTheme="minorBidi" w:hAnsiTheme="minorBidi"/>
        </w:rPr>
        <w:t>Fig 1a</w:t>
      </w:r>
      <w:r>
        <w:rPr>
          <w:rFonts w:asciiTheme="minorBidi" w:hAnsiTheme="minorBidi"/>
        </w:rPr>
        <w:t>)</w:t>
      </w:r>
      <w:r w:rsidRPr="00C93801">
        <w:rPr>
          <w:rFonts w:asciiTheme="minorBidi" w:hAnsiTheme="minorBidi"/>
        </w:rPr>
        <w:t>.</w:t>
      </w:r>
      <w:r>
        <w:rPr>
          <w:rFonts w:asciiTheme="minorBidi" w:hAnsiTheme="minorBidi"/>
        </w:rPr>
        <w:t xml:space="preserve"> Given that previous work in non-neuronal </w:t>
      </w:r>
      <w:ins w:id="218" w:author="Jamie Courtland" w:date="2020-06-26T11:45:00Z">
        <w:r w:rsidR="00B376DA">
          <w:rPr>
            <w:rFonts w:asciiTheme="minorBidi" w:hAnsiTheme="minorBidi"/>
          </w:rPr>
          <w:t>cultured cells</w:t>
        </w:r>
      </w:ins>
      <w:r>
        <w:rPr>
          <w:rFonts w:asciiTheme="minorBidi" w:hAnsiTheme="minorBidi"/>
        </w:rPr>
        <w:t xml:space="preserve"> and </w:t>
      </w:r>
      <w:ins w:id="219" w:author="Jamie Courtland" w:date="2020-06-24T10:24:00Z">
        <w:r w:rsidR="00D34864">
          <w:rPr>
            <w:rFonts w:asciiTheme="minorBidi" w:hAnsiTheme="minorBidi"/>
          </w:rPr>
          <w:t xml:space="preserve">non-mammalian </w:t>
        </w:r>
      </w:ins>
      <w:r>
        <w:rPr>
          <w:rFonts w:asciiTheme="minorBidi" w:hAnsiTheme="minorBidi"/>
        </w:rPr>
        <w:t>organisms</w:t>
      </w:r>
      <w:ins w:id="220" w:author="Jamie Courtland" w:date="2020-06-24T10:25:00Z">
        <w:r w:rsidR="00D34864">
          <w:rPr>
            <w:rFonts w:asciiTheme="minorBidi" w:hAnsiTheme="minorBidi"/>
          </w:rPr>
          <w:t xml:space="preserve"> ha</w:t>
        </w:r>
      </w:ins>
      <w:ins w:id="221" w:author="Jamie Courtland" w:date="2020-06-26T11:41:00Z">
        <w:r w:rsidR="00684977">
          <w:rPr>
            <w:rFonts w:asciiTheme="minorBidi" w:hAnsiTheme="minorBidi"/>
          </w:rPr>
          <w:t>s</w:t>
        </w:r>
      </w:ins>
      <w:ins w:id="222" w:author="Jamie Courtland" w:date="2020-06-24T10:25:00Z">
        <w:r w:rsidR="00D34864">
          <w:rPr>
            <w:rFonts w:asciiTheme="minorBidi" w:hAnsiTheme="minorBidi"/>
          </w:rPr>
          <w:t xml:space="preserve"> </w:t>
        </w:r>
      </w:ins>
      <w:r>
        <w:rPr>
          <w:rFonts w:asciiTheme="minorBidi" w:hAnsiTheme="minorBidi"/>
        </w:rPr>
        <w:t xml:space="preserve">established </w:t>
      </w:r>
      <w:ins w:id="223" w:author="Jamie Courtland" w:date="2020-06-24T10:24:00Z">
        <w:r w:rsidR="00D34864">
          <w:rPr>
            <w:rFonts w:asciiTheme="minorBidi" w:hAnsiTheme="minorBidi"/>
          </w:rPr>
          <w:t xml:space="preserve">that the WASH complex functions in </w:t>
        </w:r>
      </w:ins>
      <w:r>
        <w:rPr>
          <w:rFonts w:asciiTheme="minorBidi" w:hAnsiTheme="minorBidi"/>
        </w:rPr>
        <w:t>endosomal trafficking, we aimed to determine whether this role was conserved in the mouse nervous system</w:t>
      </w:r>
      <w:r>
        <w:rPr>
          <w:rFonts w:asciiTheme="minorBidi" w:hAnsiTheme="minorBidi"/>
        </w:rPr>
        <w:fldChar w:fldCharType="begin" w:fldLock="1"/>
      </w:r>
      <w:r w:rsidR="00375A58">
        <w:rPr>
          <w:rFonts w:asciiTheme="minorBidi" w:hAnsiTheme="minorBidi"/>
        </w:rPr>
        <w:instrText>ADDIN CSL_CITATION {"citationItems":[{"id":"ITEM-1","itemData":{"DOI":"10.1016/j.devcel.2009.09.010","PMID":"19922875","author":[{"dropping-particle":"","family":"Derivery","given":"Emmanuel","non-dropping-particle":"","parse-names":false,"suffix":""},{"dropping-particle":"","family":"Sousa","given":"C","non-dropping-particle":"","parse-names":false,"suffix":""},{"dropping-particle":"","family":"Gautier","given":"JJ","non-dropping-particle":"","parse-names":false,"suffix":""},{"dropping-particle":"","family":"Lombard","given":"B","non-dropping-particle":"","parse-names":false,"suffix":""},{"dropping-particle":"","family":"Loew","given":"D","non-dropping-particle":"","parse-names":false,"suffix":""},{"dropping-particle":"","family":"Gautreau","given":"A","non-dropping-particle":"","parse-names":false,"suffix":""}],"container-title":"Dev Cell","id":"ITEM-1","issue":"5","issued":{"date-parts":[["2009"]]},"note":"First paper to show role of WASH complex at sorting and recycling endosomes\n- believed to be 7 subunits (not 5)","page":"712-23","title":"The Arp2/3 activator WASH controls the fission of endosomes through a large multiprotein complex.","type":"article-journal","volume":"17"},"uris":["http://www.mendeley.com/documents/?uuid=93377a9b-802a-4412-b6b5-5a7359e6cf13"]},{"id":"ITEM-2","itemData":{"DOI":"10.1073/pnas.0913293107","ISSN":"0027-8424","abstract":"We recently showed that the Wiskott-Aldrich syndrome protein (WASP) family member, WASH, localizes to endosomal subdomains and regulates endocytic vesicle scission in an Arp2/3-dependent manner. Mechanisms regulating WASH activity are unknown. Here we show that WASH functions in cells within a 500 kDa core complex containing Strumpellin, FAM21, KIAA1033 (SWIP), and CCDC53. Although recombinant WASH is constitutively active toward the Arp2/3 complex, the reconstituted core assembly is inhibited, suggesting that it functions in cells to regulate actin dynamics through WASH. FAM21 interacts directly with CAPZ and inhibits its actin-capping activity. Four of the five core components show distant (approximately 15% amino acid sequence identify) but significant structural homology to components of a complex that negatively regulates the WASP family member, WAVE. Moreover, biochemical and electron microscopic analyses show that the WASH and WAVE complexes are structurally similar. Thus, these two distantly related WASP family members are controlled by analogous structurally related mechanisms. Strumpellin is mutated in the human disease hereditary spastic paraplegia, and its link to WASH suggests that misregulation of actin dynamics on endosomes may play a role in this disorder.","author":[{"dropping-particle":"","family":"Billadeau","given":"D. D.","non-dropping-particle":"","parse-names":false,"suffix":""},{"dropping-particle":"","family":"Jia","given":"D.","non-dropping-particle":"","parse-names":false,"suffix":""},{"dropping-particle":"","family":"Rosen","given":"M. K.","non-dropping-particle":"","parse-names":false,"suffix":""},{"dropping-particle":"","family":"Gomez","given":"T. S.","non-dropping-particle":"","parse-names":false,"suffix":""},{"dropping-particle":"","family":"Umetani","given":"J.","non-dropping-particle":"","parse-names":false,"suffix":""},{"dropping-particle":"","family":"Metlagel","given":"Z.","non-dropping-particle":"","parse-names":false,"suffix":""},{"dropping-particle":"","family":"Otwinowski","given":"Z.","non-dropping-particle":"","parse-names":false,"suffix":""}],"container-title":"Proceedings of the National Academy of Sciences","id":"ITEM-2","issued":{"date-parts":[["2010"]]},"note":"*Has cryoEM data on WASH complex and WAVE complex!","title":"WASH and WAVE actin regulators of the Wiskott-Aldrich syndrome protein (WASP) family are controlled by analogous structurally related complexes","type":"article-journal"},"uris":["http://www.mendeley.com/documents/?uuid=e7e10545-562d-4869-a801-822c62dd9684"]},{"id":"ITEM-3","itemData":{"DOI":"10.1016/j.devcel.2009.09.009","ISSN":"15345807","abstract":"The Arp2/3 complex regulates endocytosis, sorting, and trafficking, yet the Arp2/3-stimulating factors orchestrating these distinct events remain ill defined. WASH (Wiskott-Aldrich Syndrome Protein and SCAR Homolog) is an Arp2/3 activator with unknown function that was duplicated during primate evolution. We demonstrate that WASH associates with tubulin and localizes to early endosomal subdomains, which are enriched in Arp2/3, F-actin, and retromer components. Although WASH localized with activated receptors, it was not essential for endocytosis. However, WASH did regulate retromer-mediated retrograde CI-MPR trafficking, which required its association with endosomes, Arp2/3-directed F-actin regulation, and tubulin interaction. Moreover, WASH exists in a multiprotein complex containing FAM21, which links WASH to endosomes and is required for WASH-dependent retromer-mediated sorting. Significantly, without WASH, retromer tubulation was exaggerated, supporting a model wherein WASH links retromer-mediated cargo containing tubules to microtubules for Golgi-directed trafficking and generates F-actin-driven force for tubule scission. © 2009 Elsevier Inc. All rights reserved.","author":[{"dropping-particle":"","family":"Gomez","given":"Timothy S.","non-dropping-particle":"","parse-names":false,"suffix":""},{"dropping-particle":"","family":"Billadeau","given":"Daniel D.","non-dropping-particle":"","parse-names":false,"suffix":""}],"container-title":"Developmental Cell","id":"ITEM-3","issue":"5","issued":{"date-parts":[["2009","11","17"]]},"page":"699-711","title":"A FAM21-Containing WASH Complex Regulates Retromer-Dependent Sorting","type":"article-journal","volume":"17"},"uris":["http://www.mendeley.com/documents/?uuid=aefdcc04-0886-38b3-b95e-6b57654c8390"]},{"id":"ITEM-4","itemData":{"DOI":"10.1242/jcs.199570","author":[{"dropping-particle":"","family":"Alekhina","given":"O","non-dropping-particle":"","parse-names":false,"suffix":""},{"dropping-particle":"","family":"Burstein","given":"F","non-dropping-particle":"","parse-names":false,"suffix":""},{"dropping-particle":"","family":"Billadeau","given":"DD","non-dropping-particle":"","parse-names":false,"suffix":""}],"container-title":"J Cell Sci","id":"ITEM-4","issued":{"date-parts":[["2017"]]},"note":"Good review of what we know about each WASH family member right now","page":"2235-2241","title":"Cellular function of WASP family proteins at a glance.","type":"article-journal","volume":"130"},"uris":["http://www.mendeley.com/documents/?uuid=4c10207e-78a8-49d3-bb45-69a691c77e81"]},{"id":"ITEM-5","itemData":{"DOI":"10.1091/mbc.e12-02-0101","ISSN":"19394586","abstract":"The Arp2/3-activator Wiskott-Aldrich syndrome protein and Scar homologue (WASH) is suggested to regulate actin-dependent membrane scission during endosomal sorting, but its cellular roles have not been fully elucidated. To investigate WASH function, we generated tamoxifen-inducible WASH-knockout mouse embryonic fibroblasts (WASHout MEFs). Of interest, although EEA1(+) endosomes were enlarged, collapsed, and devoid of filamentous-actin and Arp2/3 in WASHout MEFs, we did not observe elongated membrane tubules emanating from these disorganized endomembranes. However, collapsed WASHout endosomes harbored segregated subdomains, containing either retromer cargo recognition complex-associated proteins or EEA1. In addition, we observed global collapse of LAMP1(+) lysosomes, with some lysosomal membrane domains associated with endosomes. Both epidermal growth factor receptor (EGFR) and transferrin receptor (TfnR) exhibited changes in steady-state cellular localization. EGFR was directed to the lysosomal compartment and exhibited reduced basal levels in WASHout MEFs. However, although TfnR was accumulated with collapsed endosomes, it recycled normally. Moreover, EGF stimulation led to efficient EGFR degradation within enlarged lysosomal structures. These results are consistent with the idea that discrete receptors differentially traffic via WASH-dependent and WASH-independent mechanisms and demonstrate that WASH-mediated F-actin is requisite for the integrity of both endosomal and lysosomal networks in mammalian cells.","author":[{"dropping-particle":"","family":"Gomez","given":"Timothy S.","non-dropping-particle":"","parse-names":false,"suffix":""},{"dropping-particle":"","family":"Gorman","given":"Jacquelyn A.","non-dropping-particle":"","parse-names":false,"suffix":""},{"dropping-particle":"","family":"Narvajas","given":"Amaia Artal Martinez","non-dropping-particle":"de","parse-names":false,"suffix":""},{"dropping-particle":"","family":"Koenig","given":"Alexander O.","non-dropping-particle":"","parse-names":false,"suffix":""},{"dropping-particle":"","family":"Billadeau","given":"Daniel D.","non-dropping-particle":"","parse-names":false,"suffix":""}],"container-title":"Molecular biology of the cell","id":"ITEM-5","issue":"16","issued":{"date-parts":[["2012"]]},"page":"3215-3228","publisher":"American Society for Cell Biology","title":"Trafficking defects in WASH-knockout fibroblasts originate from collapsed endosomal and lysosomal networks.","type":"article-journal","volume":"23"},"uris":["http://www.mendeley.com/documents/?uuid=4fae20c0-c7c8-363e-8428-d42c98c0ac42"]}],"mendeley":{"formattedCitation":"&lt;sup&gt;3,8,16,18,38&lt;/sup&gt;","plainTextFormattedCitation":"3,8,16,18,38","previouslyFormattedCitation":"&lt;sup&gt;3,8,16,18,38&lt;/sup&gt;"},"properties":{"noteIndex":0},"schema":"https://github.com/citation-style-language/schema/raw/master/csl-citation.json"}</w:instrText>
      </w:r>
      <w:r>
        <w:rPr>
          <w:rFonts w:asciiTheme="minorBidi" w:hAnsiTheme="minorBidi"/>
        </w:rPr>
        <w:fldChar w:fldCharType="separate"/>
      </w:r>
      <w:r w:rsidR="00375A58" w:rsidRPr="00375A58">
        <w:rPr>
          <w:rFonts w:asciiTheme="minorBidi" w:hAnsiTheme="minorBidi"/>
          <w:noProof/>
          <w:vertAlign w:val="superscript"/>
        </w:rPr>
        <w:t>3,8,16,18,38</w:t>
      </w:r>
      <w:r>
        <w:rPr>
          <w:rFonts w:asciiTheme="minorBidi" w:hAnsiTheme="minorBidi"/>
        </w:rPr>
        <w:fldChar w:fldCharType="end"/>
      </w:r>
      <w:r>
        <w:rPr>
          <w:rFonts w:asciiTheme="minorBidi" w:hAnsiTheme="minorBidi"/>
        </w:rPr>
        <w:t xml:space="preserve">. To </w:t>
      </w:r>
      <w:ins w:id="224" w:author="Jamie Courtland" w:date="2020-06-26T11:44:00Z">
        <w:r w:rsidR="00B376DA">
          <w:rPr>
            <w:rFonts w:asciiTheme="minorBidi" w:hAnsiTheme="minorBidi"/>
          </w:rPr>
          <w:t>d</w:t>
        </w:r>
        <w:r w:rsidR="00B376DA">
          <w:rPr>
            <w:rFonts w:asciiTheme="minorBidi" w:hAnsiTheme="minorBidi"/>
          </w:rPr>
          <w:t>iscover</w:t>
        </w:r>
        <w:r w:rsidR="00B376DA">
          <w:rPr>
            <w:rFonts w:asciiTheme="minorBidi" w:hAnsiTheme="minorBidi"/>
          </w:rPr>
          <w:t xml:space="preserve"> </w:t>
        </w:r>
      </w:ins>
      <w:r>
        <w:rPr>
          <w:rFonts w:asciiTheme="minorBidi" w:hAnsiTheme="minorBidi"/>
        </w:rPr>
        <w:t xml:space="preserve">the likely molecular functions of the neuronal WASH complex, we utilized an </w:t>
      </w:r>
      <w:r w:rsidRPr="00502B62">
        <w:rPr>
          <w:rFonts w:asciiTheme="minorBidi" w:hAnsiTheme="minorBidi"/>
          <w:i/>
          <w:iCs/>
        </w:rPr>
        <w:t>in vivo</w:t>
      </w:r>
      <w:r>
        <w:rPr>
          <w:rFonts w:asciiTheme="minorBidi" w:hAnsiTheme="minorBidi"/>
        </w:rPr>
        <w:t xml:space="preserve"> </w:t>
      </w:r>
      <w:proofErr w:type="spellStart"/>
      <w:r>
        <w:rPr>
          <w:rFonts w:asciiTheme="minorBidi" w:hAnsiTheme="minorBidi"/>
        </w:rPr>
        <w:t>BioID</w:t>
      </w:r>
      <w:proofErr w:type="spellEnd"/>
      <w:r>
        <w:rPr>
          <w:rFonts w:asciiTheme="minorBidi" w:hAnsiTheme="minorBidi"/>
        </w:rPr>
        <w:t xml:space="preserve"> (iBioID) paradigm developed in our laboratory to identify the WASH complex proteome from brain tissue</w:t>
      </w:r>
      <w:r>
        <w:rPr>
          <w:rFonts w:asciiTheme="minorBidi" w:hAnsiTheme="minorBidi"/>
          <w:i/>
          <w:iCs/>
        </w:rPr>
        <w:fldChar w:fldCharType="begin" w:fldLock="1"/>
      </w:r>
      <w:r w:rsidR="00610919">
        <w:rPr>
          <w:rFonts w:asciiTheme="minorBidi" w:hAnsiTheme="minorBidi"/>
          <w:i/>
          <w:iCs/>
        </w:rPr>
        <w:instrText>ADDIN CSL_CITATION {"citationItems":[{"id":"ITEM-1","itemData":{"DOI":"10.1126/science.aag0821","ISSN":"0036-8075","PMID":"27609886","author":[{"dropping-particle":"","family":"Uezu","given":"Akiyoshi","non-dropping-particle":"","parse-names":false,"suffix":""},{"dropping-particle":"","family":"Kanak","given":"Daniel J","non-dropping-particle":"","parse-names":false,"suffix":""},{"dropping-particle":"","family":"Bradshaw","given":"Tyler WA","non-dropping-particle":"","parse-names":false,"suffix":""},{"dropping-particle":"","family":"Soderblom","given":"Erin J","non-dropping-particle":"","parse-names":false,"suffix":""},{"dropping-particle":"","family":"Catavero","given":"Christina M","non-dropping-particle":"","parse-names":false,"suffix":""},{"dropping-particle":"","family":"Burette","given":"Alain C","non-dropping-particle":"","parse-names":false,"suffix":""},{"dropping-particle":"","family":"Weinberg","given":"Richard J","non-dropping-particle":"","parse-names":false,"suffix":""},{"dropping-particle":"","family":"Soderling","given":"Scott H","non-dropping-particle":"","parse-names":false,"suffix":""}],"id":"ITEM-1","issue":"6304","issued":{"date-parts":[["2016"]]},"page":"960-962","title":"Identification of an elaborate complex mediating postsynaptic inhibition","type":"article-journal","volume":"353"},"uris":["http://www.mendeley.com/documents/?uuid=a739552b-7f28-423f-abe3-d80b348990c6"]}],"mendeley":{"formattedCitation":"&lt;sup&gt;39&lt;/sup&gt;","plainTextFormattedCitation":"39","previouslyFormattedCitation":"&lt;sup&gt;39&lt;/sup&gt;"},"properties":{"noteIndex":0},"schema":"https://github.com/citation-style-language/schema/raw/master/csl-citation.json"}</w:instrText>
      </w:r>
      <w:r>
        <w:rPr>
          <w:rFonts w:asciiTheme="minorBidi" w:hAnsiTheme="minorBidi"/>
          <w:i/>
          <w:iCs/>
        </w:rPr>
        <w:fldChar w:fldCharType="separate"/>
      </w:r>
      <w:r w:rsidR="000F707D" w:rsidRPr="000F707D">
        <w:rPr>
          <w:rFonts w:asciiTheme="minorBidi" w:hAnsiTheme="minorBidi"/>
          <w:iCs/>
          <w:noProof/>
          <w:vertAlign w:val="superscript"/>
        </w:rPr>
        <w:t>39</w:t>
      </w:r>
      <w:r>
        <w:rPr>
          <w:rFonts w:asciiTheme="minorBidi" w:hAnsiTheme="minorBidi"/>
          <w:i/>
          <w:iCs/>
        </w:rPr>
        <w:fldChar w:fldCharType="end"/>
      </w:r>
      <w:r>
        <w:rPr>
          <w:rFonts w:asciiTheme="minorBidi" w:hAnsiTheme="minorBidi"/>
        </w:rPr>
        <w:t xml:space="preserve">. </w:t>
      </w:r>
      <w:proofErr w:type="spellStart"/>
      <w:r>
        <w:rPr>
          <w:rFonts w:asciiTheme="minorBidi" w:hAnsiTheme="minorBidi"/>
        </w:rPr>
        <w:t>BioID</w:t>
      </w:r>
      <w:proofErr w:type="spellEnd"/>
      <w:r>
        <w:rPr>
          <w:rFonts w:asciiTheme="minorBidi" w:hAnsiTheme="minorBidi"/>
        </w:rPr>
        <w:t xml:space="preserve"> probes were generated by fusing a component of the WASH complex, WASH1 (gene </w:t>
      </w:r>
      <w:r w:rsidRPr="005676EA">
        <w:rPr>
          <w:rFonts w:asciiTheme="minorBidi" w:hAnsiTheme="minorBidi"/>
          <w:i/>
          <w:iCs/>
        </w:rPr>
        <w:t>Washc1</w:t>
      </w:r>
      <w:r>
        <w:rPr>
          <w:rFonts w:asciiTheme="minorBidi" w:hAnsiTheme="minorBidi"/>
        </w:rPr>
        <w:t>), with the promiscuous biotin ligase, BioID2 (WASH1-BioID2</w:t>
      </w:r>
      <w:r w:rsidRPr="00F472E1">
        <w:rPr>
          <w:rFonts w:asciiTheme="minorBidi" w:hAnsiTheme="minorBidi"/>
        </w:rPr>
        <w:t xml:space="preserve">, Fig </w:t>
      </w:r>
      <w:r>
        <w:rPr>
          <w:rFonts w:asciiTheme="minorBidi" w:hAnsiTheme="minorBidi"/>
        </w:rPr>
        <w:t>1b), or by expressing BioID2 alone (negative control, soluble BioID2) under the neuron-specific, human Synapsin-1 promoter. We injected adenoviruses (AAV) expressing these constructs into the cortex of wild-type postnatal day zero (P0) mice (</w:t>
      </w:r>
      <w:r w:rsidRPr="00F472E1">
        <w:rPr>
          <w:rFonts w:asciiTheme="minorBidi" w:hAnsiTheme="minorBidi"/>
        </w:rPr>
        <w:t xml:space="preserve">Fig </w:t>
      </w:r>
      <w:r>
        <w:rPr>
          <w:rFonts w:asciiTheme="minorBidi" w:hAnsiTheme="minorBidi"/>
        </w:rPr>
        <w:t>1c</w:t>
      </w:r>
      <w:r w:rsidRPr="00E56DB4">
        <w:rPr>
          <w:rFonts w:asciiTheme="minorBidi" w:hAnsiTheme="minorBidi"/>
        </w:rPr>
        <w:t>)</w:t>
      </w:r>
      <w:ins w:id="225" w:author="Jamie Courtland" w:date="2020-06-24T10:32:00Z">
        <w:r w:rsidR="00280416">
          <w:rPr>
            <w:rFonts w:asciiTheme="minorBidi" w:hAnsiTheme="minorBidi"/>
          </w:rPr>
          <w:t>.</w:t>
        </w:r>
      </w:ins>
      <w:ins w:id="226" w:author="Jamie Courtland" w:date="2020-06-24T10:34:00Z">
        <w:r w:rsidR="00280416">
          <w:rPr>
            <w:rFonts w:asciiTheme="minorBidi" w:hAnsiTheme="minorBidi"/>
          </w:rPr>
          <w:t xml:space="preserve"> </w:t>
        </w:r>
      </w:ins>
      <w:ins w:id="227" w:author="Jamie Courtland" w:date="2020-06-24T10:32:00Z">
        <w:r w:rsidR="00280416">
          <w:rPr>
            <w:rFonts w:asciiTheme="minorBidi" w:hAnsiTheme="minorBidi"/>
          </w:rPr>
          <w:t>Two</w:t>
        </w:r>
      </w:ins>
      <w:ins w:id="228" w:author="Jamie Courtland" w:date="2020-06-24T10:34:00Z">
        <w:r w:rsidR="00280416">
          <w:rPr>
            <w:rFonts w:asciiTheme="minorBidi" w:hAnsiTheme="minorBidi"/>
          </w:rPr>
          <w:t xml:space="preserve"> </w:t>
        </w:r>
      </w:ins>
      <w:ins w:id="229" w:author="Jamie Courtland" w:date="2020-06-24T10:32:00Z">
        <w:r w:rsidR="00280416">
          <w:rPr>
            <w:rFonts w:asciiTheme="minorBidi" w:hAnsiTheme="minorBidi"/>
          </w:rPr>
          <w:t>weeks</w:t>
        </w:r>
      </w:ins>
      <w:ins w:id="230" w:author="Jamie Courtland" w:date="2020-06-24T10:34:00Z">
        <w:r w:rsidR="00280416">
          <w:rPr>
            <w:rFonts w:asciiTheme="minorBidi" w:hAnsiTheme="minorBidi"/>
          </w:rPr>
          <w:t xml:space="preserve"> </w:t>
        </w:r>
      </w:ins>
      <w:ins w:id="231" w:author="Jamie Courtland" w:date="2020-06-24T10:32:00Z">
        <w:r w:rsidR="00280416">
          <w:rPr>
            <w:rFonts w:asciiTheme="minorBidi" w:hAnsiTheme="minorBidi"/>
          </w:rPr>
          <w:t>post-injection,</w:t>
        </w:r>
      </w:ins>
      <w:ins w:id="232" w:author="Jamie Courtland" w:date="2020-06-24T10:34:00Z">
        <w:r w:rsidR="00280416">
          <w:rPr>
            <w:rFonts w:asciiTheme="minorBidi" w:hAnsiTheme="minorBidi"/>
          </w:rPr>
          <w:t xml:space="preserve"> </w:t>
        </w:r>
      </w:ins>
      <w:ins w:id="233" w:author="Jamie Courtland" w:date="2020-06-24T10:32:00Z">
        <w:r w:rsidR="00280416">
          <w:rPr>
            <w:rFonts w:asciiTheme="minorBidi" w:hAnsiTheme="minorBidi"/>
          </w:rPr>
          <w:t>we administered daily</w:t>
        </w:r>
      </w:ins>
      <w:ins w:id="234" w:author="Jamie Courtland" w:date="2020-06-24T10:31:00Z">
        <w:r w:rsidR="00280416">
          <w:rPr>
            <w:rFonts w:asciiTheme="minorBidi" w:hAnsiTheme="minorBidi"/>
          </w:rPr>
          <w:t xml:space="preserve"> </w:t>
        </w:r>
      </w:ins>
      <w:ins w:id="235" w:author="Jamie Courtland" w:date="2020-06-24T10:32:00Z">
        <w:r w:rsidR="00280416">
          <w:rPr>
            <w:rFonts w:asciiTheme="minorBidi" w:hAnsiTheme="minorBidi"/>
          </w:rPr>
          <w:t>subcutaneous</w:t>
        </w:r>
      </w:ins>
      <w:ins w:id="236" w:author="Jamie Courtland" w:date="2020-06-24T10:31:00Z">
        <w:r w:rsidR="00280416">
          <w:rPr>
            <w:rFonts w:asciiTheme="minorBidi" w:hAnsiTheme="minorBidi"/>
          </w:rPr>
          <w:t xml:space="preserve"> </w:t>
        </w:r>
      </w:ins>
      <w:ins w:id="237" w:author="Jamie Courtland" w:date="2020-06-24T10:33:00Z">
        <w:r w:rsidR="00280416">
          <w:rPr>
            <w:rFonts w:asciiTheme="minorBidi" w:hAnsiTheme="minorBidi"/>
          </w:rPr>
          <w:t xml:space="preserve">biotin for seven days </w:t>
        </w:r>
      </w:ins>
      <w:ins w:id="238" w:author="Jamie Courtland" w:date="2020-06-24T10:29:00Z">
        <w:r w:rsidR="00280416">
          <w:rPr>
            <w:rFonts w:asciiTheme="minorBidi" w:hAnsiTheme="minorBidi"/>
          </w:rPr>
          <w:t>to</w:t>
        </w:r>
      </w:ins>
      <w:r>
        <w:rPr>
          <w:rFonts w:asciiTheme="minorBidi" w:hAnsiTheme="minorBidi"/>
        </w:rPr>
        <w:t xml:space="preserve"> </w:t>
      </w:r>
      <w:ins w:id="239" w:author="Jamie Courtland" w:date="2020-06-24T10:29:00Z">
        <w:r w:rsidR="00280416">
          <w:rPr>
            <w:rFonts w:asciiTheme="minorBidi" w:hAnsiTheme="minorBidi"/>
          </w:rPr>
          <w:t>biotiny</w:t>
        </w:r>
      </w:ins>
      <w:ins w:id="240" w:author="Jamie Courtland" w:date="2020-06-24T10:30:00Z">
        <w:r w:rsidR="00280416">
          <w:rPr>
            <w:rFonts w:asciiTheme="minorBidi" w:hAnsiTheme="minorBidi"/>
          </w:rPr>
          <w:t xml:space="preserve">late </w:t>
        </w:r>
        <w:r w:rsidR="00280416" w:rsidRPr="00D15AB9">
          <w:rPr>
            <w:rFonts w:asciiTheme="minorBidi" w:hAnsiTheme="minorBidi"/>
            <w:i/>
            <w:iCs/>
          </w:rPr>
          <w:t>in vivo</w:t>
        </w:r>
        <w:r w:rsidR="00280416">
          <w:rPr>
            <w:rFonts w:asciiTheme="minorBidi" w:hAnsiTheme="minorBidi"/>
          </w:rPr>
          <w:t xml:space="preserve"> substrates.</w:t>
        </w:r>
      </w:ins>
      <w:r w:rsidR="003B4FB8">
        <w:rPr>
          <w:rFonts w:asciiTheme="minorBidi" w:hAnsiTheme="minorBidi"/>
        </w:rPr>
        <w:t xml:space="preserve"> </w:t>
      </w:r>
      <w:r w:rsidR="00E661ED">
        <w:rPr>
          <w:rFonts w:asciiTheme="minorBidi" w:hAnsiTheme="minorBidi"/>
        </w:rPr>
        <w:t>The</w:t>
      </w:r>
      <w:r w:rsidR="003B4FB8">
        <w:rPr>
          <w:rFonts w:asciiTheme="minorBidi" w:hAnsiTheme="minorBidi"/>
        </w:rPr>
        <w:t xml:space="preserve"> </w:t>
      </w:r>
      <w:ins w:id="241" w:author="Jamie Courtland" w:date="2020-06-24T15:32:00Z">
        <w:r w:rsidR="00AC1FDD">
          <w:rPr>
            <w:rFonts w:asciiTheme="minorBidi" w:hAnsiTheme="minorBidi"/>
          </w:rPr>
          <w:t xml:space="preserve">viruses </w:t>
        </w:r>
      </w:ins>
      <w:r w:rsidR="00E661ED">
        <w:rPr>
          <w:rFonts w:asciiTheme="minorBidi" w:hAnsiTheme="minorBidi"/>
        </w:rPr>
        <w:t xml:space="preserve">displayed efficient expression and activity in brain tissue, as evidenced by </w:t>
      </w:r>
      <w:r w:rsidR="003B4FB8">
        <w:rPr>
          <w:rFonts w:asciiTheme="minorBidi" w:hAnsiTheme="minorBidi"/>
        </w:rPr>
        <w:t xml:space="preserve">colocalization of the </w:t>
      </w:r>
      <w:r w:rsidR="00E661ED">
        <w:rPr>
          <w:rFonts w:asciiTheme="minorBidi" w:hAnsiTheme="minorBidi"/>
        </w:rPr>
        <w:t xml:space="preserve">WASH1-BioID2 </w:t>
      </w:r>
      <w:r w:rsidR="003B4FB8">
        <w:rPr>
          <w:rFonts w:asciiTheme="minorBidi" w:hAnsiTheme="minorBidi"/>
        </w:rPr>
        <w:t>viral epitope (HA) and biotinylated proteins (Streptavidin) (Fig 1d, Extended Data Fig 1). For label-free quantitative high-mass accuracy LC</w:t>
      </w:r>
      <w:ins w:id="242" w:author="Jamie Courtland" w:date="2020-06-26T11:46:00Z">
        <w:r w:rsidR="00B376DA">
          <w:rPr>
            <w:rFonts w:asciiTheme="minorBidi" w:hAnsiTheme="minorBidi"/>
          </w:rPr>
          <w:t>-</w:t>
        </w:r>
      </w:ins>
      <w:r w:rsidR="003B4FB8">
        <w:rPr>
          <w:rFonts w:asciiTheme="minorBidi" w:hAnsiTheme="minorBidi"/>
        </w:rPr>
        <w:t>MS/MS analyses, b</w:t>
      </w:r>
      <w:r>
        <w:rPr>
          <w:rFonts w:asciiTheme="minorBidi" w:hAnsiTheme="minorBidi"/>
        </w:rPr>
        <w:t xml:space="preserve">rain samples were collected at P22, </w:t>
      </w:r>
      <w:r w:rsidR="003B4FB8">
        <w:rPr>
          <w:rFonts w:asciiTheme="minorBidi" w:hAnsiTheme="minorBidi"/>
        </w:rPr>
        <w:t xml:space="preserve">snap-frozen, </w:t>
      </w:r>
      <w:r>
        <w:rPr>
          <w:rFonts w:asciiTheme="minorBidi" w:hAnsiTheme="minorBidi"/>
        </w:rPr>
        <w:t>and processed as previously described</w:t>
      </w:r>
      <w:r>
        <w:rPr>
          <w:rFonts w:asciiTheme="minorBidi" w:hAnsiTheme="minorBidi"/>
        </w:rPr>
        <w:fldChar w:fldCharType="begin" w:fldLock="1"/>
      </w:r>
      <w:r w:rsidR="00610919">
        <w:rPr>
          <w:rFonts w:asciiTheme="minorBidi" w:hAnsiTheme="minorBidi"/>
        </w:rPr>
        <w:instrText>ADDIN CSL_CITATION {"citationItems":[{"id":"ITEM-1","itemData":{"DOI":"10.1126/science.aag0821","ISSN":"0036-8075","PMID":"27609886","author":[{"dropping-particle":"","family":"Uezu","given":"Akiyoshi","non-dropping-particle":"","parse-names":false,"suffix":""},{"dropping-particle":"","family":"Kanak","given":"Daniel J","non-dropping-particle":"","parse-names":false,"suffix":""},{"dropping-particle":"","family":"Bradshaw","given":"Tyler WA","non-dropping-particle":"","parse-names":false,"suffix":""},{"dropping-particle":"","family":"Soderblom","given":"Erin J","non-dropping-particle":"","parse-names":false,"suffix":""},{"dropping-particle":"","family":"Catavero","given":"Christina M","non-dropping-particle":"","parse-names":false,"suffix":""},{"dropping-particle":"","family":"Burette","given":"Alain C","non-dropping-particle":"","parse-names":false,"suffix":""},{"dropping-particle":"","family":"Weinberg","given":"Richard J","non-dropping-particle":"","parse-names":false,"suffix":""},{"dropping-particle":"","family":"Soderling","given":"Scott H","non-dropping-particle":"","parse-names":false,"suffix":""}],"id":"ITEM-1","issue":"6304","issued":{"date-parts":[["2016"]]},"page":"960-962","title":"Identification of an elaborate complex mediating postsynaptic inhibition","type":"article-journal","volume":"353"},"uris":["http://www.mendeley.com/documents/?uuid=a739552b-7f28-423f-abe3-d80b348990c6"]}],"mendeley":{"formattedCitation":"&lt;sup&gt;39&lt;/sup&gt;","plainTextFormattedCitation":"39","previouslyFormattedCitation":"&lt;sup&gt;39&lt;/sup&gt;"},"properties":{"noteIndex":0},"schema":"https://github.com/citation-style-language/schema/raw/master/csl-citation.json"}</w:instrText>
      </w:r>
      <w:r>
        <w:rPr>
          <w:rFonts w:asciiTheme="minorBidi" w:hAnsiTheme="minorBidi"/>
        </w:rPr>
        <w:fldChar w:fldCharType="separate"/>
      </w:r>
      <w:r w:rsidR="000F707D" w:rsidRPr="000F707D">
        <w:rPr>
          <w:rFonts w:asciiTheme="minorBidi" w:hAnsiTheme="minorBidi"/>
          <w:noProof/>
          <w:vertAlign w:val="superscript"/>
        </w:rPr>
        <w:t>39</w:t>
      </w:r>
      <w:r>
        <w:rPr>
          <w:rFonts w:asciiTheme="minorBidi" w:hAnsiTheme="minorBidi"/>
        </w:rPr>
        <w:fldChar w:fldCharType="end"/>
      </w:r>
      <w:r w:rsidR="003B4FB8">
        <w:rPr>
          <w:rFonts w:asciiTheme="minorBidi" w:hAnsiTheme="minorBidi"/>
        </w:rPr>
        <w:t>.</w:t>
      </w:r>
      <w:r>
        <w:rPr>
          <w:rFonts w:asciiTheme="minorBidi" w:hAnsiTheme="minorBidi"/>
          <w:b/>
          <w:bCs/>
        </w:rPr>
        <w:t xml:space="preserve"> </w:t>
      </w:r>
      <w:r>
        <w:rPr>
          <w:rFonts w:asciiTheme="minorBidi" w:hAnsiTheme="minorBidi"/>
        </w:rPr>
        <w:t xml:space="preserve">A total of </w:t>
      </w:r>
      <w:r w:rsidRPr="00B376DA">
        <w:rPr>
          <w:rFonts w:asciiTheme="minorBidi" w:hAnsiTheme="minorBidi"/>
        </w:rPr>
        <w:t>2,</w:t>
      </w:r>
      <w:ins w:id="243" w:author="Jamie Courtland" w:date="2020-06-24T15:32:00Z">
        <w:r w:rsidR="00AC1FDD" w:rsidRPr="00B376DA">
          <w:rPr>
            <w:rFonts w:asciiTheme="minorBidi" w:hAnsiTheme="minorBidi"/>
          </w:rPr>
          <w:t>31</w:t>
        </w:r>
      </w:ins>
      <w:ins w:id="244" w:author="Jamie Courtland" w:date="2020-06-24T15:33:00Z">
        <w:r w:rsidR="00AC1FDD" w:rsidRPr="00B376DA">
          <w:rPr>
            <w:rFonts w:asciiTheme="minorBidi" w:hAnsiTheme="minorBidi"/>
          </w:rPr>
          <w:t>4</w:t>
        </w:r>
      </w:ins>
      <w:r>
        <w:rPr>
          <w:rFonts w:asciiTheme="minorBidi" w:hAnsiTheme="minorBidi"/>
        </w:rPr>
        <w:t xml:space="preserve"> proteins were identified </w:t>
      </w:r>
      <w:ins w:id="245" w:author="Jamie Courtland" w:date="2020-06-24T15:33:00Z">
        <w:r w:rsidR="00AC1FDD">
          <w:rPr>
            <w:rFonts w:asciiTheme="minorBidi" w:hAnsiTheme="minorBidi"/>
          </w:rPr>
          <w:t xml:space="preserve">across </w:t>
        </w:r>
      </w:ins>
      <w:r>
        <w:rPr>
          <w:rFonts w:asciiTheme="minorBidi" w:hAnsiTheme="minorBidi"/>
        </w:rPr>
        <w:t>all three experimental replicates, which were further analyzed for those with significant enrichment in WASH1-BioID2 samples over solubleBioID2 negative controls (</w:t>
      </w:r>
      <w:commentRangeStart w:id="246"/>
      <w:ins w:id="247" w:author="Jamie Courtland" w:date="2020-06-25T06:34:00Z">
        <w:r w:rsidR="003424A2" w:rsidRPr="00DC5D5D">
          <w:rPr>
            <w:rFonts w:asciiTheme="minorBidi" w:hAnsiTheme="minorBidi"/>
            <w:highlight w:val="yellow"/>
          </w:rPr>
          <w:t>Supplementary Table 1</w:t>
        </w:r>
        <w:commentRangeEnd w:id="246"/>
        <w:r w:rsidR="003424A2">
          <w:rPr>
            <w:rStyle w:val="CommentReference"/>
          </w:rPr>
          <w:commentReference w:id="246"/>
        </w:r>
      </w:ins>
      <w:r>
        <w:rPr>
          <w:rFonts w:asciiTheme="minorBidi" w:hAnsiTheme="minorBidi"/>
        </w:rPr>
        <w:t xml:space="preserve">). </w:t>
      </w:r>
    </w:p>
    <w:p w14:paraId="1DAD4949" w14:textId="12373742" w:rsidR="00BA55B7" w:rsidRPr="002B1B3B" w:rsidRDefault="00BA55B7" w:rsidP="002B1B3B">
      <w:pPr>
        <w:spacing w:line="480" w:lineRule="auto"/>
        <w:ind w:firstLine="720"/>
        <w:jc w:val="thaiDistribute"/>
        <w:rPr>
          <w:rFonts w:asciiTheme="minorBidi" w:hAnsiTheme="minorBidi"/>
        </w:rPr>
      </w:pPr>
      <w:r>
        <w:rPr>
          <w:rFonts w:asciiTheme="minorBidi" w:hAnsiTheme="minorBidi"/>
        </w:rPr>
        <w:lastRenderedPageBreak/>
        <w:t xml:space="preserve">The resulting neuronal WASH proteome included </w:t>
      </w:r>
      <w:r w:rsidRPr="00B376DA">
        <w:rPr>
          <w:rFonts w:asciiTheme="minorBidi" w:hAnsiTheme="minorBidi"/>
        </w:rPr>
        <w:t>176</w:t>
      </w:r>
      <w:r>
        <w:rPr>
          <w:rFonts w:asciiTheme="minorBidi" w:hAnsiTheme="minorBidi"/>
        </w:rPr>
        <w:t xml:space="preserve"> proteins that were </w:t>
      </w:r>
      <w:ins w:id="248" w:author="Jamie Courtland" w:date="2020-06-25T06:34:00Z">
        <w:r w:rsidR="003424A2">
          <w:rPr>
            <w:rFonts w:asciiTheme="minorBidi" w:hAnsiTheme="minorBidi"/>
          </w:rPr>
          <w:t xml:space="preserve">significantly </w:t>
        </w:r>
      </w:ins>
      <w:r w:rsidR="00B61CAB">
        <w:rPr>
          <w:rFonts w:asciiTheme="minorBidi" w:hAnsiTheme="minorBidi"/>
        </w:rPr>
        <w:t>enriched</w:t>
      </w:r>
      <w:r>
        <w:rPr>
          <w:rFonts w:asciiTheme="minorBidi" w:hAnsiTheme="minorBidi"/>
        </w:rPr>
        <w:t xml:space="preserve"> </w:t>
      </w:r>
      <w:r w:rsidRPr="00E56DB4">
        <w:rPr>
          <w:rFonts w:asciiTheme="minorBidi" w:hAnsiTheme="minorBidi"/>
        </w:rPr>
        <w:t>(</w:t>
      </w:r>
      <w:ins w:id="249" w:author="Jamie Courtland" w:date="2020-06-25T10:41:00Z">
        <w:r w:rsidR="00D14A68">
          <w:rPr>
            <w:rFonts w:asciiTheme="minorBidi" w:hAnsiTheme="minorBidi"/>
          </w:rPr>
          <w:t xml:space="preserve">Fold-change </w:t>
        </w:r>
      </w:ins>
      <w:ins w:id="250" w:author="Jamie Courtland" w:date="2020-06-25T10:43:00Z">
        <w:r w:rsidR="00D14A68">
          <w:rPr>
            <w:rFonts w:asciiTheme="minorBidi" w:hAnsiTheme="minorBidi"/>
          </w:rPr>
          <w:t>≥</w:t>
        </w:r>
      </w:ins>
      <w:ins w:id="251" w:author="Jamie Courtland" w:date="2020-06-25T10:44:00Z">
        <w:r w:rsidR="00D14A68">
          <w:rPr>
            <w:rFonts w:asciiTheme="minorBidi" w:hAnsiTheme="minorBidi"/>
          </w:rPr>
          <w:t xml:space="preserve"> </w:t>
        </w:r>
      </w:ins>
      <w:ins w:id="252" w:author="Jamie Courtland" w:date="2020-06-25T10:43:00Z">
        <w:r w:rsidR="00D14A68">
          <w:rPr>
            <w:rFonts w:asciiTheme="minorBidi" w:hAnsiTheme="minorBidi"/>
          </w:rPr>
          <w:t>3.0, False-discovery rate &lt;</w:t>
        </w:r>
      </w:ins>
      <w:ins w:id="253" w:author="Jamie Courtland" w:date="2020-06-25T10:44:00Z">
        <w:r w:rsidR="00D14A68">
          <w:rPr>
            <w:rFonts w:asciiTheme="minorBidi" w:hAnsiTheme="minorBidi"/>
          </w:rPr>
          <w:t xml:space="preserve"> </w:t>
        </w:r>
      </w:ins>
      <w:ins w:id="254" w:author="Jamie Courtland" w:date="2020-06-25T10:43:00Z">
        <w:r w:rsidR="00D14A68">
          <w:rPr>
            <w:rFonts w:asciiTheme="minorBidi" w:hAnsiTheme="minorBidi"/>
          </w:rPr>
          <w:t xml:space="preserve">0.1, </w:t>
        </w:r>
      </w:ins>
      <w:r w:rsidRPr="00F472E1">
        <w:rPr>
          <w:rFonts w:asciiTheme="minorBidi" w:hAnsiTheme="minorBidi"/>
        </w:rPr>
        <w:t xml:space="preserve">Fig </w:t>
      </w:r>
      <w:r w:rsidR="00B61CAB">
        <w:rPr>
          <w:rFonts w:asciiTheme="minorBidi" w:hAnsiTheme="minorBidi"/>
        </w:rPr>
        <w:t>1e</w:t>
      </w:r>
      <w:r>
        <w:rPr>
          <w:rFonts w:asciiTheme="minorBidi" w:hAnsiTheme="minorBidi"/>
        </w:rPr>
        <w:t>). Of these proteins, we identified all five WASH complex components (</w:t>
      </w:r>
      <w:r w:rsidRPr="00F472E1">
        <w:rPr>
          <w:rFonts w:asciiTheme="minorBidi" w:hAnsiTheme="minorBidi"/>
        </w:rPr>
        <w:t xml:space="preserve">Fig </w:t>
      </w:r>
      <w:r w:rsidR="00B61CAB">
        <w:rPr>
          <w:rFonts w:asciiTheme="minorBidi" w:hAnsiTheme="minorBidi"/>
        </w:rPr>
        <w:t>1f</w:t>
      </w:r>
      <w:r w:rsidRPr="00E56DB4">
        <w:rPr>
          <w:rFonts w:asciiTheme="minorBidi" w:hAnsiTheme="minorBidi"/>
        </w:rPr>
        <w:t>)</w:t>
      </w:r>
      <w:r>
        <w:rPr>
          <w:rFonts w:asciiTheme="minorBidi" w:hAnsiTheme="minorBidi"/>
        </w:rPr>
        <w:t xml:space="preserve">, as well as </w:t>
      </w:r>
      <w:r w:rsidR="00A75748" w:rsidRPr="00B376DA">
        <w:rPr>
          <w:rFonts w:asciiTheme="minorBidi" w:hAnsiTheme="minorBidi"/>
        </w:rPr>
        <w:t>13</w:t>
      </w:r>
      <w:r w:rsidR="00A75748" w:rsidRPr="00F85EC7">
        <w:rPr>
          <w:rFonts w:asciiTheme="minorBidi" w:hAnsiTheme="minorBidi"/>
        </w:rPr>
        <w:t xml:space="preserve"> </w:t>
      </w:r>
      <w:r w:rsidRPr="00F85EC7">
        <w:rPr>
          <w:rFonts w:asciiTheme="minorBidi" w:hAnsiTheme="minorBidi"/>
        </w:rPr>
        <w:t>previously</w:t>
      </w:r>
      <w:r>
        <w:rPr>
          <w:rFonts w:asciiTheme="minorBidi" w:hAnsiTheme="minorBidi"/>
        </w:rPr>
        <w:t xml:space="preserve"> reported WASH complex interactors </w:t>
      </w:r>
      <w:r w:rsidRPr="00E56DB4">
        <w:rPr>
          <w:rFonts w:asciiTheme="minorBidi" w:hAnsiTheme="minorBidi"/>
        </w:rPr>
        <w:t>(</w:t>
      </w:r>
      <w:r w:rsidRPr="00F472E1">
        <w:rPr>
          <w:rFonts w:asciiTheme="minorBidi" w:hAnsiTheme="minorBidi"/>
        </w:rPr>
        <w:t xml:space="preserve">Fig </w:t>
      </w:r>
      <w:r w:rsidR="00B61CAB">
        <w:rPr>
          <w:rFonts w:asciiTheme="minorBidi" w:hAnsiTheme="minorBidi"/>
        </w:rPr>
        <w:t>1g</w:t>
      </w:r>
      <w:r w:rsidRPr="00E56DB4">
        <w:rPr>
          <w:rFonts w:asciiTheme="minorBidi" w:hAnsiTheme="minorBidi"/>
        </w:rPr>
        <w:t>)</w:t>
      </w:r>
      <w:r>
        <w:rPr>
          <w:rFonts w:asciiTheme="minorBidi" w:hAnsiTheme="minorBidi"/>
        </w:rPr>
        <w:fldChar w:fldCharType="begin" w:fldLock="1"/>
      </w:r>
      <w:r w:rsidR="00325B70">
        <w:rPr>
          <w:rFonts w:asciiTheme="minorBidi" w:hAnsiTheme="minorBidi"/>
        </w:rPr>
        <w:instrText>ADDIN CSL_CITATION {"citationItems":[{"id":"ITEM-1","itemData":{"DOI":"10.1091/mbc.E14-06-1073","ISSN":"19394586","PMID":"25355947","abstract":"COMMD1 deficiency results in defective copper homeostasis, but the mechanism for this has remained elusive. Here we report that COMMD1 is directly linked to early endosomes through its interaction with a protein complex containing CCDC22, CCDC93, and C16orf62. This COMMD/CCDC22/CCDC93 (CCC) complex interacts with the multisubunit WASH complex, an evolutionarily conserved system, which is required for endosomal deposition of F-actin and cargo trafficking in conjunction with the retromer. Interactions between the WASH complex subunit FAM21, and the carboxyl-terminal ends of CCDC22 and CCDC93 are responsible for CCC complex recruitment to endosomes. We show that depletion of CCC complex components leads to lack of copper-dependent movement of the copper transporter ATP7A from endosomes, resulting in intracellular copper accumulation and modest alterations in copper homeostasis in humans with CCDC22 mutations. This work provides a mechanistic explanation for the role of COMMD1 in copper homeostasis and uncovers additional genes involved in the regulation of copper transporter recycling.","author":[{"dropping-particle":"","family":"Phillips-Krawczak","given":"Christine A.","non-dropping-particle":"","parse-names":false,"suffix":""},{"dropping-particle":"","family":"Singla","given":"Amika","non-dropping-particle":"","parse-names":false,"suffix":""},{"dropping-particle":"","family":"Starokadomskyy","given":"Petro","non-dropping-particle":"","parse-names":false,"suffix":""},{"dropping-particle":"","family":"Deng","given":"Zhihui","non-dropping-particle":"","parse-names":false,"suffix":""},{"dropping-particle":"","family":"Osborne","given":"Douglas G.","non-dropping-particle":"","parse-names":false,"suffix":""},{"dropping-particle":"","family":"Li","given":"Haiying","non-dropping-particle":"","parse-names":false,"suffix":""},{"dropping-particle":"","family":"Dick","given":"Christopher J.","non-dropping-particle":"","parse-names":false,"suffix":""},{"dropping-particle":"","family":"Gomez","given":"Timothy S.","non-dropping-particle":"","parse-names":false,"suffix":""},{"dropping-particle":"","family":"Koenecke","given":"Megan","non-dropping-particle":"","parse-names":false,"suffix":""},{"dropping-particle":"","family":"Zhang","given":"Jin San","non-dropping-particle":"","parse-names":false,"suffix":""},{"dropping-particle":"","family":"Dai","given":"Haiming","non-dropping-particle":"","parse-names":false,"suffix":""},{"dropping-particle":"","family":"Sifuentes-Dominguez","given":"Luis F.","non-dropping-particle":"","parse-names":false,"suffix":""},{"dropping-particle":"","family":"Geng","given":"Linda N.","non-dropping-particle":"","parse-names":false,"suffix":""},{"dropping-particle":"","family":"Kaufmann","given":"Scott H.","non-dropping-particle":"","parse-names":false,"suffix":""},{"dropping-particle":"","family":"Hein","given":"Marco Y.","non-dropping-particle":"","parse-names":false,"suffix":""},{"dropping-particle":"","family":"Wallis","given":"Mathew","non-dropping-particle":"","parse-names":false,"suffix":""},{"dropping-particle":"","family":"McGaughran","given":"Julie","non-dropping-particle":"","parse-names":false,"suffix":""},{"dropping-particle":"","family":"Gecz","given":"Jozef","non-dropping-particle":"","parse-names":false,"suffix":""},{"dropping-particle":"","family":"Sluis","given":"Bart","non-dropping-particle":"Van De","parse-names":false,"suffix":""},{"dropping-particle":"","family":"Billadeau","given":"Daniel D.","non-dropping-particle":"","parse-names":false,"suffix":""},{"dropping-particle":"","family":"Burstein","given":"Ezra","non-dropping-particle":"","parse-names":false,"suffix":""}],"container-title":"Molecular Biology of the Cell","id":"ITEM-1","issue":"1","issued":{"date-parts":[["2015","1","1"]]},"page":"91-103","publisher":"American Society for Cell Biology","title":"COMMD1 is linked to the WASH complex and regulates endosomal trafficking of the copper transporter ATP7A","type":"article-journal","volume":"26"},"uris":["http://www.mendeley.com/documents/?uuid=06dfb8a6-13f2-3701-9a8b-b6f0375318bd"]},{"id":"ITEM-2","itemData":{"DOI":"10.1016/j.ceb.2018.08.006","ISBN":"09550674","ISSN":"18790410","PMID":"30227382","abstract":"Endosomes constitute major sorting compartments within the cell. There, a myriad of transmembrane proteins (cargoes) are delivered to the lysosome for degradation or retrieved from this fate and recycled through tubulo-vesicular transport carriers to different cellular destinations. Retrieval and recycling are orchestrated by multi-protein assemblies that include retromer and retriever, sorting nexins, and the Arp2/3 activating WASH complex. Fine-tuned control of actin polymerization on endosomes is fundamental for the retrieval and recycling of cargoes. Recent advances in the field have highlighted several roles that actin plays in this process including the binding to cargoes, stabilization of endosomal subdomains, generation of the remodeling forces required for the biogenesis of cargo-enriched transport carriers and short-range motility of the transport carriers.","author":[{"dropping-particle":"","family":"Simonetti","given":"Boris","non-dropping-particle":"","parse-names":false,"suffix":""},{"dropping-particle":"","family":"Cullen","given":"Peter J.","non-dropping-particle":"","parse-names":false,"suffix":""}],"container-title":"Current Opinion in Cell Biology","id":"ITEM-2","issued":{"date-parts":[["2019"]]},"note":"From Duplicate 1 (Actin-dependent endosomal receptor recycling - Simonetti, Boris; Cullen, Peter J.)\n\nReally good current review on actin regulation in endosomes, good section on WASH","title":"Actin-dependent endosomal receptor recycling","type":"article"},"uris":["http://www.mendeley.com/documents/?uuid=29dd0278-1dae-4f59-8c3e-6fd17a72a7cf"]},{"id":"ITEM-3","itemData":{"DOI":"10.1038/ncb3610","ISSN":"14764679","PMID":"28892079","abstract":"Following endocytosis into the endosomal network, integral membrane proteins undergo sorting for lysosomal degradation or are retrieved and recycled back to the cell surface. Here we describe the discovery of an ancient and conserved multiprotein complex that orchestrates cargo retrieval and recycling and, importantly, is biochemically and functionally distinct from the established retromer pathway. We have called this complex €retriever'; it is a heterotrimer composed of DSCR3, C16orf62 and VPS29, and bears striking similarity to retromer. We establish that retriever associates with the cargo adaptor sorting nexin 17 (SNX17) and couples to CCC (CCDC93, CCDC22, COMMD) and WASH complexes to prevent lysosomal degradation and promote cell surface recycling of α 5 β 1 integrin. Through quantitative proteomic analysis, we identify over 120 cell surface proteins, including numerous integrins, signalling receptors and solute transporters, that require SNX17-retriever to maintain their surface levels. Our identification of retriever establishes a major endosomal retrieval and recycling pathway.","author":[{"dropping-particle":"","family":"McNally","given":"Kerrie E.","non-dropping-particle":"","parse-names":false,"suffix":""},{"dropping-particle":"","family":"Faulkner","given":"Rebecca","non-dropping-particle":"","parse-names":false,"suffix":""},{"dropping-particle":"","family":"Steinberg","given":"Florian","non-dropping-particle":"","parse-names":false,"suffix":""},{"dropping-particle":"","family":"Gallon","given":"Matthew","non-dropping-particle":"","parse-names":false,"suffix":""},{"dropping-particle":"","family":"Ghai","given":"Rajesh","non-dropping-particle":"","parse-names":false,"suffix":""},{"dropping-particle":"","family":"Pim","given":"David","non-dropping-particle":"","parse-names":false,"suffix":""},{"dropping-particle":"","family":"Langton","given":"Paul","non-dropping-particle":"","parse-names":false,"suffix":""},{"dropping-particle":"","family":"Pearson","given":"Neil","non-dropping-particle":"","parse-names":false,"suffix":""},{"dropping-particle":"","family":"Danson","given":"Chris M.","non-dropping-particle":"","parse-names":false,"suffix":""},{"dropping-particle":"","family":"Nägele","given":"Heike","non-dropping-particle":"","parse-names":false,"suffix":""},{"dropping-particle":"","family":"Morris","given":"Lindsey L.","non-dropping-particle":"","parse-names":false,"suffix":""},{"dropping-particle":"","family":"Singla","given":"Amika","non-dropping-particle":"","parse-names":false,"suffix":""},{"dropping-particle":"","family":"Overlee","given":"Brittany L.","non-dropping-particle":"","parse-names":false,"suffix":""},{"dropping-particle":"","family":"Heesom","given":"Kate J.","non-dropping-particle":"","parse-names":false,"suffix":""},{"dropping-particle":"","family":"Sessions","given":"Richard","non-dropping-particle":"","parse-names":false,"suffix":""},{"dropping-particle":"","family":"Banks","given":"Lawrence","non-dropping-particle":"","parse-names":false,"suffix":""},{"dropping-particle":"","family":"Collins","given":"Brett M.","non-dropping-particle":"","parse-names":false,"suffix":""},{"dropping-particle":"","family":"Berger","given":"Imre","non-dropping-particle":"","parse-names":false,"suffix":""},{"dropping-particle":"","family":"Billadeau","given":"Daniel D.","non-dropping-particle":"","parse-names":false,"suffix":""},{"dropping-particle":"","family":"Burstein","given":"Ezra","non-dropping-particle":"","parse-names":false,"suffix":""},{"dropping-particle":"","family":"Cullen","given":"Peter J.","non-dropping-particle":"","parse-names":false,"suffix":""}],"container-title":"Nature Cell Biology","id":"ITEM-3","issue":"10","issued":{"date-parts":[["2017","9","29"]]},"page":"1214-1225","publisher":"Nature Publishing Group","title":"Retriever is a multiprotein complex for retromer-independent endosomal cargo recycling","type":"article-journal","volume":"19"},"uris":["http://www.mendeley.com/documents/?uuid=896fa38d-8972-3d03-a8c6-56540ccab458"]},{"id":"ITEM-4","itemData":{"DOI":"10.1038/s41467-019-12221-6","ISSN":"20411723","abstract":"Protein recycling through the endolysosomal system relies on molecular assemblies that interact with cargo proteins, membranes, and effector molecules. Among them, the COMMD/CCDC22/CCDC93 (CCC) complex plays a critical role in recycling events. While CCC is closely associated with retriever, a cargo recognition complex, its mechanism of action remains unexplained. Herein we show that CCC and retriever are closely linked through sharing a common subunit (VPS35L), yet the integrity of CCC, but not retriever, is required to maintain normal endosomal levels of phosphatidylinositol-3-phosphate (PI(3)P). CCC complex depletion leads to elevated PI(3)P levels, enhanced recruitment and activation of WASH (an actin nucleation promoting factor), excess endosomal F-actin and trapping of internalized receptors. Mechanistically, we find that CCC regulates the phosphorylation and endosomal recruitment of the PI(3)P phosphatase MTMR2. Taken together, we show that the regulation of PI(3)P levels by the CCC complex is critical to protein recycling in the endosomal compartment.","author":[{"dropping-particle":"","family":"Singla","given":"Amika","non-dropping-particle":"","parse-names":false,"suffix":""},{"dropping-particle":"","family":"Fedoseienko","given":"Alina","non-dropping-particle":"","parse-names":false,"suffix":""},{"dropping-particle":"","family":"Giridharan","given":"Sai S.P.","non-dropping-particle":"","parse-names":false,"suffix":""},{"dropping-particle":"","family":"Overlee","given":"Brittany L.","non-dropping-particle":"","parse-names":false,"suffix":""},{"dropping-particle":"","family":"Lopez","given":"Adam","non-dropping-particle":"","parse-names":false,"suffix":""},{"dropping-particle":"","family":"Jia","given":"Da","non-dropping-particle":"","parse-names":false,"suffix":""},{"dropping-particle":"","family":"Song","given":"Jie","non-dropping-particle":"","parse-names":false,"suffix":""},{"dropping-particle":"","family":"Huff-Hardy","given":"Kayci","non-dropping-particle":"","parse-names":false,"suffix":""},{"dropping-particle":"","family":"Weisman","given":"Lois","non-dropping-particle":"","parse-names":false,"suffix":""},{"dropping-particle":"","family":"Burstein","given":"Ezra","non-dropping-particle":"","parse-names":false,"suffix":""},{"dropping-particle":"","family":"Billadeau","given":"Daniel D.","non-dropping-particle":"","parse-names":false,"suffix":""}],"container-title":"Nature Communications","id":"ITEM-4","issue":"1","issued":{"date-parts":[["2019","12","1"]]},"publisher":"Nature Publishing Group","title":"Endosomal PI(3)P regulation by the COMMD/CCDC22/CCDC93 (CCC) complex controls membrane protein recycling","type":"article-journal","volume":"10"},"uris":["http://www.mendeley.com/documents/?uuid=6e5697eb-069d-3414-8003-ec527af528f1"]}],"mendeley":{"formattedCitation":"&lt;sup&gt;4,5,11,15&lt;/sup&gt;","plainTextFormattedCitation":"4,5,11,15","previouslyFormattedCitation":"&lt;sup&gt;4,5,11,15&lt;/sup&gt;"},"properties":{"noteIndex":0},"schema":"https://github.com/citation-style-language/schema/raw/master/csl-citation.json"}</w:instrText>
      </w:r>
      <w:r>
        <w:rPr>
          <w:rFonts w:asciiTheme="minorBidi" w:hAnsiTheme="minorBidi"/>
        </w:rPr>
        <w:fldChar w:fldCharType="separate"/>
      </w:r>
      <w:r w:rsidR="00187194" w:rsidRPr="00187194">
        <w:rPr>
          <w:rFonts w:asciiTheme="minorBidi" w:hAnsiTheme="minorBidi"/>
          <w:noProof/>
          <w:vertAlign w:val="superscript"/>
        </w:rPr>
        <w:t>4,5,11,15</w:t>
      </w:r>
      <w:r>
        <w:rPr>
          <w:rFonts w:asciiTheme="minorBidi" w:hAnsiTheme="minorBidi"/>
        </w:rPr>
        <w:fldChar w:fldCharType="end"/>
      </w:r>
      <w:r>
        <w:rPr>
          <w:rFonts w:asciiTheme="minorBidi" w:hAnsiTheme="minorBidi"/>
        </w:rPr>
        <w:t xml:space="preserve">, which provided strong validity for our proteomic approach and analyses. Additionally, bioinformatic analyses of the neuronal WASH proteome identified a network of proteins implicated in vesicular trafficking, </w:t>
      </w:r>
      <w:r w:rsidRPr="00B376DA">
        <w:rPr>
          <w:rFonts w:asciiTheme="minorBidi" w:hAnsiTheme="minorBidi"/>
        </w:rPr>
        <w:t xml:space="preserve">including </w:t>
      </w:r>
      <w:r w:rsidR="00656C04" w:rsidRPr="00B376DA">
        <w:rPr>
          <w:rFonts w:asciiTheme="minorBidi" w:hAnsiTheme="minorBidi"/>
        </w:rPr>
        <w:t xml:space="preserve">23 </w:t>
      </w:r>
      <w:r w:rsidRPr="00B376DA">
        <w:rPr>
          <w:rFonts w:asciiTheme="minorBidi" w:hAnsiTheme="minorBidi"/>
        </w:rPr>
        <w:t>proteins</w:t>
      </w:r>
      <w:r>
        <w:rPr>
          <w:rFonts w:asciiTheme="minorBidi" w:hAnsiTheme="minorBidi"/>
        </w:rPr>
        <w:t xml:space="preserve"> enriched for endosomal functions (</w:t>
      </w:r>
      <w:r w:rsidRPr="00F472E1">
        <w:rPr>
          <w:rFonts w:asciiTheme="minorBidi" w:hAnsiTheme="minorBidi"/>
        </w:rPr>
        <w:t xml:space="preserve">Fig </w:t>
      </w:r>
      <w:r w:rsidR="00B61CAB">
        <w:rPr>
          <w:rFonts w:asciiTheme="minorBidi" w:hAnsiTheme="minorBidi"/>
        </w:rPr>
        <w:t>1h</w:t>
      </w:r>
      <w:r>
        <w:rPr>
          <w:rFonts w:asciiTheme="minorBidi" w:hAnsiTheme="minorBidi"/>
        </w:rPr>
        <w:t xml:space="preserve">) </w:t>
      </w:r>
      <w:r w:rsidRPr="00B376DA">
        <w:rPr>
          <w:rFonts w:asciiTheme="minorBidi" w:hAnsiTheme="minorBidi"/>
        </w:rPr>
        <w:t xml:space="preserve">and </w:t>
      </w:r>
      <w:r w:rsidR="00656C04" w:rsidRPr="00B376DA">
        <w:rPr>
          <w:rFonts w:asciiTheme="minorBidi" w:hAnsiTheme="minorBidi"/>
        </w:rPr>
        <w:t>2</w:t>
      </w:r>
      <w:r w:rsidR="00656C04">
        <w:rPr>
          <w:rFonts w:asciiTheme="minorBidi" w:hAnsiTheme="minorBidi"/>
        </w:rPr>
        <w:t>4</w:t>
      </w:r>
      <w:r w:rsidR="00656C04" w:rsidRPr="00F85EC7">
        <w:rPr>
          <w:rFonts w:asciiTheme="minorBidi" w:hAnsiTheme="minorBidi"/>
        </w:rPr>
        <w:t xml:space="preserve"> </w:t>
      </w:r>
      <w:r w:rsidRPr="00F85EC7">
        <w:rPr>
          <w:rFonts w:asciiTheme="minorBidi" w:hAnsiTheme="minorBidi"/>
        </w:rPr>
        <w:t>proteins</w:t>
      </w:r>
      <w:r>
        <w:rPr>
          <w:rFonts w:asciiTheme="minorBidi" w:hAnsiTheme="minorBidi"/>
        </w:rPr>
        <w:t xml:space="preserve"> enriched for endocytic functions (</w:t>
      </w:r>
      <w:r w:rsidRPr="00F472E1">
        <w:rPr>
          <w:rFonts w:asciiTheme="minorBidi" w:hAnsiTheme="minorBidi"/>
        </w:rPr>
        <w:t xml:space="preserve">Fig </w:t>
      </w:r>
      <w:r w:rsidR="00B61CAB">
        <w:rPr>
          <w:rFonts w:asciiTheme="minorBidi" w:hAnsiTheme="minorBidi"/>
        </w:rPr>
        <w:t>1i</w:t>
      </w:r>
      <w:r>
        <w:rPr>
          <w:rFonts w:asciiTheme="minorBidi" w:hAnsiTheme="minorBidi"/>
        </w:rPr>
        <w:t xml:space="preserve">). Among these endosomal and endocytic proteins were components of the recently identified endosomal </w:t>
      </w:r>
      <w:r w:rsidR="00A41EA0">
        <w:rPr>
          <w:rFonts w:asciiTheme="minorBidi" w:hAnsiTheme="minorBidi"/>
        </w:rPr>
        <w:t>sorting</w:t>
      </w:r>
      <w:r>
        <w:rPr>
          <w:rFonts w:asciiTheme="minorBidi" w:hAnsiTheme="minorBidi"/>
        </w:rPr>
        <w:t xml:space="preserve"> complex</w:t>
      </w:r>
      <w:r w:rsidR="00A41EA0">
        <w:rPr>
          <w:rFonts w:asciiTheme="minorBidi" w:hAnsiTheme="minorBidi"/>
        </w:rPr>
        <w:t>es</w:t>
      </w:r>
      <w:r>
        <w:rPr>
          <w:rFonts w:asciiTheme="minorBidi" w:hAnsiTheme="minorBidi"/>
        </w:rPr>
        <w:t xml:space="preserve">, </w:t>
      </w:r>
      <w:r w:rsidR="00A41EA0">
        <w:rPr>
          <w:rFonts w:asciiTheme="minorBidi" w:hAnsiTheme="minorBidi"/>
        </w:rPr>
        <w:t>CCC (</w:t>
      </w:r>
      <w:ins w:id="255" w:author="Jamie Courtland" w:date="2020-06-24T15:47:00Z">
        <w:r w:rsidR="00CD3F93">
          <w:rPr>
            <w:rFonts w:asciiTheme="minorBidi" w:hAnsiTheme="minorBidi"/>
          </w:rPr>
          <w:t>CCDC</w:t>
        </w:r>
        <w:r w:rsidR="00CD3F93" w:rsidRPr="00DC5D5D">
          <w:rPr>
            <w:rFonts w:asciiTheme="minorBidi" w:hAnsiTheme="minorBidi"/>
          </w:rPr>
          <w:t>93</w:t>
        </w:r>
        <w:r w:rsidR="00CD3F93" w:rsidRPr="00AF6084">
          <w:rPr>
            <w:rFonts w:asciiTheme="minorBidi" w:hAnsiTheme="minorBidi"/>
          </w:rPr>
          <w:t xml:space="preserve"> </w:t>
        </w:r>
      </w:ins>
      <w:r w:rsidRPr="00AF6084">
        <w:rPr>
          <w:rFonts w:asciiTheme="minorBidi" w:hAnsiTheme="minorBidi"/>
        </w:rPr>
        <w:t xml:space="preserve">and </w:t>
      </w:r>
      <w:ins w:id="256" w:author="Jamie Courtland" w:date="2020-06-24T15:47:00Z">
        <w:r w:rsidR="00CD3F93">
          <w:rPr>
            <w:rFonts w:asciiTheme="minorBidi" w:hAnsiTheme="minorBidi"/>
          </w:rPr>
          <w:t>COMMD</w:t>
        </w:r>
        <w:r w:rsidR="00CD3F93" w:rsidRPr="00DC5D5D">
          <w:rPr>
            <w:rFonts w:asciiTheme="minorBidi" w:hAnsiTheme="minorBidi"/>
          </w:rPr>
          <w:t>9</w:t>
        </w:r>
      </w:ins>
      <w:r w:rsidR="00A41EA0">
        <w:rPr>
          <w:rFonts w:asciiTheme="minorBidi" w:hAnsiTheme="minorBidi"/>
        </w:rPr>
        <w:t>) and Retriever (</w:t>
      </w:r>
      <w:ins w:id="257" w:author="Jamie Courtland" w:date="2020-06-24T15:47:00Z">
        <w:r w:rsidR="00CD3F93">
          <w:rPr>
            <w:rFonts w:asciiTheme="minorBidi" w:hAnsiTheme="minorBidi"/>
          </w:rPr>
          <w:t>VPS35L)</w:t>
        </w:r>
      </w:ins>
      <w:r w:rsidR="00B61CAB">
        <w:rPr>
          <w:rFonts w:asciiTheme="minorBidi" w:hAnsiTheme="minorBidi"/>
          <w:i/>
          <w:iCs/>
        </w:rPr>
        <w:fldChar w:fldCharType="begin" w:fldLock="1"/>
      </w:r>
      <w:r w:rsidR="00187194">
        <w:rPr>
          <w:rFonts w:asciiTheme="minorBidi" w:hAnsiTheme="minorBidi"/>
          <w:i/>
          <w:iCs/>
        </w:rPr>
        <w:instrText>ADDIN CSL_CITATION {"citationItems":[{"id":"ITEM-1","itemData":{"DOI":"10.1091/mbc.E14-06-1073","ISSN":"19394586","PMID":"25355947","abstract":"COMMD1 deficiency results in defective copper homeostasis, but the mechanism for this has remained elusive. Here we report that COMMD1 is directly linked to early endosomes through its interaction with a protein complex containing CCDC22, CCDC93, and C16orf62. This COMMD/CCDC22/CCDC93 (CCC) complex interacts with the multisubunit WASH complex, an evolutionarily conserved system, which is required for endosomal deposition of F-actin and cargo trafficking in conjunction with the retromer. Interactions between the WASH complex subunit FAM21, and the carboxyl-terminal ends of CCDC22 and CCDC93 are responsible for CCC complex recruitment to endosomes. We show that depletion of CCC complex components leads to lack of copper-dependent movement of the copper transporter ATP7A from endosomes, resulting in intracellular copper accumulation and modest alterations in copper homeostasis in humans with CCDC22 mutations. This work provides a mechanistic explanation for the role of COMMD1 in copper homeostasis and uncovers additional genes involved in the regulation of copper transporter recycling.","author":[{"dropping-particle":"","family":"Phillips-Krawczak","given":"Christine A.","non-dropping-particle":"","parse-names":false,"suffix":""},{"dropping-particle":"","family":"Singla","given":"Amika","non-dropping-particle":"","parse-names":false,"suffix":""},{"dropping-particle":"","family":"Starokadomskyy","given":"Petro","non-dropping-particle":"","parse-names":false,"suffix":""},{"dropping-particle":"","family":"Deng","given":"Zhihui","non-dropping-particle":"","parse-names":false,"suffix":""},{"dropping-particle":"","family":"Osborne","given":"Douglas G.","non-dropping-particle":"","parse-names":false,"suffix":""},{"dropping-particle":"","family":"Li","given":"Haiying","non-dropping-particle":"","parse-names":false,"suffix":""},{"dropping-particle":"","family":"Dick","given":"Christopher J.","non-dropping-particle":"","parse-names":false,"suffix":""},{"dropping-particle":"","family":"Gomez","given":"Timothy S.","non-dropping-particle":"","parse-names":false,"suffix":""},{"dropping-particle":"","family":"Koenecke","given":"Megan","non-dropping-particle":"","parse-names":false,"suffix":""},{"dropping-particle":"","family":"Zhang","given":"Jin San","non-dropping-particle":"","parse-names":false,"suffix":""},{"dropping-particle":"","family":"Dai","given":"Haiming","non-dropping-particle":"","parse-names":false,"suffix":""},{"dropping-particle":"","family":"Sifuentes-Dominguez","given":"Luis F.","non-dropping-particle":"","parse-names":false,"suffix":""},{"dropping-particle":"","family":"Geng","given":"Linda N.","non-dropping-particle":"","parse-names":false,"suffix":""},{"dropping-particle":"","family":"Kaufmann","given":"Scott H.","non-dropping-particle":"","parse-names":false,"suffix":""},{"dropping-particle":"","family":"Hein","given":"Marco Y.","non-dropping-particle":"","parse-names":false,"suffix":""},{"dropping-particle":"","family":"Wallis","given":"Mathew","non-dropping-particle":"","parse-names":false,"suffix":""},{"dropping-particle":"","family":"McGaughran","given":"Julie","non-dropping-particle":"","parse-names":false,"suffix":""},{"dropping-particle":"","family":"Gecz","given":"Jozef","non-dropping-particle":"","parse-names":false,"suffix":""},{"dropping-particle":"","family":"Sluis","given":"Bart","non-dropping-particle":"Van De","parse-names":false,"suffix":""},{"dropping-particle":"","family":"Billadeau","given":"Daniel D.","non-dropping-particle":"","parse-names":false,"suffix":""},{"dropping-particle":"","family":"Burstein","given":"Ezra","non-dropping-particle":"","parse-names":false,"suffix":""}],"container-title":"Molecular Biology of the Cell","id":"ITEM-1","issue":"1","issued":{"date-parts":[["2015","1","1"]]},"page":"91-103","publisher":"American Society for Cell Biology","title":"COMMD1 is linked to the WASH complex and regulates endosomal trafficking of the copper transporter ATP7A","type":"article-journal","volume":"26"},"uris":["http://www.mendeley.com/documents/?uuid=06dfb8a6-13f2-3701-9a8b-b6f0375318bd"]},{"id":"ITEM-2","itemData":{"DOI":"10.1038/s41467-019-12221-6","ISSN":"20411723","abstract":"Protein recycling through the endolysosomal system relies on molecular assemblies that interact with cargo proteins, membranes, and effector molecules. Among them, the COMMD/CCDC22/CCDC93 (CCC) complex plays a critical role in recycling events. While CCC is closely associated with retriever, a cargo recognition complex, its mechanism of action remains unexplained. Herein we show that CCC and retriever are closely linked through sharing a common subunit (VPS35L), yet the integrity of CCC, but not retriever, is required to maintain normal endosomal levels of phosphatidylinositol-3-phosphate (PI(3)P). CCC complex depletion leads to elevated PI(3)P levels, enhanced recruitment and activation of WASH (an actin nucleation promoting factor), excess endosomal F-actin and trapping of internalized receptors. Mechanistically, we find that CCC regulates the phosphorylation and endosomal recruitment of the PI(3)P phosphatase MTMR2. Taken together, we show that the regulation of PI(3)P levels by the CCC complex is critical to protein recycling in the endosomal compartment.","author":[{"dropping-particle":"","family":"Singla","given":"Amika","non-dropping-particle":"","parse-names":false,"suffix":""},{"dropping-particle":"","family":"Fedoseienko","given":"Alina","non-dropping-particle":"","parse-names":false,"suffix":""},{"dropping-particle":"","family":"Giridharan","given":"Sai S.P.","non-dropping-particle":"","parse-names":false,"suffix":""},{"dropping-particle":"","family":"Overlee","given":"Brittany L.","non-dropping-particle":"","parse-names":false,"suffix":""},{"dropping-particle":"","family":"Lopez","given":"Adam","non-dropping-particle":"","parse-names":false,"suffix":""},{"dropping-particle":"","family":"Jia","given":"Da","non-dropping-particle":"","parse-names":false,"suffix":""},{"dropping-particle":"","family":"Song","given":"Jie","non-dropping-particle":"","parse-names":false,"suffix":""},{"dropping-particle":"","family":"Huff-Hardy","given":"Kayci","non-dropping-particle":"","parse-names":false,"suffix":""},{"dropping-particle":"","family":"Weisman","given":"Lois","non-dropping-particle":"","parse-names":false,"suffix":""},{"dropping-particle":"","family":"Burstein","given":"Ezra","non-dropping-particle":"","parse-names":false,"suffix":""},{"dropping-particle":"","family":"Billadeau","given":"Daniel D.","non-dropping-particle":"","parse-names":false,"suffix":""}],"container-title":"Nature Communications","id":"ITEM-2","issue":"1","issued":{"date-parts":[["2019","12","1"]]},"publisher":"Nature Publishing Group","title":"Endosomal PI(3)P regulation by the COMMD/CCDC22/CCDC93 (CCC) complex controls membrane protein recycling","type":"article-journal","volume":"10"},"uris":["http://www.mendeley.com/documents/?uuid=6e5697eb-069d-3414-8003-ec527af528f1"]}],"mendeley":{"formattedCitation":"&lt;sup&gt;11,15&lt;/sup&gt;","plainTextFormattedCitation":"11,15","previouslyFormattedCitation":"&lt;sup&gt;11,15&lt;/sup&gt;"},"properties":{"noteIndex":0},"schema":"https://github.com/citation-style-language/schema/raw/master/csl-citation.json"}</w:instrText>
      </w:r>
      <w:r w:rsidR="00B61CAB">
        <w:rPr>
          <w:rFonts w:asciiTheme="minorBidi" w:hAnsiTheme="minorBidi"/>
          <w:i/>
          <w:iCs/>
        </w:rPr>
        <w:fldChar w:fldCharType="separate"/>
      </w:r>
      <w:r w:rsidR="009D5853" w:rsidRPr="009D5853">
        <w:rPr>
          <w:rFonts w:asciiTheme="minorBidi" w:hAnsiTheme="minorBidi"/>
          <w:iCs/>
          <w:noProof/>
          <w:vertAlign w:val="superscript"/>
        </w:rPr>
        <w:t>11,15</w:t>
      </w:r>
      <w:r w:rsidR="00B61CAB">
        <w:rPr>
          <w:rFonts w:asciiTheme="minorBidi" w:hAnsiTheme="minorBidi"/>
          <w:i/>
          <w:iCs/>
        </w:rPr>
        <w:fldChar w:fldCharType="end"/>
      </w:r>
      <w:r w:rsidR="00A41EA0">
        <w:rPr>
          <w:rFonts w:asciiTheme="minorBidi" w:hAnsiTheme="minorBidi"/>
        </w:rPr>
        <w:t xml:space="preserve">, </w:t>
      </w:r>
      <w:r>
        <w:rPr>
          <w:rFonts w:asciiTheme="minorBidi" w:hAnsiTheme="minorBidi"/>
        </w:rPr>
        <w:t xml:space="preserve">as well as multiple sorting nexins important for recruitment of trafficking regulators to the endosome and cargo selection, such as </w:t>
      </w:r>
      <w:ins w:id="258" w:author="Jamie Courtland" w:date="2020-06-24T15:47:00Z">
        <w:r w:rsidR="00CD3F93">
          <w:rPr>
            <w:rFonts w:asciiTheme="minorBidi" w:hAnsiTheme="minorBidi"/>
          </w:rPr>
          <w:t>SNX</w:t>
        </w:r>
        <w:r w:rsidR="00CD3F93" w:rsidRPr="00DC5D5D">
          <w:rPr>
            <w:rFonts w:asciiTheme="minorBidi" w:hAnsiTheme="minorBidi"/>
          </w:rPr>
          <w:t>1</w:t>
        </w:r>
      </w:ins>
      <w:r w:rsidRPr="00DC5D5D">
        <w:rPr>
          <w:rFonts w:asciiTheme="minorBidi" w:hAnsiTheme="minorBidi"/>
        </w:rPr>
        <w:t>-3</w:t>
      </w:r>
      <w:r>
        <w:rPr>
          <w:rFonts w:asciiTheme="minorBidi" w:hAnsiTheme="minorBidi"/>
        </w:rPr>
        <w:t xml:space="preserve">, and </w:t>
      </w:r>
      <w:ins w:id="259" w:author="Jamie Courtland" w:date="2020-06-24T15:47:00Z">
        <w:r w:rsidR="00CD3F93">
          <w:rPr>
            <w:rFonts w:asciiTheme="minorBidi" w:hAnsiTheme="minorBidi"/>
          </w:rPr>
          <w:t>SNX</w:t>
        </w:r>
      </w:ins>
      <w:r w:rsidRPr="00DC5D5D">
        <w:rPr>
          <w:rFonts w:asciiTheme="minorBidi" w:hAnsiTheme="minorBidi"/>
        </w:rPr>
        <w:t>16</w:t>
      </w:r>
      <w:r>
        <w:rPr>
          <w:rFonts w:asciiTheme="minorBidi" w:hAnsiTheme="minorBidi"/>
          <w:i/>
          <w:iCs/>
        </w:rPr>
        <w:fldChar w:fldCharType="begin" w:fldLock="1"/>
      </w:r>
      <w:r w:rsidR="00187194">
        <w:rPr>
          <w:rFonts w:asciiTheme="minorBidi" w:hAnsiTheme="minorBidi"/>
          <w:i/>
          <w:iCs/>
        </w:rPr>
        <w:instrText>ADDIN CSL_CITATION {"citationItems":[{"id":"ITEM-1","itemData":{"DOI":"10.1111/tra.12309","ISSN":"16000854","abstract":"The retromer is an evolutionarily conserved coat complex that consists of Vps26, Vps29, Vps35 and a heterodimer of sorting nexin (Snx) proteins in yeast. Retromer mediates the recycling of transmembrane proteins from endosomes to the trans-Golgi network, including receptors that are essential for the delivery of hydrolytic enzymes to lysosomes. Besides its function in lysosomal enzyme receptor recycling, involvement of retromer has also been proposed in a variety of vesicular trafficking events, including early steps of autophagy and endocytosis. Here we show that the late stages of autophagy and endocytosis are impaired in Vps26 and Vps35 deficient Drosophila larval fat body cells, but formation of autophagosomes and endosomes is not compromised. Accumulation of aberrant autolysosomes and amphisomes in the absence of retromer function appears to be the consequence of decreased degradative capacity, as they contain undigested cytoplasmic material. Accordingly, we show that retromer is required for proper cathepsin L trafficking mainly independent of LERP, the Drosophila homolog of the cation-independent mannose 6-phosphate receptor. Finally, we find that Snx3 and Snx6 are also required for proper autolysosomal degradation in Drosophila larval fat body cells. In this study we characterize the role of the retromer complex in autophagy and endocytosis in Drosophila larval fat body cells.","author":[{"dropping-particle":"","family":"Maruzs","given":"Tamás","non-dropping-particle":"","parse-names":false,"suffix":""},{"dropping-particle":"","family":"Lorincz","given":"Péter","non-dropping-particle":"","parse-names":false,"suffix":""},{"dropping-particle":"","family":"Szatmári","given":"Zsuzsanna","non-dropping-particle":"","parse-names":false,"suffix":""},{"dropping-particle":"","family":"Széplaki","given":"Szilvia","non-dropping-particle":"","parse-names":false,"suffix":""},{"dropping-particle":"","family":"Sándor","given":"Zoltán","non-dropping-particle":"","parse-names":false,"suffix":""},{"dropping-particle":"","family":"Lakatos","given":"Zsolt","non-dropping-particle":"","parse-names":false,"suffix":""},{"dropping-particle":"","family":"Puska","given":"Gina","non-dropping-particle":"","parse-names":false,"suffix":""},{"dropping-particle":"","family":"Juhász","given":"Gábor","non-dropping-particle":"","parse-names":false,"suffix":""},{"dropping-particle":"","family":"Sass","given":"Miklós","non-dropping-particle":"","parse-names":false,"suffix":""}],"container-title":"Traffic","id":"ITEM-1","issue":"10","issued":{"date-parts":[["2015","10","1"]]},"page":"1088-1107","publisher":"Blackwell Munksgaard","title":"Retromer Ensures the Degradation of Autophagic Cargo by Maintaining Lysosome Function in Drosophila","type":"article-journal","volume":"16"},"uris":["http://www.mendeley.com/documents/?uuid=0385615d-7ea9-31a2-8240-ac8625038a08"]},{"id":"ITEM-2","itemData":{"DOI":"10.1083/jcb.201703015","ISSN":"15408140","PMID":"28935633","abstract":"Endosomal recycling of transmembrane proteins requires sequence-dependent recognition of motifs present within their intracellular cytosolic domains. In this study, we have reexamined the role of retromer in the sequence-dependent endosome- to-trans-Golgi network (TGN) transport of the cation-independent mannose 6-phosphate receptor (CI-MPR). Although the knockdown or knockout of retromer does not perturb CI-MPR transport, the targeting of the retromer-linked sorting nexin (SNX)-Bin, Amphiphysin, and Rvs (BAR) proteins leads to a pronounced defect in CI-MPR endosome-to-TGN transport. The retromer-linked SNX-BAR proteins comprise heterodimeric combinations of SNX1 or SNX2 with SNX5 or SNX6 and serve to regulate the biogenesis of tubular endosomal sorting profiles. We establish that SNX5 and SNX6 associate with the CI-MPR through recognition of a specific WLM endosome-to-TGN sorting motif. From validating the CI-MPR dependency of SNX1/2-SNX5/6 tubular profile formation, we provide a mechanism for coupling sequencedependent cargo recognition with the biogenesis of tubular profiles required for endosome-to-TGN transport. Therefore, the data presented in this study reappraise retromer's role in CI-MPR transport.","author":[{"dropping-particle":"","family":"Simonetti","given":"Boris","non-dropping-particle":"","parse-names":false,"suffix":""},{"dropping-particle":"","family":"Danson","given":"Chris M.","non-dropping-particle":"","parse-names":false,"suffix":""},{"dropping-particle":"","family":"Heesom","given":"Kate J.","non-dropping-particle":"","parse-names":false,"suffix":""},{"dropping-particle":"","family":"Cullen","given":"Peter J.","non-dropping-particle":"","parse-names":false,"suffix":""}],"container-title":"Journal of Cell Biology","id":"ITEM-2","issue":"11","issued":{"date-parts":[["2017","11","1"]]},"page":"3695-3712","publisher":"Rockefeller University Press","title":"Sequence-dependent cargo recognition by SNX-BARs mediates retromer-independent transport of CI-MPR","type":"article-journal","volume":"216"},"uris":["http://www.mendeley.com/documents/?uuid=937a7a14-a42e-3561-9db1-b018da155893"]},{"id":"ITEM-3","itemData":{"DOI":"10.1083/jcb.201702137","ISSN":"15408140","abstract":"The retromer complex, which recycles the cation-independent mannose 6-phosphate receptor (CI-MPR) from endosomes to the trans-Golgi network (TGN), is thought to consist of a cargo-selective VPS26-VPS29-VPS35 trimer and a membrane- deforming subunit of sorting nexin (SNX)-Bin, Amphyphysin, and Rvs (BAR; SNX-BAR) proteins. In this study, we demonstrate that heterodimers of the SNX-BAR proteins, SNX1, SNX2, SNX5, and SNX6, are the cargo-selective elements that mediate the retrograde transport of CI-MPR from endosomes to the TGN independently of the core retromer trimer. Using quantitative proteomics, we also identify the IGF1R, among more potential cargo, as another SNX5 and SNX6 binding receptor that recycles through SNX-BAR heterodimers, but not via the retromer trimer, in a ligand- and activation-dependent manner. Overall, our data redefine the mechanics of retromer-based sorting and call into question whether retromer indeed functions as a complex of SNX-BAR proteins and the VPS26-VPS29-VPS35 trimer.","author":[{"dropping-particle":"","family":"Kvainickas","given":"Arunas","non-dropping-particle":"","parse-names":false,"suffix":""},{"dropping-particle":"","family":"Jimenez-Orgaz","given":"Ana","non-dropping-particle":"","parse-names":false,"suffix":""},{"dropping-particle":"","family":"Nägele","given":"Heike","non-dropping-particle":"","parse-names":false,"suffix":""},{"dropping-particle":"","family":"Hu","given":"Zehan","non-dropping-particle":"","parse-names":false,"suffix":""},{"dropping-particle":"","family":"Dengjel","given":"Jörn","non-dropping-particle":"","parse-names":false,"suffix":""},{"dropping-particle":"","family":"Steinberg","given":"Florian","non-dropping-particle":"","parse-names":false,"suffix":""}],"container-title":"Journal of Cell Biology","id":"ITEM-3","issue":"11","issued":{"date-parts":[["2017","11","1"]]},"page":"3677-3693","publisher":"Rockefeller University Press","title":"Cargo-selective SNX-BAR proteins mediate retromer trimer independent retrograde transport","type":"article-journal","volume":"216"},"uris":["http://www.mendeley.com/documents/?uuid=f8a355bb-7cc1-37f6-9014-74c7cdb82fc5"]}],"mendeley":{"formattedCitation":"&lt;sup&gt;40–42&lt;/sup&gt;","plainTextFormattedCitation":"40–42","previouslyFormattedCitation":"&lt;sup&gt;40–42&lt;/sup&gt;"},"properties":{"noteIndex":0},"schema":"https://github.com/citation-style-language/schema/raw/master/csl-citation.json"}</w:instrText>
      </w:r>
      <w:r>
        <w:rPr>
          <w:rFonts w:asciiTheme="minorBidi" w:hAnsiTheme="minorBidi"/>
          <w:i/>
          <w:iCs/>
        </w:rPr>
        <w:fldChar w:fldCharType="separate"/>
      </w:r>
      <w:r w:rsidR="00187194" w:rsidRPr="00187194">
        <w:rPr>
          <w:rFonts w:asciiTheme="minorBidi" w:hAnsiTheme="minorBidi"/>
          <w:iCs/>
          <w:noProof/>
          <w:vertAlign w:val="superscript"/>
        </w:rPr>
        <w:t>40–42</w:t>
      </w:r>
      <w:r>
        <w:rPr>
          <w:rFonts w:asciiTheme="minorBidi" w:hAnsiTheme="minorBidi"/>
          <w:i/>
          <w:iCs/>
        </w:rPr>
        <w:fldChar w:fldCharType="end"/>
      </w:r>
      <w:r>
        <w:rPr>
          <w:rFonts w:asciiTheme="minorBidi" w:hAnsiTheme="minorBidi"/>
          <w:i/>
          <w:iCs/>
        </w:rPr>
        <w:t>.</w:t>
      </w:r>
      <w:r w:rsidRPr="00A30EF3">
        <w:rPr>
          <w:rFonts w:asciiTheme="minorBidi" w:hAnsiTheme="minorBidi"/>
        </w:rPr>
        <w:t xml:space="preserve"> </w:t>
      </w:r>
      <w:r>
        <w:rPr>
          <w:rFonts w:asciiTheme="minorBidi" w:hAnsiTheme="minorBidi"/>
        </w:rPr>
        <w:t>These data</w:t>
      </w:r>
      <w:r w:rsidRPr="00A30EF3">
        <w:rPr>
          <w:rFonts w:asciiTheme="minorBidi" w:hAnsiTheme="minorBidi"/>
        </w:rPr>
        <w:t xml:space="preserve"> </w:t>
      </w:r>
      <w:r>
        <w:rPr>
          <w:rFonts w:asciiTheme="minorBidi" w:hAnsiTheme="minorBidi"/>
        </w:rPr>
        <w:t>demonstrated</w:t>
      </w:r>
      <w:r w:rsidRPr="00A30EF3">
        <w:rPr>
          <w:rFonts w:asciiTheme="minorBidi" w:hAnsiTheme="minorBidi"/>
        </w:rPr>
        <w:t xml:space="preserve"> that </w:t>
      </w:r>
      <w:r>
        <w:rPr>
          <w:rFonts w:asciiTheme="minorBidi" w:hAnsiTheme="minorBidi"/>
        </w:rPr>
        <w:t xml:space="preserve">the </w:t>
      </w:r>
      <w:r w:rsidRPr="00A30EF3">
        <w:rPr>
          <w:rFonts w:asciiTheme="minorBidi" w:hAnsiTheme="minorBidi"/>
        </w:rPr>
        <w:t>WASH</w:t>
      </w:r>
      <w:r>
        <w:rPr>
          <w:rFonts w:asciiTheme="minorBidi" w:hAnsiTheme="minorBidi"/>
        </w:rPr>
        <w:t xml:space="preserve"> complex</w:t>
      </w:r>
      <w:r w:rsidRPr="00A30EF3">
        <w:rPr>
          <w:rFonts w:asciiTheme="minorBidi" w:hAnsiTheme="minorBidi"/>
        </w:rPr>
        <w:t xml:space="preserve"> interacts with many of the same proteins in neurons as it does in yeast</w:t>
      </w:r>
      <w:r>
        <w:rPr>
          <w:rFonts w:asciiTheme="minorBidi" w:hAnsiTheme="minorBidi"/>
        </w:rPr>
        <w:t>, amoeba,</w:t>
      </w:r>
      <w:r w:rsidRPr="00A30EF3">
        <w:rPr>
          <w:rFonts w:asciiTheme="minorBidi" w:hAnsiTheme="minorBidi"/>
        </w:rPr>
        <w:t xml:space="preserve"> </w:t>
      </w:r>
      <w:ins w:id="260" w:author="Jamie Courtland" w:date="2020-06-25T11:01:00Z">
        <w:r w:rsidR="00CA3EA0">
          <w:rPr>
            <w:rFonts w:asciiTheme="minorBidi" w:hAnsiTheme="minorBidi"/>
          </w:rPr>
          <w:t xml:space="preserve">flies, </w:t>
        </w:r>
      </w:ins>
      <w:r w:rsidRPr="00A30EF3">
        <w:rPr>
          <w:rFonts w:asciiTheme="minorBidi" w:hAnsiTheme="minorBidi"/>
        </w:rPr>
        <w:t xml:space="preserve">and </w:t>
      </w:r>
      <w:ins w:id="261" w:author="Jamie Courtland" w:date="2020-06-26T11:48:00Z">
        <w:r w:rsidR="00B376DA">
          <w:rPr>
            <w:rFonts w:asciiTheme="minorBidi" w:hAnsiTheme="minorBidi"/>
          </w:rPr>
          <w:t>mammali</w:t>
        </w:r>
        <w:r w:rsidR="00B376DA">
          <w:rPr>
            <w:rFonts w:asciiTheme="minorBidi" w:hAnsiTheme="minorBidi"/>
          </w:rPr>
          <w:t xml:space="preserve">an </w:t>
        </w:r>
      </w:ins>
      <w:r w:rsidRPr="00A30EF3">
        <w:rPr>
          <w:rFonts w:asciiTheme="minorBidi" w:hAnsiTheme="minorBidi"/>
        </w:rPr>
        <w:t>cell lines</w:t>
      </w:r>
      <w:r>
        <w:rPr>
          <w:rFonts w:asciiTheme="minorBidi" w:hAnsiTheme="minorBidi"/>
        </w:rPr>
        <w:t xml:space="preserve">. Furthermore, there were </w:t>
      </w:r>
      <w:r w:rsidRPr="00B376DA">
        <w:rPr>
          <w:rFonts w:asciiTheme="minorBidi" w:hAnsiTheme="minorBidi"/>
        </w:rPr>
        <w:t>32</w:t>
      </w:r>
      <w:r w:rsidRPr="00F85EC7">
        <w:rPr>
          <w:rFonts w:asciiTheme="minorBidi" w:hAnsiTheme="minorBidi"/>
        </w:rPr>
        <w:t xml:space="preserve"> proteins</w:t>
      </w:r>
      <w:r>
        <w:rPr>
          <w:rFonts w:asciiTheme="minorBidi" w:hAnsiTheme="minorBidi"/>
        </w:rPr>
        <w:t xml:space="preserve"> enriched for cytoskeletal regulatory functions (</w:t>
      </w:r>
      <w:r w:rsidRPr="00F472E1">
        <w:rPr>
          <w:rFonts w:asciiTheme="minorBidi" w:hAnsiTheme="minorBidi"/>
        </w:rPr>
        <w:t xml:space="preserve">Fig </w:t>
      </w:r>
      <w:r w:rsidR="00B61CAB">
        <w:rPr>
          <w:rFonts w:asciiTheme="minorBidi" w:hAnsiTheme="minorBidi"/>
        </w:rPr>
        <w:t>1j</w:t>
      </w:r>
      <w:r>
        <w:rPr>
          <w:rFonts w:asciiTheme="minorBidi" w:hAnsiTheme="minorBidi"/>
        </w:rPr>
        <w:t xml:space="preserve">), including actin-modulatory molecules such as the Arp2/3 complex subunit </w:t>
      </w:r>
      <w:ins w:id="262" w:author="Jamie Courtland" w:date="2020-06-24T15:47:00Z">
        <w:r w:rsidR="00CD3F93" w:rsidRPr="00DC5D5D">
          <w:rPr>
            <w:rFonts w:asciiTheme="minorBidi" w:hAnsiTheme="minorBidi"/>
          </w:rPr>
          <w:t>A</w:t>
        </w:r>
        <w:r w:rsidR="00CD3F93">
          <w:rPr>
            <w:rFonts w:asciiTheme="minorBidi" w:hAnsiTheme="minorBidi"/>
          </w:rPr>
          <w:t>RPC</w:t>
        </w:r>
        <w:r w:rsidR="00CD3F93" w:rsidRPr="00DC5D5D">
          <w:rPr>
            <w:rFonts w:asciiTheme="minorBidi" w:hAnsiTheme="minorBidi"/>
          </w:rPr>
          <w:t>5</w:t>
        </w:r>
      </w:ins>
      <w:r w:rsidRPr="003B4FB8">
        <w:rPr>
          <w:rFonts w:asciiTheme="minorBidi" w:hAnsiTheme="minorBidi"/>
        </w:rPr>
        <w:t>,</w:t>
      </w:r>
      <w:r w:rsidRPr="00A30EF3">
        <w:rPr>
          <w:rFonts w:asciiTheme="minorBidi" w:hAnsiTheme="minorBidi"/>
        </w:rPr>
        <w:t xml:space="preserve"> which </w:t>
      </w:r>
      <w:r>
        <w:rPr>
          <w:rFonts w:asciiTheme="minorBidi" w:hAnsiTheme="minorBidi"/>
        </w:rPr>
        <w:t>is consistent with its role in activating this</w:t>
      </w:r>
      <w:r w:rsidRPr="00A30EF3">
        <w:rPr>
          <w:rFonts w:asciiTheme="minorBidi" w:hAnsiTheme="minorBidi"/>
        </w:rPr>
        <w:t xml:space="preserve"> complex </w:t>
      </w:r>
      <w:r>
        <w:rPr>
          <w:rFonts w:asciiTheme="minorBidi" w:hAnsiTheme="minorBidi"/>
        </w:rPr>
        <w:t>to</w:t>
      </w:r>
      <w:r w:rsidRPr="00A30EF3">
        <w:rPr>
          <w:rFonts w:asciiTheme="minorBidi" w:hAnsiTheme="minorBidi"/>
        </w:rPr>
        <w:t xml:space="preserve"> </w:t>
      </w:r>
      <w:r>
        <w:rPr>
          <w:rFonts w:asciiTheme="minorBidi" w:hAnsiTheme="minorBidi"/>
        </w:rPr>
        <w:t>stimulate</w:t>
      </w:r>
      <w:r w:rsidRPr="00A30EF3">
        <w:rPr>
          <w:rFonts w:asciiTheme="minorBidi" w:hAnsiTheme="minorBidi"/>
        </w:rPr>
        <w:t xml:space="preserve"> </w:t>
      </w:r>
      <w:r>
        <w:rPr>
          <w:rFonts w:asciiTheme="minorBidi" w:hAnsiTheme="minorBidi"/>
        </w:rPr>
        <w:t>actin polymerization</w:t>
      </w:r>
      <w:r w:rsidRPr="00A30EF3">
        <w:rPr>
          <w:rFonts w:asciiTheme="minorBidi" w:hAnsiTheme="minorBidi"/>
        </w:rPr>
        <w:t xml:space="preserve"> at </w:t>
      </w:r>
      <w:r w:rsidR="00B61CAB">
        <w:rPr>
          <w:rFonts w:asciiTheme="minorBidi" w:hAnsiTheme="minorBidi"/>
        </w:rPr>
        <w:t>endosomes</w:t>
      </w:r>
      <w:r w:rsidRPr="00A30EF3">
        <w:rPr>
          <w:rFonts w:asciiTheme="minorBidi" w:hAnsiTheme="minorBidi"/>
        </w:rPr>
        <w:t xml:space="preserve"> for vesicular scission</w:t>
      </w:r>
      <w:r>
        <w:rPr>
          <w:rFonts w:asciiTheme="minorBidi" w:hAnsiTheme="minorBidi"/>
        </w:rPr>
        <w:fldChar w:fldCharType="begin" w:fldLock="1"/>
      </w:r>
      <w:r w:rsidR="00610919">
        <w:rPr>
          <w:rFonts w:asciiTheme="minorBidi" w:hAnsiTheme="minorBidi"/>
        </w:rPr>
        <w:instrText>ADDIN CSL_CITATION {"citationItems":[{"id":"ITEM-1","itemData":{"DOI":"10.1016/j.devcel.2009.09.010","PMID":"19922875","author":[{"dropping-particle":"","family":"Derivery","given":"Emmanuel","non-dropping-particle":"","parse-names":false,"suffix":""},{"dropping-particle":"","family":"Sousa","given":"C","non-dropping-particle":"","parse-names":false,"suffix":""},{"dropping-particle":"","family":"Gautier","given":"JJ","non-dropping-particle":"","parse-names":false,"suffix":""},{"dropping-particle":"","family":"Lombard","given":"B","non-dropping-particle":"","parse-names":false,"suffix":""},{"dropping-particle":"","family":"Loew","given":"D","non-dropping-particle":"","parse-names":false,"suffix":""},{"dropping-particle":"","family":"Gautreau","given":"A","non-dropping-particle":"","parse-names":false,"suffix":""}],"container-title":"Dev Cell","id":"ITEM-1","issue":"5","issued":{"date-parts":[["2009"]]},"note":"First paper to show role of WASH complex at sorting and recycling endosomes\n- believed to be 7 subunits (not 5)","page":"712-23","title":"The Arp2/3 activator WASH controls the fission of endosomes through a large multiprotein complex.","type":"article-journal","volume":"17"},"uris":["http://www.mendeley.com/documents/?uuid=93377a9b-802a-4412-b6b5-5a7359e6cf13"]},{"id":"ITEM-2","itemData":{"DOI":"10.1073/pnas.0913293107","ISSN":"0027-8424","abstract":"We recently showed that the Wiskott-Aldrich syndrome protein (WASP) family member, WASH, localizes to endosomal subdomains and regulates endocytic vesicle scission in an Arp2/3-dependent manner. Mechanisms regulating WASH activity are unknown. Here we show that WASH functions in cells within a 500 kDa core complex containing Strumpellin, FAM21, KIAA1033 (SWIP), and CCDC53. Although recombinant WASH is constitutively active toward the Arp2/3 complex, the reconstituted core assembly is inhibited, suggesting that it functions in cells to regulate actin dynamics through WASH. FAM21 interacts directly with CAPZ and inhibits its actin-capping activity. Four of the five core components show distant (approximately 15% amino acid sequence identify) but significant structural homology to components of a complex that negatively regulates the WASP family member, WAVE. Moreover, biochemical and electron microscopic analyses show that the WASH and WAVE complexes are structurally similar. Thus, these two distantly related WASP family members are controlled by analogous structurally related mechanisms. Strumpellin is mutated in the human disease hereditary spastic paraplegia, and its link to WASH suggests that misregulation of actin dynamics on endosomes may play a role in this disorder.","author":[{"dropping-particle":"","family":"Billadeau","given":"D. D.","non-dropping-particle":"","parse-names":false,"suffix":""},{"dropping-particle":"","family":"Jia","given":"D.","non-dropping-particle":"","parse-names":false,"suffix":""},{"dropping-particle":"","family":"Rosen","given":"M. K.","non-dropping-particle":"","parse-names":false,"suffix":""},{"dropping-particle":"","family":"Gomez","given":"T. S.","non-dropping-particle":"","parse-names":false,"suffix":""},{"dropping-particle":"","family":"Umetani","given":"J.","non-dropping-particle":"","parse-names":false,"suffix":""},{"dropping-particle":"","family":"Metlagel","given":"Z.","non-dropping-particle":"","parse-names":false,"suffix":""},{"dropping-particle":"","family":"Otwinowski","given":"Z.","non-dropping-particle":"","parse-names":false,"suffix":""}],"container-title":"Proceedings of the National Academy of Sciences","id":"ITEM-2","issued":{"date-parts":[["2010"]]},"note":"*Has cryoEM data on WASH complex and WAVE complex!","title":"WASH and WAVE actin regulators of the Wiskott-Aldrich syndrome protein (WASP) family are controlled by analogous structurally related complexes","type":"article-journal"},"uris":["http://www.mendeley.com/documents/?uuid=e7e10545-562d-4869-a801-822c62dd9684"]}],"mendeley":{"formattedCitation":"&lt;sup&gt;16,38&lt;/sup&gt;","plainTextFormattedCitation":"16,38","previouslyFormattedCitation":"&lt;sup&gt;16,38&lt;/sup&gt;"},"properties":{"noteIndex":0},"schema":"https://github.com/citation-style-language/schema/raw/master/csl-citation.json"}</w:instrText>
      </w:r>
      <w:r>
        <w:rPr>
          <w:rFonts w:asciiTheme="minorBidi" w:hAnsiTheme="minorBidi"/>
        </w:rPr>
        <w:fldChar w:fldCharType="separate"/>
      </w:r>
      <w:r w:rsidR="000F707D" w:rsidRPr="000F707D">
        <w:rPr>
          <w:rFonts w:asciiTheme="minorBidi" w:hAnsiTheme="minorBidi"/>
          <w:noProof/>
          <w:vertAlign w:val="superscript"/>
        </w:rPr>
        <w:t>16,38</w:t>
      </w:r>
      <w:r>
        <w:rPr>
          <w:rFonts w:asciiTheme="minorBidi" w:hAnsiTheme="minorBidi"/>
        </w:rPr>
        <w:fldChar w:fldCharType="end"/>
      </w:r>
      <w:r w:rsidRPr="00A30EF3">
        <w:rPr>
          <w:rFonts w:asciiTheme="minorBidi" w:hAnsiTheme="minorBidi"/>
        </w:rPr>
        <w:t>.</w:t>
      </w:r>
      <w:r>
        <w:rPr>
          <w:rFonts w:asciiTheme="minorBidi" w:hAnsiTheme="minorBidi"/>
          <w:i/>
          <w:iCs/>
        </w:rPr>
        <w:t xml:space="preserve"> </w:t>
      </w:r>
      <w:r>
        <w:rPr>
          <w:rFonts w:asciiTheme="minorBidi" w:hAnsiTheme="minorBidi"/>
        </w:rPr>
        <w:t xml:space="preserve">The WASH1-BioID2 isolated complex also contained </w:t>
      </w:r>
      <w:r w:rsidRPr="00B376DA">
        <w:rPr>
          <w:rFonts w:asciiTheme="minorBidi" w:hAnsiTheme="minorBidi"/>
        </w:rPr>
        <w:t>28</w:t>
      </w:r>
      <w:r w:rsidRPr="00F85EC7">
        <w:rPr>
          <w:rFonts w:asciiTheme="minorBidi" w:hAnsiTheme="minorBidi"/>
        </w:rPr>
        <w:t xml:space="preserve"> proteins</w:t>
      </w:r>
      <w:r>
        <w:rPr>
          <w:rFonts w:asciiTheme="minorBidi" w:hAnsiTheme="minorBidi"/>
        </w:rPr>
        <w:t xml:space="preserve"> known to localize to the excitatory post-synapse (</w:t>
      </w:r>
      <w:r w:rsidRPr="00F472E1">
        <w:rPr>
          <w:rFonts w:asciiTheme="minorBidi" w:hAnsiTheme="minorBidi"/>
        </w:rPr>
        <w:t xml:space="preserve">Fig </w:t>
      </w:r>
      <w:r>
        <w:rPr>
          <w:rFonts w:asciiTheme="minorBidi" w:hAnsiTheme="minorBidi"/>
        </w:rPr>
        <w:t>1</w:t>
      </w:r>
      <w:r w:rsidR="00B61CAB">
        <w:rPr>
          <w:rFonts w:asciiTheme="minorBidi" w:hAnsiTheme="minorBidi"/>
        </w:rPr>
        <w:t>k</w:t>
      </w:r>
      <w:r>
        <w:rPr>
          <w:rFonts w:asciiTheme="minorBidi" w:hAnsiTheme="minorBidi"/>
        </w:rPr>
        <w:t xml:space="preserve">). This included many scaffolding proteins, such as </w:t>
      </w:r>
      <w:ins w:id="263" w:author="Jamie Courtland" w:date="2020-06-24T15:47:00Z">
        <w:r w:rsidR="00CD3F93" w:rsidRPr="00DC5D5D">
          <w:rPr>
            <w:rFonts w:asciiTheme="minorBidi" w:hAnsiTheme="minorBidi"/>
          </w:rPr>
          <w:t>S</w:t>
        </w:r>
        <w:r w:rsidR="00CD3F93">
          <w:rPr>
            <w:rFonts w:asciiTheme="minorBidi" w:hAnsiTheme="minorBidi"/>
          </w:rPr>
          <w:t>HANK</w:t>
        </w:r>
        <w:r w:rsidR="00CD3F93" w:rsidRPr="00DC5D5D">
          <w:rPr>
            <w:rFonts w:asciiTheme="minorBidi" w:hAnsiTheme="minorBidi"/>
          </w:rPr>
          <w:t>2</w:t>
        </w:r>
      </w:ins>
      <w:r w:rsidRPr="00DC5D5D">
        <w:rPr>
          <w:rFonts w:asciiTheme="minorBidi" w:hAnsiTheme="minorBidi"/>
        </w:rPr>
        <w:t>-3</w:t>
      </w:r>
      <w:r>
        <w:rPr>
          <w:rFonts w:asciiTheme="minorBidi" w:hAnsiTheme="minorBidi"/>
        </w:rPr>
        <w:t xml:space="preserve"> and </w:t>
      </w:r>
      <w:ins w:id="264" w:author="Jamie Courtland" w:date="2020-06-24T15:48:00Z">
        <w:r w:rsidR="00CD3F93" w:rsidRPr="00DC5D5D">
          <w:rPr>
            <w:rFonts w:asciiTheme="minorBidi" w:hAnsiTheme="minorBidi"/>
          </w:rPr>
          <w:t>D</w:t>
        </w:r>
        <w:r w:rsidR="00CD3F93">
          <w:rPr>
            <w:rFonts w:asciiTheme="minorBidi" w:hAnsiTheme="minorBidi"/>
          </w:rPr>
          <w:t>LGAP</w:t>
        </w:r>
        <w:r w:rsidR="00CD3F93" w:rsidRPr="00DC5D5D">
          <w:rPr>
            <w:rFonts w:asciiTheme="minorBidi" w:hAnsiTheme="minorBidi"/>
          </w:rPr>
          <w:t>2</w:t>
        </w:r>
      </w:ins>
      <w:r w:rsidRPr="00DC5D5D">
        <w:rPr>
          <w:rFonts w:asciiTheme="minorBidi" w:hAnsiTheme="minorBidi"/>
        </w:rPr>
        <w:t>-4</w:t>
      </w:r>
      <w:r>
        <w:rPr>
          <w:rFonts w:asciiTheme="minorBidi" w:hAnsiTheme="minorBidi"/>
          <w:i/>
          <w:iCs/>
        </w:rPr>
        <w:fldChar w:fldCharType="begin" w:fldLock="1"/>
      </w:r>
      <w:r w:rsidR="00187194">
        <w:rPr>
          <w:rFonts w:asciiTheme="minorBidi" w:hAnsiTheme="minorBidi"/>
          <w:i/>
          <w:iCs/>
        </w:rPr>
        <w:instrText>ADDIN CSL_CITATION {"citationItems":[{"id":"ITEM-1","itemData":{"DOI":"10.1038/nrn.2016.183","ISSN":"1471-003X","PMID":"28179641","abstract":"Several large-scale genomic studies have supported an association between cases of autism spectrum disorder and mutations in the genes SH3 and multiple ankyrin repeat domains protein 1 (SHANK1), SHANK2 and SHANK3, which encode a family of postsynaptic scaffolding proteins that are present at glutamatergic synapses in the CNS. An evaluation of human genetic data, as well as of in vitro and in vivo animal model data, may allow us to understand how disruption of SHANK scaffolding proteins affects the structure and function of neural circuits and alters behaviour.","author":[{"dropping-particle":"","family":"Monteiro","given":"Patricia","non-dropping-particle":"","parse-names":false,"suffix":""},{"dropping-particle":"","family":"Feng","given":"Guoping","non-dropping-particle":"","parse-names":false,"suffix":""}],"container-title":"Nature Reviews Neuroscience","id":"ITEM-1","issue":"3","issued":{"date-parts":[["2017"]]},"page":"147-157","title":"SHANK proteins: roles at the synapse and in autism spectrum disorder","type":"article-journal","volume":"18"},"uris":["http://www.mendeley.com/documents/?uuid=69b1c27c-b898-42f0-9f33-8cd5224101c7"]},{"id":"ITEM-2","itemData":{"DOI":"10.1111/ejn.12877","ISBN":"1460-9568 (Electronic)\\r0953-816X (Linking)","ISSN":"14609568","PMID":"25816842","abstract":"The Shank genes (SHANK1, 2, 3) encode scaffold proteins highly enriched in postsynaptic densities where they regulate synaptic structure in spiny neurons. Mutations in human Shank genes are linked to autism spectrum disorder and schizophrenia. Shank1 mutant mice exhibit intriguing cognitive phenotypes reminiscent of individuals with autism spectrum disorder. However, the molecular mechanisms leading to the human pathophysiological phenotypes and mouse behaviors have not been elucidated. In this study it is shown that Shank1 protein is highly localized in parvalbumin-expressing (PV+) fast-spiking inhibitory interneurons in the hippocampus. Importantly, a lack of Shank1 in hippocampal CA1 PV+ neurons reduced excitatory synaptic inputs and inhibitory synaptic outputs to pyramidal neurons. Furthermore, it is demonstrated that hippocampal CA1 pyramidal neurons in Shank1 mutant mice exhibit a shift in the excitatory and inhibitory balance (E-I balance), a pathophysiological hallmark of autism spectrum disorder. The mutant mice also exhibit lower expression of gephyrin (a scaffold component of inhibitory synapses), supporting the dysregulation of E-I balance in the hippocampus. These results suggest that Shank1 scaffold in PV+ interneurons regulates excitatory synaptic strength and participates in the maintenance of E-I balance in excitatory neurons.","author":[{"dropping-particle":"","family":"Mao","given":"Wenjie","non-dropping-particle":"","parse-names":false,"suffix":""},{"dropping-particle":"","family":"Watanabe","given":"Takuya","non-dropping-particle":"","parse-names":false,"suffix":""},{"dropping-particle":"","family":"Cho","given":"Sukhee","non-dropping-particle":"","parse-names":false,"suffix":""},{"dropping-particle":"","family":"Frost","given":"Jeffrey L.","non-dropping-particle":"","parse-names":false,"suffix":""},{"dropping-particle":"","family":"Truong","given":"Tina","non-dropping-particle":"","parse-names":false,"suffix":""},{"dropping-particle":"","family":"Zhao","given":"Xiaohu","non-dropping-particle":"","parse-names":false,"suffix":""},{"dropping-particle":"","family":"Futai","given":"Kensuke","non-dropping-particle":"","parse-names":false,"suffix":""}],"container-title":"European Journal of Neuroscience","id":"ITEM-2","issue":"8","issued":{"date-parts":[["2015"]]},"page":"1025-1035","title":"Shank1 regulates excitatory synaptic transmission in mouse hippocampal parvalbumin-expressing inhibitory interneurons","type":"article-journal","volume":"41"},"uris":["http://www.mendeley.com/documents/?uuid=f7ac735d-1ca9-4561-8124-75bebacbbfce"]},{"id":"ITEM-3","itemData":{"DOI":"10.1523/JNEUROSCI.2533-11.2011","ISSN":"02706474","abstract":"Synaptic transmission mediated by AMPA-type glutamate receptors (AMPARs) is regulated by scaffold proteins in the postsynaptic density. SAP90/PSD-95-associated protein 3 (SAPAP3) is a scaffold protein that is highly expressed in striatal excitatory synapses. While loss of SAPAP3 is known to cause obsessive-compulsive disorder-like behaviors in mice and reduce extracellular field potentials in the striatum, the mechanism by which SAPAP3 regulates excitatory neurotransmission is largely unknown. This study demonstrates that Sapap3 deletion reduces AMPAR-mediated synaptic transmission in striatal medium spiny neurons (MSNs) through postsynaptic endocytosis of AMPARs. Striatal MSNs in Sapap3 KO mice have fewer synapses with AMPAR activity and a higher proportion of silent synapses.Wefurther find that increased metabotropic glutamate receptor 5 (mGluR5) activity in Sapap3 KO mice underlies the decrease in AMPAR synaptic transmission and excessive synapse silencing. These findings suggest a model whereby the normal role of SAPAP3 is to inhibit mGluR5-driven endocytosis of AMPARs. The results of this study provide the first evidence for the mechanism by which the SAPAP family of scaffold proteins regulates AMPAR synaptic activity. © 2011 the authors.","author":[{"dropping-particle":"","family":"Wan","given":"Yehong","non-dropping-particle":"","parse-names":false,"suffix":""},{"dropping-particle":"","family":"Feng","given":"Guoping","non-dropping-particle":"","parse-names":false,"suffix":""},{"dropping-particle":"","family":"Calakos","given":"Nicole","non-dropping-particle":"","parse-names":false,"suffix":""}],"container-title":"Journal of Neuroscience","id":"ITEM-3","issue":"46","issued":{"date-parts":[["2011","11","16"]]},"page":"16685-16691","title":"Sapap3 deletion causes mGluR5-dependent silencing of AMPAR synapses","type":"article-journal","volume":"31"},"uris":["http://www.mendeley.com/documents/?uuid=88701413-1176-3857-a7d4-befbbcc327aa"]},{"id":"ITEM-4","itemData":{"DOI":"10.1523/JNEUROSCI.1701-11.2011","ISSN":"02706474","PMID":"21715621","abstract":"Retrograde synaptic signaling by endocannabinoids (eCBs) is a widespread mechanism for activity-dependent inhibition of synaptic strength in the brain. Although prevalent, the conditions for eliciting eCB-mediated synaptic depression vary among brain circuits. As yet, relatively little is known about the molecular mechanisms underlying this variation, although the initial signaling events are likely dictated by postsynaptic proteins. SAP90/PSD-95-associated proteins (SAPAPs) are a family of postsynaptic proteins unique to excitatory synapses. Using Sapap3 knock-out (KO) mice, we find that, in the absence of SAPAP3, striatal medium spiny neuron (MSN) excitatory synapses exhibit eCB-mediated synaptic depression under conditions that do not normally activate this process. The anomalous synaptic plasticity requires type 5 metabotropic glutamate receptors (mGluR5s), which we find are dysregulated in Sapap3KOMSNs. Both surface expression and activity of mGluR5s are increased in Sapap3 KO MSNs, suggesting that enhanced mGluR5 activity may drive the anomalous synaptic plasticity. In direct support of this possibility, we find that, in wild-type (WT) MSNs, pharmacological enhancement of mGluR5 by a positive allosteric modulator is sufficient to reproduce the increased synaptic depression seen in Sapap3 KO MSNs. The same pharmacologic treatment, however, fails to elicit further depression inKOMSNs. Under conditions that are sufficient to engage eCB-mediated synaptic depression in WT MSNs, Sapap3 deletion does not alter the magnitude of the response. These results identify a role for SAPAP3 in the regulation of postsynaptic mGluRs and eCB-mediated synaptic plasticity. SAPAPs, through their effect on mGluR activity, may serve as regulatory molecules gating the threshold for inducing eCB-mediated synaptic plasticity. © 2011 the authors.","author":[{"dropping-particle":"","family":"Chen","given":"Meng","non-dropping-particle":"","parse-names":false,"suffix":""},{"dropping-particle":"","family":"Wan","given":"Yehong","non-dropping-particle":"","parse-names":false,"suffix":""},{"dropping-particle":"","family":"Ade","given":"Kristen","non-dropping-particle":"","parse-names":false,"suffix":""},{"dropping-particle":"","family":"Ting","given":"Jonathan","non-dropping-particle":"","parse-names":false,"suffix":""},{"dropping-particle":"","family":"Feng","given":"Guoping","non-dropping-particle":"","parse-names":false,"suffix":""},{"dropping-particle":"","family":"Calakos","given":"Nicole","non-dropping-particle":"","parse-names":false,"suffix":""}],"container-title":"Journal of Neuroscience","id":"ITEM-4","issue":"26","issued":{"date-parts":[["2011","6","29"]]},"page":"9563-9573","title":"Sapap3 deletion anomalously activates short-term endocannabinoid-mediated synaptic plasticity","type":"article-journal","volume":"31"},"uris":["http://www.mendeley.com/documents/?uuid=a63355cd-85c2-34bd-983e-e1a4adc3b64b"]}],"mendeley":{"formattedCitation":"&lt;sup&gt;43–46&lt;/sup&gt;","plainTextFormattedCitation":"43–46","previouslyFormattedCitation":"&lt;sup&gt;43–46&lt;/sup&gt;"},"properties":{"noteIndex":0},"schema":"https://github.com/citation-style-language/schema/raw/master/csl-citation.json"}</w:instrText>
      </w:r>
      <w:r>
        <w:rPr>
          <w:rFonts w:asciiTheme="minorBidi" w:hAnsiTheme="minorBidi"/>
          <w:i/>
          <w:iCs/>
        </w:rPr>
        <w:fldChar w:fldCharType="separate"/>
      </w:r>
      <w:r w:rsidR="00187194" w:rsidRPr="00187194">
        <w:rPr>
          <w:rFonts w:asciiTheme="minorBidi" w:hAnsiTheme="minorBidi"/>
          <w:iCs/>
          <w:noProof/>
          <w:vertAlign w:val="superscript"/>
        </w:rPr>
        <w:t>43–46</w:t>
      </w:r>
      <w:r>
        <w:rPr>
          <w:rFonts w:asciiTheme="minorBidi" w:hAnsiTheme="minorBidi"/>
          <w:i/>
          <w:iCs/>
        </w:rPr>
        <w:fldChar w:fldCharType="end"/>
      </w:r>
      <w:r>
        <w:rPr>
          <w:rFonts w:asciiTheme="minorBidi" w:hAnsiTheme="minorBidi"/>
        </w:rPr>
        <w:t xml:space="preserve">, as well as modulators of synaptic receptors such as </w:t>
      </w:r>
      <w:ins w:id="265" w:author="Jamie Courtland" w:date="2020-06-24T15:48:00Z">
        <w:r w:rsidR="00CD3F93" w:rsidRPr="00DC5D5D">
          <w:rPr>
            <w:rFonts w:asciiTheme="minorBidi" w:hAnsiTheme="minorBidi"/>
          </w:rPr>
          <w:t>S</w:t>
        </w:r>
        <w:r w:rsidR="00CD3F93">
          <w:rPr>
            <w:rFonts w:asciiTheme="minorBidi" w:hAnsiTheme="minorBidi"/>
          </w:rPr>
          <w:t>YNGAP</w:t>
        </w:r>
        <w:r w:rsidR="00CD3F93" w:rsidRPr="00DC5D5D">
          <w:rPr>
            <w:rFonts w:asciiTheme="minorBidi" w:hAnsiTheme="minorBidi"/>
          </w:rPr>
          <w:t>1</w:t>
        </w:r>
        <w:r w:rsidR="00CD3F93">
          <w:rPr>
            <w:rFonts w:asciiTheme="minorBidi" w:hAnsiTheme="minorBidi"/>
            <w:i/>
            <w:iCs/>
          </w:rPr>
          <w:t xml:space="preserve"> </w:t>
        </w:r>
      </w:ins>
      <w:r>
        <w:rPr>
          <w:rFonts w:asciiTheme="minorBidi" w:hAnsiTheme="minorBidi"/>
        </w:rPr>
        <w:t xml:space="preserve">and </w:t>
      </w:r>
      <w:ins w:id="266" w:author="Jamie Courtland" w:date="2020-06-24T15:48:00Z">
        <w:r w:rsidR="00CD3F93" w:rsidRPr="00DC5D5D">
          <w:rPr>
            <w:rFonts w:asciiTheme="minorBidi" w:hAnsiTheme="minorBidi"/>
          </w:rPr>
          <w:t>S</w:t>
        </w:r>
        <w:r w:rsidR="00CD3F93">
          <w:rPr>
            <w:rFonts w:asciiTheme="minorBidi" w:hAnsiTheme="minorBidi"/>
          </w:rPr>
          <w:t>HISA</w:t>
        </w:r>
        <w:r w:rsidR="00CD3F93" w:rsidRPr="00DC5D5D">
          <w:rPr>
            <w:rFonts w:asciiTheme="minorBidi" w:hAnsiTheme="minorBidi"/>
          </w:rPr>
          <w:t>6</w:t>
        </w:r>
        <w:r w:rsidR="00CD3F93">
          <w:rPr>
            <w:rFonts w:asciiTheme="minorBidi" w:hAnsiTheme="minorBidi"/>
            <w:i/>
            <w:iCs/>
          </w:rPr>
          <w:fldChar w:fldCharType="begin" w:fldLock="1"/>
        </w:r>
        <w:r w:rsidR="00CD3F93">
          <w:rPr>
            <w:rFonts w:asciiTheme="minorBidi" w:hAnsiTheme="minorBidi"/>
            <w:i/>
            <w:iCs/>
          </w:rPr>
          <w:instrText>ADDIN CSL_CITATION {"citationItems":[{"id":"ITEM-1","itemData":{"DOI":"10.1523/jneurosci.23-04-01119.2003","ISSN":"02706474","PMID":"12598599","abstract":"Synaptic GTPase-activating protein (SynGAP) is a neuronal RasGAP (Ras GTPase-activating protein) that is selectively expressed in brain and highly enriched at excitatory synapses, where it negatively regulates Ras activity and its downstream signaling pathways. To investigate the physiological role of SynGAP in the brain, we have generated mutant mice lacking the SynGAP protein. These mice exhibit postnatal lethality, indicating that SynGAP plays a critical role during neuronal development. In addition, cell biological experiments show that neuronal cultures from mutant mice have more synaptic AMPA receptor clusters, suggesting that SynGAP regulates glutamate receptor synaptic targeting. Moreover, electrophysiological studies demonstrated that heterozygous mutant mice have a specific defect in hippocampal long-term potentiation (LTP). These studies show that the regulation of synaptic Ras signaling by SynGAP is important for proper neuronal development and glutamate receptor trafficking and is critical for the induction of LTP.","author":[{"dropping-particle":"","family":"Kim","given":"Jee Hae","non-dropping-particle":"","parse-names":false,"suffix":""},{"dropping-particle":"","family":"Lee","given":"Hey Kyoung","non-dropping-particle":"","parse-names":false,"suffix":""},{"dropping-particle":"","family":"Takamiya","given":"Kogo","non-dropping-particle":"","parse-names":false,"suffix":""},{"dropping-particle":"","family":"Huganir","given":"Richard L.","non-dropping-particle":"","parse-names":false,"suffix":""}],"container-title":"Journal of Neuroscience","id":"ITEM-1","issue":"4","issued":{"date-parts":[["2003","2","15"]]},"page":"1119-1124","title":"The role of synaptic GTPase-activating protein in neuronal development and synaptic plasticity","type":"article-journal","volume":"23"},"uris":["http://www.mendeley.com/documents/?uuid=cea1ad10-abcb-3036-afb2-99d45ed8a86e"]},{"id":"ITEM-2","itemData":{"DOI":"10.1523/JNEUROSCI.3164-05.2006","ISSN":"02706474","PMID":"16452659","abstract":"The development of ordered connections or \"maps\" within the nervous system is a common feature of sensory systems and is crucial for their normal function. NMDA receptors are known to play a key role in the formation of these maps; however, the intracellular signaling pathways that mediate the effects of glutamate are poorly understood. Here, we demonstrate that SynGAP, a synaptic Ras GTPase activating protein, is essential for the anatomical development of whisker-related patterns in the developing somatosensory pathways in rodent forebrain. Mice lacking SynGAP show only partial segregation of barreloids in the thalamus, and thalamocortical axons segregate into rows but do not form whisker-related patches. In cortex, layer 4 cells do not aggregate to form barrels. In Syngap+/- animals, barreloids develop normally, and thalamocortical afferents segregate in layer 4, but cell segregation is retarded. SynGAP is not necessary for the development of whisker-related patterns in the brainstem. Immunoelectron microscopy for SynGAP from layer 4 revealed a postsynaptic localization with labeling in developing postsynaptic densities (PSDs). Biochemically, SynGAP associates with the PSD in a PSD-95-independent manner, and Psd-95-/- animals develop normal barrels. These data demonstrate an essential role for SynGAP signaling in the activity-dependent development of whisker-related maps selectively in forebrain structures indicating that the intracellular pathways by which NMDA receptor activation mediates map formation differ between brain regions and developmental stage. Copyright © 2006 Society for Neuroscience.","author":[{"dropping-particle":"","family":"Barnett","given":"Mark W.","non-dropping-particle":"","parse-names":false,"suffix":""},{"dropping-particle":"","family":"Watson","given":"Ruth F.","non-dropping-particle":"","parse-names":false,"suffix":""},{"dropping-particle":"","family":"Vitalis","given":"Tania","non-dropping-particle":"","parse-names":false,"suffix":""},{"dropping-particle":"","family":"Porter","given":"Karen","non-dropping-particle":"","parse-names":false,"suffix":""},{"dropping-particle":"","family":"Komiyama","given":"Noboru H.","non-dropping-particle":"","parse-names":false,"suffix":""},{"dropping-particle":"","family":"Stoney","given":"Patrick N.","non-dropping-particle":"","parse-names":false,"suffix":""},{"dropping-particle":"","family":"Gillingwater","given":"Thomas H.","non-dropping-particle":"","parse-names":false,"suffix":""},{"dropping-particle":"","family":"Grant","given":"Seth G.N.","non-dropping-particle":"","parse-names":false,"suffix":""},{"dropping-particle":"","family":"Kind","given":"Peter C.","non-dropping-particle":"","parse-names":false,"suffix":""}],"container-title":"Journal of Neuroscience","id":"ITEM-2","issue":"5","issued":{"date-parts":[["2006","2","1"]]},"page":"1355-1365","title":"Synaptic Ras GTPase activating protein regulates pattern formation in the trigeminal system of mice","type":"article-journal","volume":"26"},"uris":["http://www.mendeley.com/documents/?uuid=53b55202-8b8f-3d54-9420-0e0956d7df10"]},{"id":"ITEM-3","itemData":{"DOI":"10.1016/j.cell.2012.08.045","ISBN":"0092-8674","ISSN":"00928674","PMID":"23141534","abstract":"Mutations that cause intellectual disability (ID) and autism spectrum disorder (ASD) are commonly found in genes that encode for synaptic proteins. However, it remains unclear how mutations that disrupt synapse function impact intellectual ability. In the SYNGAP1 mouse model of ID/ASD, we found that dendritic spine synapses develop prematurely during the early postnatal period. Premature spine maturation dramatically enhanced excitability in the developing hippocampus, which corresponded with the emergence of behavioral abnormalities. Inducing SYNGAP1 mutations after critical developmental windows closed had minimal impact on spine synapse function, whereas repairing these pathogenic mutations in adulthood did not improve behavior and cognition. These data demonstrate that SynGAP protein acts as a critical developmental repressor of neural excitability that promotes the development of life-long cognitive abilities. We propose that the pace of dendritic spine synapse maturation in early life is a critical determinant of normal intellectual development. ?? 2012 Elsevier Inc.","author":[{"dropping-particle":"","family":"Clement","given":"James P.","non-dropping-particle":"","parse-names":false,"suffix":""},{"dropping-particle":"","family":"Aceti","given":"Massimiliano","non-dropping-particle":"","parse-names":false,"suffix":""},{"dropping-particle":"","family":"Creson","given":"Thomas K.","non-dropping-particle":"","parse-names":false,"suffix":""},{"dropping-particle":"","family":"Ozkan","given":"Emin D.","non-dropping-particle":"","parse-names":false,"suffix":""},{"dropping-particle":"","family":"Shi","given":"Yulin","non-dropping-particle":"","parse-names":false,"suffix":""},{"dropping-particle":"","family":"Reish","given":"Nicholas J.","non-dropping-particle":"","parse-names":false,"suffix":""},{"dropping-particle":"","family":"Almonte","given":"Antoine G.","non-dropping-particle":"","parse-names":false,"suffix":""},{"dropping-particle":"","family":"Miller","given":"Brooke H.","non-dropping-particle":"","parse-names":false,"suffix":""},{"dropping-particle":"","family":"Wiltgen","given":"Brian J.","non-dropping-particle":"","parse-names":false,"suffix":""},{"dropping-particle":"","family":"Miller","given":"Courtney A.","non-dropping-particle":"","parse-names":false,"suffix":""},{"dropping-particle":"","family":"Xu","given":"Xiangmin","non-dropping-particle":"","parse-names":false,"suffix":""},{"dropping-particle":"","family":"Rumbaugh","given":"Gavin","non-dropping-particle":"","parse-names":false,"suffix":""}],"container-title":"Cell","id":"ITEM-3","issue":"4","issued":{"date-parts":[["2012"]]},"page":"709-723","title":"Pathogenic SYNGAP1 mutations impair cognitive development by disrupting maturation of dendritic spine synapses","type":"article-journal","volume":"151"},"uris":["http://www.mendeley.com/documents/?uuid=d59af1ec-d054-49b6-acc0-5484a1da284e"]},{"id":"ITEM-4","itemData":{"DOI":"10.1038/ncomms10682","ISSN":"20411723","PMID":"26931375","abstract":"Trafficking and biophysical properties of AMPA receptors (AMPARs) in the brain depend on interactions with associated proteins. We identify Shisa6, a single transmembrane protein, as a stable and directly interacting bona fide AMPAR auxiliary subunit. Shisa6 is enriched at hippocampal postsynaptic membranes and co-localizes with AMPARs. The Shisa6 C-terminus harbours a PDZ domain ligand that binds to PSD-95, constraining mobility of AMPARs in the plasma membrane and confining them to postsynaptic densities. Shisa6 expressed in HEK293 cells alters GluA1-and GluA2-mediated currents by prolonging decay times and decreasing the extent of AMPAR desensitization, while slowing the rate of recovery from desensitization. Using gene deletion, we show that Shisa6 increases rise and decay times of hippocampal CA1 miniature excitatory postsynaptic currents (mEPSCs). Shisa6-containing AMPARs show prominent sustained currents, indicating protection from full desensitization. Accordingly, Shisa6 prevents synaptically trapped AMPARs from depression at high-frequency synaptic transmission.","author":[{"dropping-particle":"V.","family":"Klaassen","given":"Remco","non-dropping-particle":"","parse-names":false,"suffix":""},{"dropping-particle":"","family":"Stroeder","given":"Jasper","non-dropping-particle":"","parse-names":false,"suffix":""},{"dropping-particle":"","family":"Coussen","given":"Françoise","non-dropping-particle":"","parse-names":false,"suffix":""},{"dropping-particle":"","family":"Hafner","given":"Anne Sophie","non-dropping-particle":"","parse-names":false,"suffix":""},{"dropping-particle":"","family":"Petersen","given":"Jennifer D.","non-dropping-particle":"","parse-names":false,"suffix":""},{"dropping-particle":"","family":"Renancio","given":"Cedric","non-dropping-particle":"","parse-names":false,"suffix":""},{"dropping-particle":"","family":"Schmitz","given":"Leanne J.M.","non-dropping-particle":"","parse-names":false,"suffix":""},{"dropping-particle":"","family":"Normand","given":"Elisabeth","non-dropping-particle":"","parse-names":false,"suffix":""},{"dropping-particle":"","family":"Lodder","given":"Johannes C.","non-dropping-particle":"","parse-names":false,"suffix":""},{"dropping-particle":"","family":"Rotaru","given":"Diana C.","non-dropping-particle":"","parse-names":false,"suffix":""},{"dropping-particle":"","family":"Rao-Ruiz","given":"Priyanka","non-dropping-particle":"","parse-names":false,"suffix":""},{"dropping-particle":"","family":"Spijker","given":"Sabine","non-dropping-particle":"","parse-names":false,"suffix":""},{"dropping-particle":"","family":"Mansvelder","given":"Huibert D.","non-dropping-particle":"","parse-names":false,"suffix":""},{"dropping-particle":"","family":"Choquet","given":"Daniel","non-dropping-particle":"","parse-names":false,"suffix":""},{"dropping-particle":"","family":"Smit","given":"August B.","non-dropping-particle":"","parse-names":false,"suffix":""}],"container-title":"Nature Communications","id":"ITEM-4","issued":{"date-parts":[["2016","3","2"]]},"publisher":"Nature Publishing Group","title":"Shisa6 traps AMPA receptors at postsynaptic sites and prevents their desensitization during synaptic activity","type":"article-journal","volume":"7"},"uris":["http://www.mendeley.com/documents/?uuid=f9d6c5d4-2e8c-3687-901c-b87981db858a"]}],"mendeley":{"formattedCitation":"&lt;sup&gt;47–50&lt;/sup&gt;","plainTextFormattedCitation":"47–50","previouslyFormattedCitation":"&lt;sup&gt;47–50&lt;/sup&gt;"},"properties":{"noteIndex":0},"schema":"https://github.com/citation-style-language/schema/raw/master/csl-citation.json"}</w:instrText>
        </w:r>
        <w:r w:rsidR="00CD3F93">
          <w:rPr>
            <w:rFonts w:asciiTheme="minorBidi" w:hAnsiTheme="minorBidi"/>
            <w:i/>
            <w:iCs/>
          </w:rPr>
          <w:fldChar w:fldCharType="separate"/>
        </w:r>
        <w:r w:rsidR="00CD3F93" w:rsidRPr="00187194">
          <w:rPr>
            <w:rFonts w:asciiTheme="minorBidi" w:hAnsiTheme="minorBidi"/>
            <w:iCs/>
            <w:noProof/>
            <w:vertAlign w:val="superscript"/>
          </w:rPr>
          <w:t>47–50</w:t>
        </w:r>
        <w:r w:rsidR="00CD3F93">
          <w:rPr>
            <w:rFonts w:asciiTheme="minorBidi" w:hAnsiTheme="minorBidi"/>
            <w:i/>
            <w:iCs/>
          </w:rPr>
          <w:fldChar w:fldCharType="end"/>
        </w:r>
      </w:ins>
      <w:r>
        <w:rPr>
          <w:rFonts w:asciiTheme="minorBidi" w:hAnsiTheme="minorBidi"/>
        </w:rPr>
        <w:t>, which was consistent with the idea that vesicular trafficking plays an important part in synaptic function and regulation. Taken together, the results of this analysis support</w:t>
      </w:r>
      <w:ins w:id="267" w:author="Jamie Courtland" w:date="2020-06-23T21:50:00Z">
        <w:r w:rsidR="00B0742D">
          <w:rPr>
            <w:rFonts w:asciiTheme="minorBidi" w:hAnsiTheme="minorBidi"/>
          </w:rPr>
          <w:t xml:space="preserve"> </w:t>
        </w:r>
      </w:ins>
      <w:r>
        <w:rPr>
          <w:rFonts w:asciiTheme="minorBidi" w:hAnsiTheme="minorBidi"/>
        </w:rPr>
        <w:t xml:space="preserve">a role of the WASH complex in endosomal trafficking in mouse brain. </w:t>
      </w:r>
    </w:p>
    <w:p w14:paraId="1BE12F71" w14:textId="77777777" w:rsidR="006D263F" w:rsidRDefault="006D263F" w:rsidP="003F70D2">
      <w:pPr>
        <w:spacing w:line="480" w:lineRule="auto"/>
        <w:jc w:val="thaiDistribute"/>
        <w:rPr>
          <w:rFonts w:asciiTheme="minorBidi" w:hAnsiTheme="minorBidi"/>
          <w:b/>
          <w:bCs/>
        </w:rPr>
      </w:pPr>
    </w:p>
    <w:p w14:paraId="28E5C530" w14:textId="12B0B3B4" w:rsidR="00DF35DC" w:rsidRPr="00DC5D5D" w:rsidRDefault="0060298A" w:rsidP="0060298A">
      <w:pPr>
        <w:spacing w:line="480" w:lineRule="auto"/>
        <w:jc w:val="thaiDistribute"/>
        <w:rPr>
          <w:rFonts w:asciiTheme="minorBidi" w:hAnsiTheme="minorBidi"/>
          <w:b/>
          <w:bCs/>
        </w:rPr>
      </w:pPr>
      <w:r w:rsidRPr="0060298A">
        <w:rPr>
          <w:rFonts w:asciiTheme="minorBidi" w:hAnsiTheme="minorBidi"/>
          <w:b/>
          <w:bCs/>
        </w:rPr>
        <w:t>SWIP</w:t>
      </w:r>
      <w:r w:rsidRPr="00DC5D5D">
        <w:rPr>
          <w:rFonts w:asciiTheme="minorBidi" w:hAnsiTheme="minorBidi"/>
          <w:b/>
          <w:bCs/>
          <w:vertAlign w:val="superscript"/>
        </w:rPr>
        <w:t xml:space="preserve">P1019R </w:t>
      </w:r>
      <w:r w:rsidRPr="0060298A">
        <w:rPr>
          <w:rFonts w:asciiTheme="minorBidi" w:hAnsiTheme="minorBidi"/>
          <w:b/>
          <w:bCs/>
        </w:rPr>
        <w:t>does not incorporate into the</w:t>
      </w:r>
      <w:r>
        <w:rPr>
          <w:rFonts w:asciiTheme="minorBidi" w:hAnsiTheme="minorBidi"/>
          <w:b/>
          <w:bCs/>
        </w:rPr>
        <w:t xml:space="preserve"> </w:t>
      </w:r>
      <w:r w:rsidRPr="0060298A">
        <w:rPr>
          <w:rFonts w:asciiTheme="minorBidi" w:hAnsiTheme="minorBidi"/>
          <w:b/>
          <w:bCs/>
        </w:rPr>
        <w:t xml:space="preserve">WASH complex, reducing its stability and levels </w:t>
      </w:r>
      <w:r w:rsidRPr="00DC5D5D">
        <w:rPr>
          <w:rFonts w:asciiTheme="minorBidi" w:hAnsiTheme="minorBidi"/>
          <w:b/>
          <w:bCs/>
          <w:i/>
          <w:iCs/>
        </w:rPr>
        <w:t>in vivo</w:t>
      </w:r>
      <w:r w:rsidRPr="0060298A">
        <w:rPr>
          <w:rFonts w:asciiTheme="minorBidi" w:hAnsiTheme="minorBidi"/>
          <w:b/>
          <w:bCs/>
        </w:rPr>
        <w:t>.</w:t>
      </w:r>
      <w:r>
        <w:rPr>
          <w:rFonts w:asciiTheme="minorBidi" w:hAnsiTheme="minorBidi"/>
          <w:b/>
          <w:bCs/>
        </w:rPr>
        <w:t xml:space="preserve"> </w:t>
      </w:r>
      <w:r w:rsidR="00BA55B7">
        <w:rPr>
          <w:rFonts w:asciiTheme="minorBidi" w:hAnsiTheme="minorBidi"/>
        </w:rPr>
        <w:t xml:space="preserve">To determine how the WASH complex’s endosomal role is affected in disease, we generated a mouse model of </w:t>
      </w:r>
      <w:r w:rsidR="005A5E9B">
        <w:rPr>
          <w:rFonts w:asciiTheme="minorBidi" w:hAnsiTheme="minorBidi"/>
        </w:rPr>
        <w:t xml:space="preserve">a </w:t>
      </w:r>
      <w:r w:rsidR="00BA55B7">
        <w:rPr>
          <w:rFonts w:asciiTheme="minorBidi" w:hAnsiTheme="minorBidi"/>
        </w:rPr>
        <w:t>human missense mutation</w:t>
      </w:r>
      <w:r w:rsidR="0083288B">
        <w:rPr>
          <w:rFonts w:asciiTheme="minorBidi" w:hAnsiTheme="minorBidi"/>
        </w:rPr>
        <w:t xml:space="preserve"> </w:t>
      </w:r>
      <w:r w:rsidR="0083288B" w:rsidRPr="00BC483E">
        <w:rPr>
          <w:rFonts w:asciiTheme="minorBidi" w:hAnsiTheme="minorBidi"/>
        </w:rPr>
        <w:t xml:space="preserve">found </w:t>
      </w:r>
      <w:r w:rsidR="0083288B" w:rsidRPr="00171C08">
        <w:rPr>
          <w:rFonts w:asciiTheme="minorBidi" w:hAnsiTheme="minorBidi"/>
        </w:rPr>
        <w:t>in c</w:t>
      </w:r>
      <w:r w:rsidR="0083288B" w:rsidRPr="002B1B3B">
        <w:rPr>
          <w:rFonts w:asciiTheme="minorBidi" w:hAnsiTheme="minorBidi"/>
        </w:rPr>
        <w:t>hildren with intellectual disability</w:t>
      </w:r>
      <w:r w:rsidR="00BA55B7">
        <w:rPr>
          <w:rFonts w:asciiTheme="minorBidi" w:hAnsiTheme="minorBidi"/>
        </w:rPr>
        <w:t xml:space="preserve">, </w:t>
      </w:r>
      <w:ins w:id="268" w:author="Jamie Courtland" w:date="2020-06-23T21:51:00Z">
        <w:r w:rsidR="00B0742D" w:rsidRPr="00B57634">
          <w:rPr>
            <w:rFonts w:asciiTheme="minorBidi" w:hAnsiTheme="minorBidi"/>
            <w:i/>
            <w:iCs/>
          </w:rPr>
          <w:t>W</w:t>
        </w:r>
        <w:r w:rsidR="00B0742D">
          <w:rPr>
            <w:rFonts w:asciiTheme="minorBidi" w:hAnsiTheme="minorBidi"/>
            <w:i/>
            <w:iCs/>
          </w:rPr>
          <w:t>ASHC</w:t>
        </w:r>
        <w:r w:rsidR="00B0742D" w:rsidRPr="00B57634">
          <w:rPr>
            <w:rFonts w:asciiTheme="minorBidi" w:hAnsiTheme="minorBidi"/>
            <w:i/>
            <w:iCs/>
          </w:rPr>
          <w:t>4</w:t>
        </w:r>
        <w:r w:rsidR="00B0742D" w:rsidRPr="00B57634">
          <w:rPr>
            <w:rFonts w:asciiTheme="minorBidi" w:hAnsiTheme="minorBidi"/>
            <w:i/>
            <w:iCs/>
            <w:vertAlign w:val="superscript"/>
          </w:rPr>
          <w:t>c</w:t>
        </w:r>
      </w:ins>
      <w:r w:rsidR="00BA55B7" w:rsidRPr="00B57634">
        <w:rPr>
          <w:rFonts w:asciiTheme="minorBidi" w:hAnsiTheme="minorBidi"/>
          <w:i/>
          <w:iCs/>
          <w:vertAlign w:val="superscript"/>
        </w:rPr>
        <w:t>.</w:t>
      </w:r>
      <w:r w:rsidR="00BA55B7">
        <w:rPr>
          <w:rFonts w:asciiTheme="minorBidi" w:hAnsiTheme="minorBidi"/>
          <w:i/>
          <w:iCs/>
          <w:vertAlign w:val="superscript"/>
        </w:rPr>
        <w:t>3</w:t>
      </w:r>
      <w:r w:rsidR="00BA55B7" w:rsidRPr="00B57634">
        <w:rPr>
          <w:rFonts w:asciiTheme="minorBidi" w:hAnsiTheme="minorBidi"/>
          <w:i/>
          <w:iCs/>
          <w:vertAlign w:val="superscript"/>
        </w:rPr>
        <w:t>056</w:t>
      </w:r>
      <w:r w:rsidR="00BA55B7">
        <w:rPr>
          <w:rFonts w:asciiTheme="minorBidi" w:hAnsiTheme="minorBidi"/>
          <w:i/>
          <w:iCs/>
          <w:vertAlign w:val="superscript"/>
        </w:rPr>
        <w:t>c</w:t>
      </w:r>
      <w:r w:rsidR="00BA55B7" w:rsidRPr="00B57634">
        <w:rPr>
          <w:rFonts w:asciiTheme="minorBidi" w:hAnsiTheme="minorBidi"/>
          <w:i/>
          <w:iCs/>
          <w:vertAlign w:val="superscript"/>
        </w:rPr>
        <w:t>&gt;</w:t>
      </w:r>
      <w:r w:rsidR="00BA55B7">
        <w:rPr>
          <w:rFonts w:asciiTheme="minorBidi" w:hAnsiTheme="minorBidi"/>
          <w:i/>
          <w:iCs/>
          <w:vertAlign w:val="superscript"/>
        </w:rPr>
        <w:t xml:space="preserve">g </w:t>
      </w:r>
      <w:r w:rsidR="00BA55B7">
        <w:rPr>
          <w:rFonts w:asciiTheme="minorBidi" w:hAnsiTheme="minorBidi"/>
        </w:rPr>
        <w:t>(encoding protein</w:t>
      </w:r>
      <w:ins w:id="269" w:author="Jamie Courtland" w:date="2020-06-26T11:49:00Z">
        <w:r w:rsidR="00B376DA">
          <w:rPr>
            <w:rFonts w:asciiTheme="minorBidi" w:hAnsiTheme="minorBidi"/>
          </w:rPr>
          <w:t>,</w:t>
        </w:r>
      </w:ins>
      <w:r w:rsidR="00BA55B7">
        <w:rPr>
          <w:rFonts w:asciiTheme="minorBidi" w:hAnsiTheme="minorBidi"/>
        </w:rPr>
        <w:t xml:space="preserve"> </w:t>
      </w:r>
      <w:r w:rsidR="00BA55B7" w:rsidRPr="004A148C">
        <w:rPr>
          <w:rFonts w:asciiTheme="minorBidi" w:hAnsiTheme="minorBidi"/>
        </w:rPr>
        <w:t>SWIP</w:t>
      </w:r>
      <w:r w:rsidR="00BA55B7" w:rsidRPr="004A148C">
        <w:rPr>
          <w:rFonts w:asciiTheme="minorBidi" w:hAnsiTheme="minorBidi"/>
          <w:vertAlign w:val="superscript"/>
        </w:rPr>
        <w:t>P1019R</w:t>
      </w:r>
      <w:r w:rsidR="00BA55B7">
        <w:rPr>
          <w:rFonts w:asciiTheme="minorBidi" w:hAnsiTheme="minorBidi"/>
        </w:rPr>
        <w:t>)</w:t>
      </w:r>
      <w:r w:rsidR="00BA55B7">
        <w:rPr>
          <w:rFonts w:asciiTheme="minorBidi" w:hAnsiTheme="minorBidi"/>
        </w:rPr>
        <w:fldChar w:fldCharType="begin" w:fldLock="1"/>
      </w:r>
      <w:r w:rsidR="00610919">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34&lt;/sup&gt;","plainTextFormattedCitation":"34","previouslyFormattedCitation":"&lt;sup&gt;34&lt;/sup&gt;"},"properties":{"noteIndex":0},"schema":"https://github.com/citation-style-language/schema/raw/master/csl-citation.json"}</w:instrText>
      </w:r>
      <w:r w:rsidR="00BA55B7">
        <w:rPr>
          <w:rFonts w:asciiTheme="minorBidi" w:hAnsiTheme="minorBidi"/>
        </w:rPr>
        <w:fldChar w:fldCharType="separate"/>
      </w:r>
      <w:r w:rsidR="000F707D" w:rsidRPr="000F707D">
        <w:rPr>
          <w:rFonts w:asciiTheme="minorBidi" w:hAnsiTheme="minorBidi"/>
          <w:noProof/>
          <w:vertAlign w:val="superscript"/>
        </w:rPr>
        <w:t>34</w:t>
      </w:r>
      <w:r w:rsidR="00BA55B7">
        <w:rPr>
          <w:rFonts w:asciiTheme="minorBidi" w:hAnsiTheme="minorBidi"/>
        </w:rPr>
        <w:fldChar w:fldCharType="end"/>
      </w:r>
      <w:r w:rsidR="00BA55B7">
        <w:rPr>
          <w:rFonts w:asciiTheme="minorBidi" w:hAnsiTheme="minorBidi"/>
        </w:rPr>
        <w:t xml:space="preserve">. Due to sequence homology between human and murine gene </w:t>
      </w:r>
      <w:r w:rsidR="00BA55B7" w:rsidRPr="00C93801">
        <w:rPr>
          <w:rFonts w:asciiTheme="minorBidi" w:hAnsiTheme="minorBidi"/>
        </w:rPr>
        <w:t>sequences,</w:t>
      </w:r>
      <w:r w:rsidR="00BA55B7">
        <w:rPr>
          <w:rFonts w:asciiTheme="minorBidi" w:hAnsiTheme="minorBidi"/>
        </w:rPr>
        <w:t xml:space="preserve"> we were able to introduce the same point mutation in exon 29 of murine </w:t>
      </w:r>
      <w:r w:rsidR="00BA55B7">
        <w:rPr>
          <w:rFonts w:asciiTheme="minorBidi" w:hAnsiTheme="minorBidi"/>
          <w:i/>
          <w:iCs/>
        </w:rPr>
        <w:t xml:space="preserve">Washc4 </w:t>
      </w:r>
      <w:r w:rsidR="00BA55B7">
        <w:rPr>
          <w:rFonts w:asciiTheme="minorBidi" w:hAnsiTheme="minorBidi"/>
        </w:rPr>
        <w:t>using CRISPR (</w:t>
      </w:r>
      <w:r w:rsidR="00BA55B7" w:rsidRPr="00F472E1">
        <w:rPr>
          <w:rFonts w:asciiTheme="minorBidi" w:hAnsiTheme="minorBidi"/>
        </w:rPr>
        <w:t xml:space="preserve">Fig </w:t>
      </w:r>
      <w:r w:rsidR="00DF35DC">
        <w:rPr>
          <w:rFonts w:asciiTheme="minorBidi" w:hAnsiTheme="minorBidi"/>
        </w:rPr>
        <w:t>2a</w:t>
      </w:r>
      <w:r w:rsidR="00BA55B7">
        <w:rPr>
          <w:rFonts w:asciiTheme="minorBidi" w:hAnsiTheme="minorBidi"/>
        </w:rPr>
        <w:t>)</w:t>
      </w:r>
      <w:r w:rsidR="00BA55B7">
        <w:rPr>
          <w:rFonts w:asciiTheme="minorBidi" w:hAnsiTheme="minorBidi"/>
        </w:rPr>
        <w:fldChar w:fldCharType="begin" w:fldLock="1"/>
      </w:r>
      <w:r w:rsidR="00610919">
        <w:rPr>
          <w:rFonts w:asciiTheme="minorBidi" w:hAnsiTheme="minorBidi"/>
        </w:rPr>
        <w:instrText>ADDIN CSL_CITATION {"citationItems":[{"id":"ITEM-1","itemData":{"DOI":"10.4161/cib.3.3.11185","ISSN":"19420889","abstract":"WASH is the Arp2/3 activating protein that is localized at the surface of endosomes, where it induces the formation of branched actin networks. This activity of WASH favors, in collaboration with dynamin, the fission of transport intermediates from endosomes, and hence regulates endosomal trafficking of several cargos. We have purified a novel stable multiprotein complex containing WASH, the WASH complex, and we examine here the evolutionary conservation of its seven subunits across diverse eukaryotic phyla. This analysis supports the idea that the invention of the WASH complex has involved the incorporation of an independent complex, the CapZ α/β heterodimer, forming the so-called Capping Protein (CP), as illustrated by the yeasts S. cerevisiae and S. pombe, which possess the CP heterodimer but no other subunits of the WASH complex. The alignements of the orthologous genes that we have generated give a view on the conservation of the different subunits and on their organization into domains. Moreover, we propose here a unique nomenclature for the different subunits to prevent future confusions in the field. © 2010 Landes Bioscience.","author":[{"dropping-particle":"","family":"Derivery","given":"Emmanuel","non-dropping-particle":"","parse-names":false,"suffix":""},{"dropping-particle":"","family":"Gautreau","given":"Alexis","non-dropping-particle":"","parse-names":false,"suffix":""}],"container-title":"Communicative and Integrative Biology","id":"ITEM-1","issue":"3","issued":{"date-parts":[["2010","5"]]},"page":"227-230","publisher":"Taylor &amp; Francis","title":"Evolutionary conservation of the WASH complex, an actin polymerization machine involved in endosomal fission","type":"article-journal","volume":"3"},"uris":["http://www.mendeley.com/documents/?uuid=458cb0a5-bf62-3343-aefc-99d1dca1f0fb"]},{"id":"ITEM-2","itemData":{"DOI":"10.1093/hmg/ddr158","ISBN":"1460-2083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Genetics","id":"ITEM-2","issued":{"date-parts":[["2011"]]},"title":"Identification of a novel candidate gene for non-syndromic autosomal recessive intellectual disability: The WASH complex member swip","type":"article-journal"},"uris":["http://www.mendeley.com/documents/?uuid=6c862955-d6e9-454f-8eca-ed6688921c64"]}],"mendeley":{"formattedCitation":"&lt;sup&gt;2,34&lt;/sup&gt;","plainTextFormattedCitation":"2,34","previouslyFormattedCitation":"&lt;sup&gt;2,34&lt;/sup&gt;"},"properties":{"noteIndex":0},"schema":"https://github.com/citation-style-language/schema/raw/master/csl-citation.json"}</w:instrText>
      </w:r>
      <w:r w:rsidR="00BA55B7">
        <w:rPr>
          <w:rFonts w:asciiTheme="minorBidi" w:hAnsiTheme="minorBidi"/>
        </w:rPr>
        <w:fldChar w:fldCharType="separate"/>
      </w:r>
      <w:r w:rsidR="000F707D" w:rsidRPr="000F707D">
        <w:rPr>
          <w:rFonts w:asciiTheme="minorBidi" w:hAnsiTheme="minorBidi"/>
          <w:noProof/>
          <w:vertAlign w:val="superscript"/>
        </w:rPr>
        <w:t>2,34</w:t>
      </w:r>
      <w:r w:rsidR="00BA55B7">
        <w:rPr>
          <w:rFonts w:asciiTheme="minorBidi" w:hAnsiTheme="minorBidi"/>
        </w:rPr>
        <w:fldChar w:fldCharType="end"/>
      </w:r>
      <w:r w:rsidR="00BA55B7">
        <w:rPr>
          <w:rFonts w:asciiTheme="minorBidi" w:hAnsiTheme="minorBidi"/>
        </w:rPr>
        <w:t xml:space="preserve">. This C&gt;G point mutation </w:t>
      </w:r>
      <w:ins w:id="270" w:author="Jamie Courtland" w:date="2020-06-24T10:43:00Z">
        <w:r w:rsidR="00F17DFD">
          <w:rPr>
            <w:rFonts w:asciiTheme="minorBidi" w:hAnsiTheme="minorBidi"/>
          </w:rPr>
          <w:t xml:space="preserve">results </w:t>
        </w:r>
      </w:ins>
      <w:r w:rsidR="00BA55B7">
        <w:rPr>
          <w:rFonts w:asciiTheme="minorBidi" w:hAnsiTheme="minorBidi"/>
        </w:rPr>
        <w:t>in a Pro</w:t>
      </w:r>
      <w:r w:rsidR="00E661ED">
        <w:rPr>
          <w:rFonts w:asciiTheme="minorBidi" w:hAnsiTheme="minorBidi"/>
        </w:rPr>
        <w:t>line</w:t>
      </w:r>
      <w:r w:rsidR="00BA55B7">
        <w:rPr>
          <w:rFonts w:asciiTheme="minorBidi" w:hAnsiTheme="minorBidi"/>
        </w:rPr>
        <w:t>&gt;Arg</w:t>
      </w:r>
      <w:r w:rsidR="00E661ED">
        <w:rPr>
          <w:rFonts w:asciiTheme="minorBidi" w:hAnsiTheme="minorBidi"/>
        </w:rPr>
        <w:t>inine</w:t>
      </w:r>
      <w:r w:rsidR="00BA55B7">
        <w:rPr>
          <w:rFonts w:asciiTheme="minorBidi" w:hAnsiTheme="minorBidi"/>
        </w:rPr>
        <w:t xml:space="preserve"> amino acid substitution at position 1019 of SWIP’s amino acid sequence (</w:t>
      </w:r>
      <w:r w:rsidR="00DF35DC">
        <w:rPr>
          <w:rFonts w:asciiTheme="minorBidi" w:hAnsiTheme="minorBidi"/>
        </w:rPr>
        <w:t>Fig 2a</w:t>
      </w:r>
      <w:r w:rsidR="00BA55B7">
        <w:rPr>
          <w:rFonts w:asciiTheme="minorBidi" w:hAnsiTheme="minorBidi"/>
        </w:rPr>
        <w:t>)</w:t>
      </w:r>
      <w:r w:rsidR="00BA55B7">
        <w:rPr>
          <w:rFonts w:asciiTheme="minorBidi" w:hAnsiTheme="minorBidi"/>
        </w:rPr>
        <w:fldChar w:fldCharType="begin" w:fldLock="1"/>
      </w:r>
      <w:r w:rsidR="00610919">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34&lt;/sup&gt;","plainTextFormattedCitation":"34","previouslyFormattedCitation":"&lt;sup&gt;34&lt;/sup&gt;"},"properties":{"noteIndex":0},"schema":"https://github.com/citation-style-language/schema/raw/master/csl-citation.json"}</w:instrText>
      </w:r>
      <w:r w:rsidR="00BA55B7">
        <w:rPr>
          <w:rFonts w:asciiTheme="minorBidi" w:hAnsiTheme="minorBidi"/>
        </w:rPr>
        <w:fldChar w:fldCharType="separate"/>
      </w:r>
      <w:r w:rsidR="000F707D" w:rsidRPr="000F707D">
        <w:rPr>
          <w:rFonts w:asciiTheme="minorBidi" w:hAnsiTheme="minorBidi"/>
          <w:noProof/>
          <w:vertAlign w:val="superscript"/>
        </w:rPr>
        <w:t>34</w:t>
      </w:r>
      <w:r w:rsidR="00BA55B7">
        <w:rPr>
          <w:rFonts w:asciiTheme="minorBidi" w:hAnsiTheme="minorBidi"/>
        </w:rPr>
        <w:fldChar w:fldCharType="end"/>
      </w:r>
      <w:r w:rsidR="00BA55B7">
        <w:rPr>
          <w:rFonts w:asciiTheme="minorBidi" w:hAnsiTheme="minorBidi"/>
        </w:rPr>
        <w:t>. Analysis of brain lysate from adult homozygous</w:t>
      </w:r>
      <w:r w:rsidR="00BA55B7" w:rsidRPr="004A148C">
        <w:rPr>
          <w:rFonts w:asciiTheme="minorBidi" w:hAnsiTheme="minorBidi"/>
        </w:rPr>
        <w:t xml:space="preserve"> SWIP</w:t>
      </w:r>
      <w:r w:rsidR="00BA55B7" w:rsidRPr="004A148C">
        <w:rPr>
          <w:rFonts w:asciiTheme="minorBidi" w:hAnsiTheme="minorBidi"/>
          <w:vertAlign w:val="superscript"/>
        </w:rPr>
        <w:t>P1019R</w:t>
      </w:r>
      <w:r w:rsidR="00BA55B7">
        <w:rPr>
          <w:rFonts w:asciiTheme="minorBidi" w:hAnsiTheme="minorBidi"/>
          <w:vertAlign w:val="superscript"/>
        </w:rPr>
        <w:t xml:space="preserve"> </w:t>
      </w:r>
      <w:r w:rsidR="00BA55B7" w:rsidRPr="004A148C">
        <w:rPr>
          <w:rFonts w:asciiTheme="minorBidi" w:hAnsiTheme="minorBidi"/>
        </w:rPr>
        <w:t xml:space="preserve">mutant </w:t>
      </w:r>
      <w:r w:rsidR="00BA55B7">
        <w:rPr>
          <w:rFonts w:asciiTheme="minorBidi" w:hAnsiTheme="minorBidi"/>
        </w:rPr>
        <w:t xml:space="preserve">mice (referred to from here on as MUT) displayed significantly decreased expression of two </w:t>
      </w:r>
      <w:r w:rsidR="007974AC">
        <w:rPr>
          <w:rFonts w:asciiTheme="minorBidi" w:hAnsiTheme="minorBidi"/>
        </w:rPr>
        <w:t xml:space="preserve">other </w:t>
      </w:r>
      <w:r w:rsidR="00BA55B7">
        <w:rPr>
          <w:rFonts w:asciiTheme="minorBidi" w:hAnsiTheme="minorBidi"/>
        </w:rPr>
        <w:t xml:space="preserve">WASH complex members, </w:t>
      </w:r>
      <w:ins w:id="271" w:author="Jamie Courtland" w:date="2020-06-24T15:49:00Z">
        <w:r w:rsidR="00CD3F93">
          <w:rPr>
            <w:rFonts w:asciiTheme="minorBidi" w:hAnsiTheme="minorBidi"/>
          </w:rPr>
          <w:t xml:space="preserve">WASH1 and </w:t>
        </w:r>
      </w:ins>
      <w:proofErr w:type="spellStart"/>
      <w:r w:rsidR="00BA55B7">
        <w:rPr>
          <w:rFonts w:asciiTheme="minorBidi" w:hAnsiTheme="minorBidi"/>
        </w:rPr>
        <w:t>Strumpellin</w:t>
      </w:r>
      <w:proofErr w:type="spellEnd"/>
      <w:r w:rsidR="00BA55B7">
        <w:rPr>
          <w:rFonts w:asciiTheme="minorBidi" w:hAnsiTheme="minorBidi"/>
        </w:rPr>
        <w:t xml:space="preserve"> </w:t>
      </w:r>
      <w:r w:rsidR="00E661ED">
        <w:rPr>
          <w:rFonts w:asciiTheme="minorBidi" w:hAnsiTheme="minorBidi"/>
        </w:rPr>
        <w:t>(</w:t>
      </w:r>
      <w:r w:rsidR="00E661ED" w:rsidRPr="00F472E1">
        <w:rPr>
          <w:rFonts w:asciiTheme="minorBidi" w:hAnsiTheme="minorBidi"/>
        </w:rPr>
        <w:t xml:space="preserve">Fig </w:t>
      </w:r>
      <w:r w:rsidR="00E661ED">
        <w:rPr>
          <w:rFonts w:asciiTheme="minorBidi" w:hAnsiTheme="minorBidi"/>
        </w:rPr>
        <w:t>2b)</w:t>
      </w:r>
      <w:r w:rsidR="00B61CAB">
        <w:rPr>
          <w:rFonts w:asciiTheme="minorBidi" w:hAnsiTheme="minorBidi"/>
        </w:rPr>
        <w:t>.</w:t>
      </w:r>
      <w:r w:rsidR="00BA55B7">
        <w:rPr>
          <w:rFonts w:asciiTheme="minorBidi" w:hAnsiTheme="minorBidi"/>
        </w:rPr>
        <w:t xml:space="preserve"> </w:t>
      </w:r>
      <w:r w:rsidR="00B61CAB">
        <w:rPr>
          <w:rFonts w:asciiTheme="minorBidi" w:hAnsiTheme="minorBidi"/>
        </w:rPr>
        <w:t xml:space="preserve">This </w:t>
      </w:r>
      <w:r w:rsidR="00BA55B7">
        <w:rPr>
          <w:rFonts w:asciiTheme="minorBidi" w:hAnsiTheme="minorBidi"/>
        </w:rPr>
        <w:t xml:space="preserve">phenocopied </w:t>
      </w:r>
      <w:r w:rsidR="00066E70">
        <w:rPr>
          <w:rFonts w:asciiTheme="minorBidi" w:hAnsiTheme="minorBidi"/>
        </w:rPr>
        <w:t xml:space="preserve">data from </w:t>
      </w:r>
      <w:r w:rsidR="00B61CAB">
        <w:rPr>
          <w:rFonts w:asciiTheme="minorBidi" w:hAnsiTheme="minorBidi"/>
        </w:rPr>
        <w:t xml:space="preserve">the </w:t>
      </w:r>
      <w:r w:rsidR="00066E70">
        <w:rPr>
          <w:rFonts w:asciiTheme="minorBidi" w:hAnsiTheme="minorBidi"/>
        </w:rPr>
        <w:t>human patients</w:t>
      </w:r>
      <w:r w:rsidR="005A5E9B">
        <w:rPr>
          <w:rFonts w:asciiTheme="minorBidi" w:hAnsiTheme="minorBidi"/>
        </w:rPr>
        <w:fldChar w:fldCharType="begin" w:fldLock="1"/>
      </w:r>
      <w:r w:rsidR="00610919">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34&lt;/sup&gt;","plainTextFormattedCitation":"34","previouslyFormattedCitation":"&lt;sup&gt;34&lt;/sup&gt;"},"properties":{"noteIndex":0},"schema":"https://github.com/citation-style-language/schema/raw/master/csl-citation.json"}</w:instrText>
      </w:r>
      <w:r w:rsidR="005A5E9B">
        <w:rPr>
          <w:rFonts w:asciiTheme="minorBidi" w:hAnsiTheme="minorBidi"/>
        </w:rPr>
        <w:fldChar w:fldCharType="separate"/>
      </w:r>
      <w:r w:rsidR="000F707D" w:rsidRPr="000F707D">
        <w:rPr>
          <w:rFonts w:asciiTheme="minorBidi" w:hAnsiTheme="minorBidi"/>
          <w:noProof/>
          <w:vertAlign w:val="superscript"/>
        </w:rPr>
        <w:t>34</w:t>
      </w:r>
      <w:r w:rsidR="005A5E9B">
        <w:rPr>
          <w:rFonts w:asciiTheme="minorBidi" w:hAnsiTheme="minorBidi"/>
        </w:rPr>
        <w:fldChar w:fldCharType="end"/>
      </w:r>
      <w:r w:rsidR="005A5E9B">
        <w:rPr>
          <w:rFonts w:asciiTheme="minorBidi" w:hAnsiTheme="minorBidi"/>
        </w:rPr>
        <w:t xml:space="preserve"> and suggested that the WASH complex is unstable in the presence of this SWIP point mutation </w:t>
      </w:r>
      <w:r w:rsidR="005A5E9B" w:rsidRPr="00B57634">
        <w:rPr>
          <w:rFonts w:asciiTheme="minorBidi" w:hAnsiTheme="minorBidi"/>
          <w:i/>
          <w:iCs/>
        </w:rPr>
        <w:t>in vivo</w:t>
      </w:r>
      <w:r w:rsidR="00BA55B7">
        <w:rPr>
          <w:rFonts w:asciiTheme="minorBidi" w:hAnsiTheme="minorBidi"/>
        </w:rPr>
        <w:t>.</w:t>
      </w:r>
      <w:r w:rsidR="005A5E9B">
        <w:rPr>
          <w:rFonts w:asciiTheme="minorBidi" w:hAnsiTheme="minorBidi"/>
        </w:rPr>
        <w:t xml:space="preserve"> To test whether this mutation disrupted interactions between WASH complex </w:t>
      </w:r>
      <w:r w:rsidR="00AF6084">
        <w:rPr>
          <w:rFonts w:asciiTheme="minorBidi" w:hAnsiTheme="minorBidi"/>
        </w:rPr>
        <w:t>subunits</w:t>
      </w:r>
      <w:r w:rsidR="005A5E9B">
        <w:rPr>
          <w:rFonts w:asciiTheme="minorBidi" w:hAnsiTheme="minorBidi"/>
        </w:rPr>
        <w:t xml:space="preserve">, we </w:t>
      </w:r>
      <w:ins w:id="272" w:author="Jamie Courtland" w:date="2020-06-23T21:51:00Z">
        <w:r w:rsidR="00B0742D">
          <w:rPr>
            <w:rFonts w:asciiTheme="minorBidi" w:hAnsiTheme="minorBidi"/>
          </w:rPr>
          <w:t xml:space="preserve">compared the ability of </w:t>
        </w:r>
      </w:ins>
      <w:ins w:id="273" w:author="Jamie Courtland" w:date="2020-06-25T11:03:00Z">
        <w:r w:rsidR="00CA3EA0">
          <w:rPr>
            <w:rFonts w:asciiTheme="minorBidi" w:hAnsiTheme="minorBidi"/>
          </w:rPr>
          <w:t>wild-type</w:t>
        </w:r>
      </w:ins>
      <w:ins w:id="274" w:author="Jamie Courtland" w:date="2020-06-23T21:52:00Z">
        <w:r w:rsidR="00B0742D">
          <w:rPr>
            <w:rFonts w:asciiTheme="minorBidi" w:hAnsiTheme="minorBidi"/>
          </w:rPr>
          <w:t xml:space="preserve"> </w:t>
        </w:r>
      </w:ins>
      <w:ins w:id="275" w:author="Jamie Courtland" w:date="2020-06-25T11:03:00Z">
        <w:r w:rsidR="00CA3EA0">
          <w:rPr>
            <w:rFonts w:asciiTheme="minorBidi" w:hAnsiTheme="minorBidi"/>
          </w:rPr>
          <w:t xml:space="preserve">SWIP (WT SWIP) </w:t>
        </w:r>
      </w:ins>
      <w:ins w:id="276" w:author="Jamie Courtland" w:date="2020-06-23T21:52:00Z">
        <w:r w:rsidR="00B0742D">
          <w:rPr>
            <w:rFonts w:asciiTheme="minorBidi" w:hAnsiTheme="minorBidi"/>
          </w:rPr>
          <w:t>and</w:t>
        </w:r>
      </w:ins>
      <w:r w:rsidR="005A5E9B">
        <w:rPr>
          <w:rFonts w:asciiTheme="minorBidi" w:hAnsiTheme="minorBidi"/>
        </w:rPr>
        <w:t xml:space="preserve"> </w:t>
      </w:r>
      <w:r w:rsidR="005A5E9B" w:rsidRPr="004A148C">
        <w:rPr>
          <w:rFonts w:asciiTheme="minorBidi" w:hAnsiTheme="minorBidi"/>
        </w:rPr>
        <w:t>SWIP</w:t>
      </w:r>
      <w:r w:rsidR="005A5E9B" w:rsidRPr="004A148C">
        <w:rPr>
          <w:rFonts w:asciiTheme="minorBidi" w:hAnsiTheme="minorBidi"/>
          <w:vertAlign w:val="superscript"/>
        </w:rPr>
        <w:t>P1019R</w:t>
      </w:r>
      <w:ins w:id="277" w:author="Jamie Courtland" w:date="2020-06-24T11:14:00Z">
        <w:r w:rsidR="00C57321">
          <w:rPr>
            <w:rFonts w:asciiTheme="minorBidi" w:hAnsiTheme="minorBidi"/>
          </w:rPr>
          <w:t xml:space="preserve"> (MUT</w:t>
        </w:r>
      </w:ins>
      <w:ins w:id="278" w:author="Jamie Courtland" w:date="2020-06-24T11:15:00Z">
        <w:r w:rsidR="00C57321">
          <w:rPr>
            <w:rFonts w:asciiTheme="minorBidi" w:hAnsiTheme="minorBidi"/>
          </w:rPr>
          <w:t xml:space="preserve"> SWIP</w:t>
        </w:r>
      </w:ins>
      <w:ins w:id="279" w:author="Jamie Courtland" w:date="2020-06-24T11:14:00Z">
        <w:r w:rsidR="00C57321">
          <w:rPr>
            <w:rFonts w:asciiTheme="minorBidi" w:hAnsiTheme="minorBidi"/>
          </w:rPr>
          <w:t>)</w:t>
        </w:r>
      </w:ins>
      <w:r w:rsidR="005A5E9B">
        <w:rPr>
          <w:rFonts w:asciiTheme="minorBidi" w:hAnsiTheme="minorBidi"/>
        </w:rPr>
        <w:t xml:space="preserve"> </w:t>
      </w:r>
      <w:ins w:id="280" w:author="Jamie Courtland" w:date="2020-06-23T21:52:00Z">
        <w:r w:rsidR="00B0742D">
          <w:rPr>
            <w:rFonts w:asciiTheme="minorBidi" w:hAnsiTheme="minorBidi"/>
          </w:rPr>
          <w:t>to co-</w:t>
        </w:r>
        <w:proofErr w:type="spellStart"/>
        <w:r w:rsidR="00B0742D">
          <w:rPr>
            <w:rFonts w:asciiTheme="minorBidi" w:hAnsiTheme="minorBidi"/>
          </w:rPr>
          <w:t>immunoprecipitate</w:t>
        </w:r>
      </w:ins>
      <w:proofErr w:type="spellEnd"/>
      <w:ins w:id="281" w:author="Jamie Courtland" w:date="2020-06-23T21:54:00Z">
        <w:r w:rsidR="00B0742D">
          <w:rPr>
            <w:rFonts w:asciiTheme="minorBidi" w:hAnsiTheme="minorBidi"/>
          </w:rPr>
          <w:t xml:space="preserve"> </w:t>
        </w:r>
      </w:ins>
      <w:ins w:id="282" w:author="Jamie Courtland" w:date="2020-06-23T21:52:00Z">
        <w:r w:rsidR="00B0742D">
          <w:rPr>
            <w:rFonts w:asciiTheme="minorBidi" w:hAnsiTheme="minorBidi"/>
          </w:rPr>
          <w:t xml:space="preserve">with the </w:t>
        </w:r>
      </w:ins>
      <w:r w:rsidR="005A5E9B">
        <w:rPr>
          <w:rFonts w:asciiTheme="minorBidi" w:hAnsiTheme="minorBidi"/>
        </w:rPr>
        <w:t>WASH components, WASH1</w:t>
      </w:r>
      <w:ins w:id="283" w:author="Jamie Courtland" w:date="2020-06-24T15:51:00Z">
        <w:r w:rsidR="00CD3F93">
          <w:rPr>
            <w:rFonts w:asciiTheme="minorBidi" w:hAnsiTheme="minorBidi"/>
          </w:rPr>
          <w:t xml:space="preserve"> and </w:t>
        </w:r>
        <w:proofErr w:type="spellStart"/>
        <w:r w:rsidR="00CD3F93">
          <w:rPr>
            <w:rFonts w:asciiTheme="minorBidi" w:hAnsiTheme="minorBidi"/>
          </w:rPr>
          <w:t>Strumpellin</w:t>
        </w:r>
      </w:ins>
      <w:proofErr w:type="spellEnd"/>
      <w:r w:rsidR="005A5E9B">
        <w:rPr>
          <w:rFonts w:asciiTheme="minorBidi" w:hAnsiTheme="minorBidi"/>
        </w:rPr>
        <w:t>, in HEK cells. Compared to wild-type, MUT</w:t>
      </w:r>
      <w:ins w:id="284" w:author="Jamie Courtland" w:date="2020-06-24T11:15:00Z">
        <w:r w:rsidR="00C57321">
          <w:rPr>
            <w:rFonts w:asciiTheme="minorBidi" w:hAnsiTheme="minorBidi"/>
          </w:rPr>
          <w:t xml:space="preserve"> </w:t>
        </w:r>
      </w:ins>
      <w:r w:rsidR="005A5E9B">
        <w:rPr>
          <w:rFonts w:asciiTheme="minorBidi" w:hAnsiTheme="minorBidi"/>
        </w:rPr>
        <w:t xml:space="preserve">SWIP </w:t>
      </w:r>
      <w:ins w:id="285" w:author="Jamie Courtland" w:date="2020-06-24T15:51:00Z">
        <w:r w:rsidR="00CD3F93">
          <w:rPr>
            <w:rFonts w:asciiTheme="minorBidi" w:hAnsiTheme="minorBidi"/>
          </w:rPr>
          <w:t xml:space="preserve">co-immunoprecipitated significantly less </w:t>
        </w:r>
      </w:ins>
      <w:r w:rsidR="005A5E9B">
        <w:rPr>
          <w:rFonts w:asciiTheme="minorBidi" w:hAnsiTheme="minorBidi"/>
        </w:rPr>
        <w:t xml:space="preserve">WASH1 and </w:t>
      </w:r>
      <w:proofErr w:type="spellStart"/>
      <w:r w:rsidR="005A5E9B">
        <w:rPr>
          <w:rFonts w:asciiTheme="minorBidi" w:hAnsiTheme="minorBidi"/>
        </w:rPr>
        <w:t>Strumpellin</w:t>
      </w:r>
      <w:proofErr w:type="spellEnd"/>
      <w:r w:rsidR="005A5E9B">
        <w:rPr>
          <w:rFonts w:asciiTheme="minorBidi" w:hAnsiTheme="minorBidi"/>
        </w:rPr>
        <w:t xml:space="preserve"> (</w:t>
      </w:r>
      <w:ins w:id="286" w:author="Jamie Courtland" w:date="2020-06-24T16:25:00Z">
        <w:r w:rsidR="00BA6BAD">
          <w:rPr>
            <w:rFonts w:asciiTheme="minorBidi" w:hAnsiTheme="minorBidi"/>
          </w:rPr>
          <w:t xml:space="preserve">IP: </w:t>
        </w:r>
      </w:ins>
      <w:r w:rsidR="005A5E9B">
        <w:rPr>
          <w:rFonts w:asciiTheme="minorBidi" w:hAnsiTheme="minorBidi"/>
        </w:rPr>
        <w:t>54.8% and 41.4%</w:t>
      </w:r>
      <w:ins w:id="287" w:author="Jamie Courtland" w:date="2020-06-24T15:51:00Z">
        <w:r w:rsidR="00CD3F93">
          <w:rPr>
            <w:rFonts w:asciiTheme="minorBidi" w:hAnsiTheme="minorBidi"/>
          </w:rPr>
          <w:t xml:space="preserve"> of WT SWIP</w:t>
        </w:r>
      </w:ins>
      <w:r w:rsidR="005A5E9B">
        <w:rPr>
          <w:rFonts w:asciiTheme="minorBidi" w:hAnsiTheme="minorBidi"/>
        </w:rPr>
        <w:t xml:space="preserve">, respectively), suggesting that the </w:t>
      </w:r>
      <w:r w:rsidR="005A5E9B" w:rsidRPr="004A148C">
        <w:rPr>
          <w:rFonts w:asciiTheme="minorBidi" w:hAnsiTheme="minorBidi"/>
        </w:rPr>
        <w:t>SWIP</w:t>
      </w:r>
      <w:r w:rsidR="005A5E9B" w:rsidRPr="004A148C">
        <w:rPr>
          <w:rFonts w:asciiTheme="minorBidi" w:hAnsiTheme="minorBidi"/>
          <w:vertAlign w:val="superscript"/>
        </w:rPr>
        <w:t>P1019R</w:t>
      </w:r>
      <w:r w:rsidR="005A5E9B">
        <w:rPr>
          <w:rFonts w:asciiTheme="minorBidi" w:hAnsiTheme="minorBidi"/>
        </w:rPr>
        <w:t xml:space="preserve"> mutation hinders WASH complex formation (Extended Data Fig 2). </w:t>
      </w:r>
      <w:r w:rsidR="00BA55B7">
        <w:rPr>
          <w:rFonts w:asciiTheme="minorBidi" w:hAnsiTheme="minorBidi"/>
        </w:rPr>
        <w:t xml:space="preserve">Together these data support the notion that </w:t>
      </w:r>
      <w:r w:rsidR="00BA55B7" w:rsidRPr="004A148C">
        <w:rPr>
          <w:rFonts w:asciiTheme="minorBidi" w:hAnsiTheme="minorBidi"/>
        </w:rPr>
        <w:t>SWIP</w:t>
      </w:r>
      <w:r w:rsidR="00BA55B7" w:rsidRPr="004A148C">
        <w:rPr>
          <w:rFonts w:asciiTheme="minorBidi" w:hAnsiTheme="minorBidi"/>
          <w:vertAlign w:val="superscript"/>
        </w:rPr>
        <w:t>P1019R</w:t>
      </w:r>
      <w:r w:rsidR="00BA55B7">
        <w:rPr>
          <w:rFonts w:asciiTheme="minorBidi" w:hAnsiTheme="minorBidi"/>
        </w:rPr>
        <w:t xml:space="preserve"> is a damaging mutation that impairs not only the function of SWIP, but also results in significant reductions of the WASH complex as a whole.</w:t>
      </w:r>
    </w:p>
    <w:p w14:paraId="11CA92B0" w14:textId="77777777" w:rsidR="0060298A" w:rsidRDefault="0060298A" w:rsidP="002B1B3B">
      <w:pPr>
        <w:spacing w:line="480" w:lineRule="auto"/>
        <w:jc w:val="thaiDistribute"/>
        <w:rPr>
          <w:rFonts w:asciiTheme="minorBidi" w:hAnsiTheme="minorBidi"/>
          <w:b/>
          <w:bCs/>
        </w:rPr>
      </w:pPr>
    </w:p>
    <w:p w14:paraId="236A3205" w14:textId="14BE4989" w:rsidR="006D263F" w:rsidRDefault="0060298A" w:rsidP="00DC5D5D">
      <w:pPr>
        <w:spacing w:line="480" w:lineRule="auto"/>
        <w:jc w:val="thaiDistribute"/>
        <w:rPr>
          <w:ins w:id="288" w:author="Jamie Courtland" w:date="2020-06-24T11:18:00Z"/>
          <w:rFonts w:asciiTheme="minorBidi" w:hAnsiTheme="minorBidi"/>
        </w:rPr>
      </w:pPr>
      <w:r>
        <w:rPr>
          <w:rFonts w:asciiTheme="minorBidi" w:hAnsiTheme="minorBidi"/>
          <w:b/>
          <w:bCs/>
        </w:rPr>
        <w:lastRenderedPageBreak/>
        <w:t xml:space="preserve">Subcellular </w:t>
      </w:r>
      <w:del w:id="289" w:author="Jamie Courtland" w:date="2020-06-23T21:55:00Z">
        <w:r w:rsidDel="00B0742D">
          <w:rPr>
            <w:rFonts w:asciiTheme="minorBidi" w:hAnsiTheme="minorBidi"/>
            <w:b/>
            <w:bCs/>
          </w:rPr>
          <w:delText xml:space="preserve">fractionation combined with TMT </w:delText>
        </w:r>
      </w:del>
      <w:del w:id="290" w:author="Jamie Courtland" w:date="2020-06-24T10:45:00Z">
        <w:r w:rsidDel="00F17DFD">
          <w:rPr>
            <w:rFonts w:asciiTheme="minorBidi" w:hAnsiTheme="minorBidi"/>
            <w:b/>
            <w:bCs/>
          </w:rPr>
          <w:delText>proteomics</w:delText>
        </w:r>
      </w:del>
      <w:ins w:id="291" w:author="Jamie Courtland" w:date="2020-06-24T10:45:00Z">
        <w:r w:rsidR="00F17DFD">
          <w:rPr>
            <w:rFonts w:asciiTheme="minorBidi" w:hAnsiTheme="minorBidi"/>
            <w:b/>
            <w:bCs/>
          </w:rPr>
          <w:t>fractionation</w:t>
        </w:r>
      </w:ins>
      <w:ins w:id="292" w:author="Jamie Courtland" w:date="2020-06-24T16:25:00Z">
        <w:r w:rsidR="00BA6BAD">
          <w:rPr>
            <w:rFonts w:asciiTheme="minorBidi" w:hAnsiTheme="minorBidi"/>
            <w:b/>
            <w:bCs/>
          </w:rPr>
          <w:t xml:space="preserve"> </w:t>
        </w:r>
      </w:ins>
      <w:ins w:id="293" w:author="Jamie Courtland" w:date="2020-06-23T21:55:00Z">
        <w:r w:rsidR="00B0742D">
          <w:rPr>
            <w:rFonts w:asciiTheme="minorBidi" w:hAnsiTheme="minorBidi"/>
            <w:b/>
            <w:bCs/>
          </w:rPr>
          <w:t xml:space="preserve">and </w:t>
        </w:r>
      </w:ins>
      <w:ins w:id="294" w:author="Jamie Courtland" w:date="2020-06-24T10:44:00Z">
        <w:r w:rsidR="00F17DFD">
          <w:rPr>
            <w:rFonts w:asciiTheme="minorBidi" w:hAnsiTheme="minorBidi"/>
            <w:b/>
            <w:bCs/>
          </w:rPr>
          <w:t xml:space="preserve">16-plex TMT proteomics </w:t>
        </w:r>
      </w:ins>
      <w:r>
        <w:rPr>
          <w:rFonts w:asciiTheme="minorBidi" w:hAnsiTheme="minorBidi"/>
          <w:b/>
          <w:bCs/>
        </w:rPr>
        <w:t>reveal significant disruptions in the endo-lysosomal pathway of SWIP</w:t>
      </w:r>
      <w:r>
        <w:rPr>
          <w:rFonts w:asciiTheme="minorBidi" w:hAnsiTheme="minorBidi"/>
          <w:b/>
          <w:bCs/>
          <w:vertAlign w:val="superscript"/>
        </w:rPr>
        <w:t>P1019R</w:t>
      </w:r>
      <w:r>
        <w:rPr>
          <w:rFonts w:asciiTheme="minorBidi" w:hAnsiTheme="minorBidi"/>
          <w:b/>
          <w:bCs/>
        </w:rPr>
        <w:t xml:space="preserve"> mutant mouse brain.</w:t>
      </w:r>
      <w:ins w:id="295" w:author="Jamie Courtland" w:date="2020-06-24T10:46:00Z">
        <w:r w:rsidR="00F17DFD">
          <w:rPr>
            <w:rFonts w:asciiTheme="minorBidi" w:hAnsiTheme="minorBidi"/>
            <w:b/>
            <w:bCs/>
          </w:rPr>
          <w:t xml:space="preserve"> </w:t>
        </w:r>
        <w:r w:rsidR="00F17DFD">
          <w:rPr>
            <w:rFonts w:asciiTheme="minorBidi" w:hAnsiTheme="minorBidi"/>
          </w:rPr>
          <w:t xml:space="preserve">Next, we aimed to understand the molecular </w:t>
        </w:r>
      </w:ins>
      <w:ins w:id="296" w:author="Jamie Courtland" w:date="2020-06-25T11:05:00Z">
        <w:r w:rsidR="00CA3EA0">
          <w:rPr>
            <w:rFonts w:asciiTheme="minorBidi" w:hAnsiTheme="minorBidi"/>
          </w:rPr>
          <w:t>impacts</w:t>
        </w:r>
      </w:ins>
      <w:ins w:id="297" w:author="Jamie Courtland" w:date="2020-06-24T10:46:00Z">
        <w:r w:rsidR="00F17DFD">
          <w:rPr>
            <w:rFonts w:asciiTheme="minorBidi" w:hAnsiTheme="minorBidi"/>
          </w:rPr>
          <w:t xml:space="preserve"> of the </w:t>
        </w:r>
        <w:r w:rsidR="00F17DFD" w:rsidRPr="004A148C">
          <w:rPr>
            <w:rFonts w:asciiTheme="minorBidi" w:hAnsiTheme="minorBidi"/>
          </w:rPr>
          <w:t>SWIP</w:t>
        </w:r>
        <w:r w:rsidR="00F17DFD" w:rsidRPr="004A148C">
          <w:rPr>
            <w:rFonts w:asciiTheme="minorBidi" w:hAnsiTheme="minorBidi"/>
            <w:vertAlign w:val="superscript"/>
          </w:rPr>
          <w:t>P1019R</w:t>
        </w:r>
        <w:r w:rsidR="00F17DFD">
          <w:rPr>
            <w:rFonts w:asciiTheme="minorBidi" w:hAnsiTheme="minorBidi"/>
          </w:rPr>
          <w:t xml:space="preserve"> mutation on the subcellular organization of the brain proteome</w:t>
        </w:r>
      </w:ins>
      <w:r w:rsidR="006D263F">
        <w:rPr>
          <w:rFonts w:asciiTheme="minorBidi" w:hAnsiTheme="minorBidi"/>
        </w:rPr>
        <w:t xml:space="preserve">. To do so, </w:t>
      </w:r>
      <w:r w:rsidR="007235BD">
        <w:rPr>
          <w:rFonts w:asciiTheme="minorBidi" w:hAnsiTheme="minorBidi"/>
        </w:rPr>
        <w:t xml:space="preserve">we used </w:t>
      </w:r>
      <w:r w:rsidR="006D263F">
        <w:rPr>
          <w:rFonts w:asciiTheme="minorBidi" w:hAnsiTheme="minorBidi"/>
        </w:rPr>
        <w:t>a tandem-mass-tag</w:t>
      </w:r>
      <w:r w:rsidR="004C7478">
        <w:rPr>
          <w:rFonts w:asciiTheme="minorBidi" w:hAnsiTheme="minorBidi"/>
        </w:rPr>
        <w:t xml:space="preserve"> (TMT)</w:t>
      </w:r>
      <w:r w:rsidR="006D263F">
        <w:rPr>
          <w:rFonts w:asciiTheme="minorBidi" w:hAnsiTheme="minorBidi"/>
        </w:rPr>
        <w:t xml:space="preserve"> spatial</w:t>
      </w:r>
      <w:r w:rsidR="008D379E">
        <w:rPr>
          <w:rFonts w:asciiTheme="minorBidi" w:hAnsiTheme="minorBidi"/>
        </w:rPr>
        <w:t>-</w:t>
      </w:r>
      <w:r w:rsidR="006D263F">
        <w:rPr>
          <w:rFonts w:asciiTheme="minorBidi" w:hAnsiTheme="minorBidi"/>
        </w:rPr>
        <w:t xml:space="preserve">proteomics approach to </w:t>
      </w:r>
      <w:ins w:id="298" w:author="Jamie Courtland" w:date="2020-06-23T21:56:00Z">
        <w:r w:rsidR="00B0742D">
          <w:rPr>
            <w:rFonts w:asciiTheme="minorBidi" w:hAnsiTheme="minorBidi"/>
          </w:rPr>
          <w:t>profile</w:t>
        </w:r>
      </w:ins>
      <w:r w:rsidR="006D263F">
        <w:rPr>
          <w:rFonts w:asciiTheme="minorBidi" w:hAnsiTheme="minorBidi"/>
        </w:rPr>
        <w:t xml:space="preserve"> protein</w:t>
      </w:r>
      <w:ins w:id="299" w:author="Jamie Courtland" w:date="2020-06-23T21:56:00Z">
        <w:r w:rsidR="00B0742D">
          <w:rPr>
            <w:rFonts w:asciiTheme="minorBidi" w:hAnsiTheme="minorBidi"/>
          </w:rPr>
          <w:t xml:space="preserve"> </w:t>
        </w:r>
      </w:ins>
      <w:r w:rsidR="006D263F">
        <w:rPr>
          <w:rFonts w:asciiTheme="minorBidi" w:hAnsiTheme="minorBidi"/>
        </w:rPr>
        <w:t>abundance</w:t>
      </w:r>
      <w:r w:rsidR="00E91ECD">
        <w:rPr>
          <w:rFonts w:asciiTheme="minorBidi" w:hAnsiTheme="minorBidi"/>
        </w:rPr>
        <w:t xml:space="preserve"> </w:t>
      </w:r>
      <w:ins w:id="300" w:author="Jamie Courtland" w:date="2020-06-23T21:57:00Z">
        <w:r w:rsidR="00B0742D">
          <w:rPr>
            <w:rFonts w:asciiTheme="minorBidi" w:hAnsiTheme="minorBidi"/>
          </w:rPr>
          <w:t xml:space="preserve">across cellular </w:t>
        </w:r>
      </w:ins>
      <w:ins w:id="301" w:author="Jamie Courtland" w:date="2020-06-24T15:52:00Z">
        <w:r w:rsidR="00CD3F93">
          <w:rPr>
            <w:rFonts w:asciiTheme="minorBidi" w:hAnsiTheme="minorBidi"/>
          </w:rPr>
          <w:t xml:space="preserve">fractions </w:t>
        </w:r>
      </w:ins>
      <w:r w:rsidR="006D263F">
        <w:rPr>
          <w:rFonts w:asciiTheme="minorBidi" w:hAnsiTheme="minorBidi"/>
        </w:rPr>
        <w:t xml:space="preserve">in adult </w:t>
      </w:r>
      <w:r w:rsidR="008958FA" w:rsidRPr="004A148C">
        <w:rPr>
          <w:rFonts w:asciiTheme="minorBidi" w:hAnsiTheme="minorBidi"/>
        </w:rPr>
        <w:t>SWIP</w:t>
      </w:r>
      <w:r w:rsidR="008958FA" w:rsidRPr="004A148C">
        <w:rPr>
          <w:rFonts w:asciiTheme="minorBidi" w:hAnsiTheme="minorBidi"/>
          <w:vertAlign w:val="superscript"/>
        </w:rPr>
        <w:t>P1019R</w:t>
      </w:r>
      <w:r w:rsidR="008958FA">
        <w:rPr>
          <w:rFonts w:asciiTheme="minorBidi" w:hAnsiTheme="minorBidi"/>
        </w:rPr>
        <w:t xml:space="preserve"> </w:t>
      </w:r>
      <w:r w:rsidR="006D263F">
        <w:rPr>
          <w:rFonts w:asciiTheme="minorBidi" w:hAnsiTheme="minorBidi"/>
        </w:rPr>
        <w:t>mutant (MUT) versus wild-type control (WT) mouse brain</w:t>
      </w:r>
      <w:r w:rsidR="006721A8">
        <w:rPr>
          <w:rFonts w:asciiTheme="minorBidi" w:hAnsiTheme="minorBidi"/>
        </w:rPr>
        <w:fldChar w:fldCharType="begin" w:fldLock="1"/>
      </w:r>
      <w:r w:rsidR="00187194">
        <w:rPr>
          <w:rFonts w:asciiTheme="minorBidi" w:hAnsiTheme="minorBidi"/>
        </w:rPr>
        <w:instrText>ADDIN CSL_CITATION {"citationItems":[{"id":"ITEM-1","itemData":{"DOI":"10.1038/s41467-018-08191-w","ISSN":"20411723","abstract":"The study of protein localisation has greatly benefited from high-throughput methods utilising cellular fractionation and proteomic profiling. Hyperplexed Localisation of Organelle Proteins by Isotope Tagging (hyperLOPIT) is a well-established method in this area. It achieves high-resolution separation of organelles and subcellular compartments but is relatively time- and resource-intensive. As a simpler alternative, we here develop Localisation of Organelle Proteins by Isotope Tagging after Differential ultraCentrifugation (LOPIT-DC) and compare this method to the density gradient-based hyperLOPIT approach. We confirm that high-resolution maps can be obtained using differential centrifugation down to the suborganellar and protein complex level. HyperLOPIT and LOPIT-DC yield highly similar results, facilitating the identification of isoform-specific localisations and high-confidence localisation assignment for proteins in suborganellar structures, protein complexes and signalling pathways. By combining both approaches, we present a comprehensive high-resolution dataset of human protein localisations and deliver a flexible set of protocols for subcellular proteomics.","author":[{"dropping-particle":"","family":"Geladaki","given":"Aikaterini","non-dropping-particle":"","parse-names":false,"suffix":""},{"dropping-particle":"","family":"Kočevar Britovšek","given":"Nina","non-dropping-particle":"","parse-names":false,"suffix":""},{"dropping-particle":"","family":"Breckels","given":"Lisa M.","non-dropping-particle":"","parse-names":false,"suffix":""},{"dropping-particle":"","family":"Smith","given":"Tom S.","non-dropping-particle":"","parse-names":false,"suffix":""},{"dropping-particle":"","family":"Vennard","given":"Owen L.","non-dropping-particle":"","parse-names":false,"suffix":""},{"dropping-particle":"","family":"Mulvey","given":"Claire M.","non-dropping-particle":"","parse-names":false,"suffix":""},{"dropping-particle":"","family":"Crook","given":"Oliver M.","non-dropping-particle":"","parse-names":false,"suffix":""},{"dropping-particle":"","family":"Gatto","given":"Laurent","non-dropping-particle":"","parse-names":false,"suffix":""},{"dropping-particle":"","family":"Lilley","given":"Kathryn S.","non-dropping-particle":"","parse-names":false,"suffix":""}],"container-title":"Nature Communications","id":"ITEM-1","issued":{"date-parts":[["2019"]]},"title":"Combining LOPIT with differential ultracentrifugation for high-resolution spatial proteomics","type":"article-journal"},"uris":["http://www.mendeley.com/documents/?uuid=a7fb5932-c9a1-47c9-bf4e-b784c2d5b918"]},{"id":"ITEM-2","itemData":{"DOI":"10.1002/0471142301.ns0116s42","ISSN":"19348584","abstract":"An important tool for studying the regulation of synapses is a rapid and reliable means of separating synaptic and intracellular proteins. This unit presents a technique for analysis of brain tissue which relies on differential centrifugation to separate proteins present at synaptic sites from those found in intracellular cytoplasmic and vesicular pools. The method is efficient in that only small amounts of tissue, such as might be obtained from a small region of a rodent brain, are required. It is reproducible and, in conjunction with immunoblot or immunoprecipitation techniques, can produce reliable quantitative data. The protocol will be of interest to those conducting a variety of different studies related to the localization and trafficking of brain receptors and signaling molecules. © 2008 by John Wiley &amp; Sons, Inc.","author":[{"dropping-particle":"","family":"Hallett","given":"Penelope J.","non-dropping-particle":"","parse-names":false,"suffix":""},{"dropping-particle":"","family":"Collins","given":"Tiffany L.","non-dropping-particle":"","parse-names":false,"suffix":""},{"dropping-particle":"","family":"Standaert","given":"David G.","non-dropping-particle":"","parse-names":false,"suffix":""},{"dropping-particle":"","family":"Dunah","given":"Anthone W.","non-dropping-particle":"","parse-names":false,"suffix":""}],"container-title":"Current Protocols in Neuroscience","id":"ITEM-2","issue":"SUPPL. 42","issued":{"date-parts":[["2008"]]},"title":"Biochemical fractionation of brain tissue for studies of receptor distribution and trafficking","type":"article-journal"},"uris":["http://www.mendeley.com/documents/?uuid=b7adb678-6b15-39cf-b0f4-73bcfab70c5a"]}],"mendeley":{"formattedCitation":"&lt;sup&gt;37,51&lt;/sup&gt;","plainTextFormattedCitation":"37,51","previouslyFormattedCitation":"&lt;sup&gt;37,51&lt;/sup&gt;"},"properties":{"noteIndex":0},"schema":"https://github.com/citation-style-language/schema/raw/master/csl-citation.json"}</w:instrText>
      </w:r>
      <w:r w:rsidR="006721A8">
        <w:rPr>
          <w:rFonts w:asciiTheme="minorBidi" w:hAnsiTheme="minorBidi"/>
        </w:rPr>
        <w:fldChar w:fldCharType="separate"/>
      </w:r>
      <w:r w:rsidR="00187194" w:rsidRPr="00187194">
        <w:rPr>
          <w:rFonts w:asciiTheme="minorBidi" w:hAnsiTheme="minorBidi"/>
          <w:noProof/>
          <w:vertAlign w:val="superscript"/>
        </w:rPr>
        <w:t>37,51</w:t>
      </w:r>
      <w:r w:rsidR="006721A8">
        <w:rPr>
          <w:rFonts w:asciiTheme="minorBidi" w:hAnsiTheme="minorBidi"/>
        </w:rPr>
        <w:fldChar w:fldCharType="end"/>
      </w:r>
      <w:r w:rsidR="000B6658">
        <w:rPr>
          <w:rFonts w:asciiTheme="minorBidi" w:hAnsiTheme="minorBidi"/>
        </w:rPr>
        <w:t>.</w:t>
      </w:r>
      <w:r w:rsidR="00166F84">
        <w:rPr>
          <w:rFonts w:asciiTheme="minorBidi" w:hAnsiTheme="minorBidi"/>
        </w:rPr>
        <w:t xml:space="preserve"> </w:t>
      </w:r>
      <w:r w:rsidR="00DC6EDF">
        <w:rPr>
          <w:rFonts w:asciiTheme="minorBidi" w:hAnsiTheme="minorBidi"/>
        </w:rPr>
        <w:t>B</w:t>
      </w:r>
      <w:r w:rsidR="006D263F">
        <w:rPr>
          <w:rFonts w:asciiTheme="minorBidi" w:hAnsiTheme="minorBidi"/>
        </w:rPr>
        <w:t>rain</w:t>
      </w:r>
      <w:r w:rsidR="00DC6EDF">
        <w:rPr>
          <w:rFonts w:asciiTheme="minorBidi" w:hAnsiTheme="minorBidi"/>
        </w:rPr>
        <w:t>s</w:t>
      </w:r>
      <w:r w:rsidR="006D263F">
        <w:rPr>
          <w:rFonts w:asciiTheme="minorBidi" w:hAnsiTheme="minorBidi"/>
        </w:rPr>
        <w:t xml:space="preserve"> from </w:t>
      </w:r>
      <w:r w:rsidR="006D263F" w:rsidRPr="00C465AE">
        <w:rPr>
          <w:rFonts w:asciiTheme="minorBidi" w:hAnsiTheme="minorBidi"/>
        </w:rPr>
        <w:t xml:space="preserve">10-month-old </w:t>
      </w:r>
      <w:r w:rsidR="006D263F">
        <w:rPr>
          <w:rFonts w:asciiTheme="minorBidi" w:hAnsiTheme="minorBidi"/>
        </w:rPr>
        <w:t>mice</w:t>
      </w:r>
      <w:r w:rsidR="006D263F" w:rsidRPr="00C465AE">
        <w:rPr>
          <w:rFonts w:asciiTheme="minorBidi" w:hAnsiTheme="minorBidi"/>
        </w:rPr>
        <w:t xml:space="preserve"> </w:t>
      </w:r>
      <w:r w:rsidR="00DC6EDF">
        <w:rPr>
          <w:rFonts w:asciiTheme="minorBidi" w:hAnsiTheme="minorBidi"/>
        </w:rPr>
        <w:t xml:space="preserve">were gently </w:t>
      </w:r>
      <w:r w:rsidR="006D263F" w:rsidRPr="00C465AE">
        <w:rPr>
          <w:rFonts w:asciiTheme="minorBidi" w:hAnsiTheme="minorBidi"/>
        </w:rPr>
        <w:t>homogenized</w:t>
      </w:r>
      <w:r w:rsidR="00DC6EDF">
        <w:rPr>
          <w:rFonts w:asciiTheme="minorBidi" w:hAnsiTheme="minorBidi"/>
        </w:rPr>
        <w:t xml:space="preserve"> </w:t>
      </w:r>
      <w:r w:rsidR="006D263F" w:rsidRPr="00C465AE">
        <w:rPr>
          <w:rFonts w:asciiTheme="minorBidi" w:hAnsiTheme="minorBidi"/>
        </w:rPr>
        <w:t xml:space="preserve">to release intact organelles, </w:t>
      </w:r>
      <w:r w:rsidR="00DC6EDF">
        <w:rPr>
          <w:rFonts w:asciiTheme="minorBidi" w:hAnsiTheme="minorBidi"/>
        </w:rPr>
        <w:t>followed by</w:t>
      </w:r>
      <w:r w:rsidR="006D263F" w:rsidRPr="00C465AE">
        <w:rPr>
          <w:rFonts w:asciiTheme="minorBidi" w:hAnsiTheme="minorBidi"/>
        </w:rPr>
        <w:t xml:space="preserve"> successive centrifugation steps to </w:t>
      </w:r>
      <w:r w:rsidR="00DC6EDF">
        <w:rPr>
          <w:rFonts w:asciiTheme="minorBidi" w:hAnsiTheme="minorBidi"/>
        </w:rPr>
        <w:t>enrich</w:t>
      </w:r>
      <w:r w:rsidR="00DC6EDF" w:rsidRPr="00C465AE">
        <w:rPr>
          <w:rFonts w:asciiTheme="minorBidi" w:hAnsiTheme="minorBidi"/>
        </w:rPr>
        <w:t xml:space="preserve"> </w:t>
      </w:r>
      <w:r w:rsidR="006D263F" w:rsidRPr="00C465AE">
        <w:rPr>
          <w:rFonts w:asciiTheme="minorBidi" w:hAnsiTheme="minorBidi"/>
        </w:rPr>
        <w:t>subcellular compartments into different fractions (</w:t>
      </w:r>
      <w:r w:rsidR="006D263F" w:rsidRPr="002B1B3B">
        <w:rPr>
          <w:rFonts w:asciiTheme="minorBidi" w:hAnsiTheme="minorBidi"/>
        </w:rPr>
        <w:t xml:space="preserve">Fig </w:t>
      </w:r>
      <w:r w:rsidR="00DF35DC">
        <w:rPr>
          <w:rFonts w:asciiTheme="minorBidi" w:hAnsiTheme="minorBidi"/>
        </w:rPr>
        <w:t>2c</w:t>
      </w:r>
      <w:r w:rsidR="006D263F" w:rsidRPr="00741756">
        <w:rPr>
          <w:rFonts w:asciiTheme="minorBidi" w:hAnsiTheme="minorBidi"/>
        </w:rPr>
        <w:t>)</w:t>
      </w:r>
      <w:r w:rsidR="006D263F">
        <w:rPr>
          <w:rFonts w:asciiTheme="minorBidi" w:hAnsiTheme="minorBidi"/>
        </w:rPr>
        <w:fldChar w:fldCharType="begin" w:fldLock="1"/>
      </w:r>
      <w:r w:rsidR="00610919">
        <w:rPr>
          <w:rFonts w:asciiTheme="minorBidi" w:hAnsiTheme="minorBidi"/>
        </w:rPr>
        <w:instrText>ADDIN CSL_CITATION {"citationItems":[{"id":"ITEM-1","itemData":{"DOI":"10.1038/s41467-018-08191-w","ISSN":"20411723","abstract":"The study of protein localisation has greatly benefited from high-throughput methods utilising cellular fractionation and proteomic profiling. Hyperplexed Localisation of Organelle Proteins by Isotope Tagging (hyperLOPIT) is a well-established method in this area. It achieves high-resolution separation of organelles and subcellular compartments but is relatively time- and resource-intensive. As a simpler alternative, we here develop Localisation of Organelle Proteins by Isotope Tagging after Differential ultraCentrifugation (LOPIT-DC) and compare this method to the density gradient-based hyperLOPIT approach. We confirm that high-resolution maps can be obtained using differential centrifugation down to the suborganellar and protein complex level. HyperLOPIT and LOPIT-DC yield highly similar results, facilitating the identification of isoform-specific localisations and high-confidence localisation assignment for proteins in suborganellar structures, protein complexes and signalling pathways. By combining both approaches, we present a comprehensive high-resolution dataset of human protein localisations and deliver a flexible set of protocols for subcellular proteomics.","author":[{"dropping-particle":"","family":"Geladaki","given":"Aikaterini","non-dropping-particle":"","parse-names":false,"suffix":""},{"dropping-particle":"","family":"Kočevar Britovšek","given":"Nina","non-dropping-particle":"","parse-names":false,"suffix":""},{"dropping-particle":"","family":"Breckels","given":"Lisa M.","non-dropping-particle":"","parse-names":false,"suffix":""},{"dropping-particle":"","family":"Smith","given":"Tom S.","non-dropping-particle":"","parse-names":false,"suffix":""},{"dropping-particle":"","family":"Vennard","given":"Owen L.","non-dropping-particle":"","parse-names":false,"suffix":""},{"dropping-particle":"","family":"Mulvey","given":"Claire M.","non-dropping-particle":"","parse-names":false,"suffix":""},{"dropping-particle":"","family":"Crook","given":"Oliver M.","non-dropping-particle":"","parse-names":false,"suffix":""},{"dropping-particle":"","family":"Gatto","given":"Laurent","non-dropping-particle":"","parse-names":false,"suffix":""},{"dropping-particle":"","family":"Lilley","given":"Kathryn S.","non-dropping-particle":"","parse-names":false,"suffix":""}],"container-title":"Nature Communications","id":"ITEM-1","issued":{"date-parts":[["2019"]]},"title":"Combining LOPIT with differential ultracentrifugation for high-resolution spatial proteomics","type":"article-journal"},"uris":["http://www.mendeley.com/documents/?uuid=a7fb5932-c9a1-47c9-bf4e-b784c2d5b918"]}],"mendeley":{"formattedCitation":"&lt;sup&gt;37&lt;/sup&gt;","plainTextFormattedCitation":"37","previouslyFormattedCitation":"&lt;sup&gt;37&lt;/sup&gt;"},"properties":{"noteIndex":0},"schema":"https://github.com/citation-style-language/schema/raw/master/csl-citation.json"}</w:instrText>
      </w:r>
      <w:r w:rsidR="006D263F">
        <w:rPr>
          <w:rFonts w:asciiTheme="minorBidi" w:hAnsiTheme="minorBidi"/>
        </w:rPr>
        <w:fldChar w:fldCharType="separate"/>
      </w:r>
      <w:r w:rsidR="000F707D" w:rsidRPr="000F707D">
        <w:rPr>
          <w:rFonts w:asciiTheme="minorBidi" w:hAnsiTheme="minorBidi"/>
          <w:noProof/>
          <w:vertAlign w:val="superscript"/>
        </w:rPr>
        <w:t>37</w:t>
      </w:r>
      <w:r w:rsidR="006D263F">
        <w:rPr>
          <w:rFonts w:asciiTheme="minorBidi" w:hAnsiTheme="minorBidi"/>
        </w:rPr>
        <w:fldChar w:fldCharType="end"/>
      </w:r>
      <w:r w:rsidR="006D263F" w:rsidRPr="00741756">
        <w:rPr>
          <w:rFonts w:asciiTheme="minorBidi" w:hAnsiTheme="minorBidi"/>
        </w:rPr>
        <w:t>.</w:t>
      </w:r>
      <w:r w:rsidR="006D263F" w:rsidRPr="00C465AE">
        <w:rPr>
          <w:rFonts w:asciiTheme="minorBidi" w:hAnsiTheme="minorBidi"/>
        </w:rPr>
        <w:t xml:space="preserve"> </w:t>
      </w:r>
      <w:r w:rsidR="00DC6EDF">
        <w:rPr>
          <w:rFonts w:asciiTheme="minorBidi" w:hAnsiTheme="minorBidi"/>
        </w:rPr>
        <w:t>S</w:t>
      </w:r>
      <w:r w:rsidR="006D263F" w:rsidRPr="00C465AE">
        <w:rPr>
          <w:rFonts w:asciiTheme="minorBidi" w:hAnsiTheme="minorBidi"/>
        </w:rPr>
        <w:t>even WT and seven MUT fractions (</w:t>
      </w:r>
      <w:r w:rsidR="008051B2">
        <w:rPr>
          <w:rFonts w:asciiTheme="minorBidi" w:hAnsiTheme="minorBidi"/>
        </w:rPr>
        <w:t xml:space="preserve">each prepared </w:t>
      </w:r>
      <w:r w:rsidR="006D263F" w:rsidRPr="00C465AE">
        <w:rPr>
          <w:rFonts w:asciiTheme="minorBidi" w:hAnsiTheme="minorBidi"/>
        </w:rPr>
        <w:t xml:space="preserve">from one brain) </w:t>
      </w:r>
      <w:r w:rsidR="00DC6EDF">
        <w:rPr>
          <w:rFonts w:asciiTheme="minorBidi" w:hAnsiTheme="minorBidi"/>
        </w:rPr>
        <w:t xml:space="preserve">were labeled </w:t>
      </w:r>
      <w:r w:rsidR="006D263F" w:rsidRPr="00C465AE">
        <w:rPr>
          <w:rFonts w:asciiTheme="minorBidi" w:hAnsiTheme="minorBidi"/>
        </w:rPr>
        <w:t xml:space="preserve">with unique </w:t>
      </w:r>
      <w:r w:rsidR="008051B2">
        <w:rPr>
          <w:rFonts w:asciiTheme="minorBidi" w:hAnsiTheme="minorBidi"/>
        </w:rPr>
        <w:t xml:space="preserve">isobaric </w:t>
      </w:r>
      <w:r w:rsidR="006D263F" w:rsidRPr="00C465AE">
        <w:rPr>
          <w:rFonts w:asciiTheme="minorBidi" w:hAnsiTheme="minorBidi"/>
        </w:rPr>
        <w:t>tandem-mass tags and concatenated</w:t>
      </w:r>
      <w:r w:rsidR="008051B2">
        <w:rPr>
          <w:rFonts w:asciiTheme="minorBidi" w:hAnsiTheme="minorBidi"/>
        </w:rPr>
        <w:t xml:space="preserve">. </w:t>
      </w:r>
      <w:ins w:id="302" w:author="Jamie Courtland" w:date="2020-06-24T10:48:00Z">
        <w:r w:rsidR="00F17DFD">
          <w:rPr>
            <w:rFonts w:asciiTheme="minorBidi" w:hAnsiTheme="minorBidi"/>
          </w:rPr>
          <w:t>In each 16-plex LC-MS/MS experiment we included two quality control</w:t>
        </w:r>
      </w:ins>
      <w:ins w:id="303" w:author="Jamie Courtland" w:date="2020-06-24T10:49:00Z">
        <w:r w:rsidR="00F17DFD">
          <w:rPr>
            <w:rFonts w:asciiTheme="minorBidi" w:hAnsiTheme="minorBidi"/>
          </w:rPr>
          <w:t>s,</w:t>
        </w:r>
      </w:ins>
      <w:ins w:id="304" w:author="Jamie Courtland" w:date="2020-06-24T10:48:00Z">
        <w:r w:rsidR="00F17DFD">
          <w:rPr>
            <w:rFonts w:asciiTheme="minorBidi" w:hAnsiTheme="minorBidi"/>
          </w:rPr>
          <w:t xml:space="preserve"> which were generated by pooling equivalent </w:t>
        </w:r>
      </w:ins>
      <w:ins w:id="305" w:author="Jamie Courtland" w:date="2020-06-24T10:52:00Z">
        <w:r w:rsidR="00712106">
          <w:rPr>
            <w:rFonts w:asciiTheme="minorBidi" w:hAnsiTheme="minorBidi"/>
          </w:rPr>
          <w:t>amounts from</w:t>
        </w:r>
      </w:ins>
      <w:ins w:id="306" w:author="Jamie Courtland" w:date="2020-06-24T10:48:00Z">
        <w:r w:rsidR="00F17DFD">
          <w:rPr>
            <w:rFonts w:asciiTheme="minorBidi" w:hAnsiTheme="minorBidi"/>
          </w:rPr>
          <w:t xml:space="preserve"> all WT and MUT </w:t>
        </w:r>
      </w:ins>
      <w:ins w:id="307" w:author="Jamie Courtland" w:date="2020-06-24T10:52:00Z">
        <w:r w:rsidR="00712106">
          <w:rPr>
            <w:rFonts w:asciiTheme="minorBidi" w:hAnsiTheme="minorBidi"/>
          </w:rPr>
          <w:t>fractions</w:t>
        </w:r>
      </w:ins>
      <w:ins w:id="308" w:author="Jamie Courtland" w:date="2020-06-24T10:49:00Z">
        <w:r w:rsidR="00F17DFD">
          <w:rPr>
            <w:rFonts w:asciiTheme="minorBidi" w:hAnsiTheme="minorBidi"/>
          </w:rPr>
          <w:t xml:space="preserve">. </w:t>
        </w:r>
      </w:ins>
      <w:ins w:id="309" w:author="Jamie Courtland" w:date="2020-06-24T10:48:00Z">
        <w:r w:rsidR="00F17DFD">
          <w:rPr>
            <w:rFonts w:asciiTheme="minorBidi" w:hAnsiTheme="minorBidi"/>
          </w:rPr>
          <w:t>These samples allowed us to assess experimental variability and perform normalization between experiments</w:t>
        </w:r>
      </w:ins>
      <w:ins w:id="310" w:author="Jamie Courtland" w:date="2020-06-24T10:49:00Z">
        <w:r w:rsidR="00F17DFD">
          <w:rPr>
            <w:rFonts w:asciiTheme="minorBidi" w:hAnsiTheme="minorBidi"/>
          </w:rPr>
          <w:t>.</w:t>
        </w:r>
      </w:ins>
      <w:ins w:id="311" w:author="Jamie Courtland" w:date="2020-06-24T10:48:00Z">
        <w:r w:rsidR="00F17DFD" w:rsidDel="00F17DFD">
          <w:rPr>
            <w:rFonts w:asciiTheme="minorBidi" w:hAnsiTheme="minorBidi"/>
          </w:rPr>
          <w:t xml:space="preserve"> </w:t>
        </w:r>
      </w:ins>
      <w:r w:rsidR="006D263F" w:rsidRPr="00C465AE">
        <w:rPr>
          <w:rFonts w:asciiTheme="minorBidi" w:hAnsiTheme="minorBidi"/>
        </w:rPr>
        <w:t xml:space="preserve">By performing this experiment in triplicate, deep coverage of the mouse brain proteome </w:t>
      </w:r>
      <w:r w:rsidR="00DC6EDF">
        <w:rPr>
          <w:rFonts w:asciiTheme="minorBidi" w:hAnsiTheme="minorBidi"/>
        </w:rPr>
        <w:t>was obtained</w:t>
      </w:r>
      <w:ins w:id="312" w:author="Jamie Courtland" w:date="2020-06-24T10:50:00Z">
        <w:r w:rsidR="00F17DFD">
          <w:rPr>
            <w:rFonts w:asciiTheme="minorBidi" w:hAnsiTheme="minorBidi"/>
          </w:rPr>
          <w:t xml:space="preserve">—across all 48 samples we quantified </w:t>
        </w:r>
        <w:r w:rsidR="00F17DFD" w:rsidRPr="00B92B5F">
          <w:rPr>
            <w:rFonts w:asciiTheme="minorBidi" w:hAnsiTheme="minorBidi"/>
          </w:rPr>
          <w:t>86,551</w:t>
        </w:r>
        <w:r w:rsidR="00F17DFD">
          <w:rPr>
            <w:rFonts w:asciiTheme="minorBidi" w:hAnsiTheme="minorBidi"/>
          </w:rPr>
          <w:t xml:space="preserve"> peptides, corresponding to </w:t>
        </w:r>
        <w:r w:rsidR="00F17DFD" w:rsidRPr="00B92B5F">
          <w:rPr>
            <w:rFonts w:asciiTheme="minorBidi" w:hAnsiTheme="minorBidi"/>
          </w:rPr>
          <w:t xml:space="preserve">7,488 </w:t>
        </w:r>
        <w:r w:rsidR="00F17DFD">
          <w:rPr>
            <w:rFonts w:asciiTheme="minorBidi" w:hAnsiTheme="minorBidi"/>
          </w:rPr>
          <w:t>proteins</w:t>
        </w:r>
      </w:ins>
      <w:ins w:id="313" w:author="Jamie Courtland" w:date="2020-06-24T10:51:00Z">
        <w:r w:rsidR="00F17DFD">
          <w:rPr>
            <w:rFonts w:asciiTheme="minorBidi" w:hAnsiTheme="minorBidi"/>
          </w:rPr>
          <w:t>. After data pre</w:t>
        </w:r>
      </w:ins>
      <w:ins w:id="314" w:author="Jamie Courtland" w:date="2020-06-24T12:03:00Z">
        <w:r w:rsidR="003232F6">
          <w:rPr>
            <w:rFonts w:asciiTheme="minorBidi" w:hAnsiTheme="minorBidi"/>
          </w:rPr>
          <w:t>-</w:t>
        </w:r>
      </w:ins>
      <w:ins w:id="315" w:author="Jamie Courtland" w:date="2020-06-24T10:51:00Z">
        <w:r w:rsidR="00F17DFD">
          <w:rPr>
            <w:rFonts w:asciiTheme="minorBidi" w:hAnsiTheme="minorBidi"/>
          </w:rPr>
          <w:t>processing, normalization, and filtering we retained 5,897 reproducib</w:t>
        </w:r>
      </w:ins>
      <w:ins w:id="316" w:author="Jamie Courtland" w:date="2020-06-25T16:25:00Z">
        <w:r w:rsidR="00E97FC1">
          <w:rPr>
            <w:rFonts w:asciiTheme="minorBidi" w:hAnsiTheme="minorBidi"/>
          </w:rPr>
          <w:t>ly</w:t>
        </w:r>
      </w:ins>
      <w:ins w:id="317" w:author="Jamie Courtland" w:date="2020-06-24T10:51:00Z">
        <w:r w:rsidR="00F17DFD">
          <w:rPr>
            <w:rFonts w:asciiTheme="minorBidi" w:hAnsiTheme="minorBidi"/>
          </w:rPr>
          <w:t xml:space="preserve"> quantified proteins in the final dataset (</w:t>
        </w:r>
      </w:ins>
      <w:commentRangeStart w:id="318"/>
      <w:ins w:id="319" w:author="Jamie Courtland" w:date="2020-06-25T06:36:00Z">
        <w:r w:rsidR="003424A2">
          <w:rPr>
            <w:rFonts w:asciiTheme="minorBidi" w:hAnsiTheme="minorBidi"/>
          </w:rPr>
          <w:t>Supplementary Table 2</w:t>
        </w:r>
        <w:commentRangeEnd w:id="318"/>
        <w:r w:rsidR="003424A2">
          <w:rPr>
            <w:rStyle w:val="CommentReference"/>
          </w:rPr>
          <w:commentReference w:id="318"/>
        </w:r>
      </w:ins>
      <w:r w:rsidR="002F72C4">
        <w:rPr>
          <w:rFonts w:asciiTheme="minorBidi" w:hAnsiTheme="minorBidi"/>
        </w:rPr>
        <w:t>)</w:t>
      </w:r>
      <w:r w:rsidR="006D263F" w:rsidRPr="00C465AE">
        <w:rPr>
          <w:rFonts w:asciiTheme="minorBidi" w:hAnsiTheme="minorBidi"/>
        </w:rPr>
        <w:t xml:space="preserve">. </w:t>
      </w:r>
    </w:p>
    <w:p w14:paraId="53B574CF" w14:textId="145C9B3B" w:rsidR="00453023" w:rsidRDefault="00C57321" w:rsidP="00453023">
      <w:pPr>
        <w:spacing w:line="480" w:lineRule="auto"/>
        <w:ind w:firstLine="720"/>
        <w:jc w:val="thaiDistribute"/>
        <w:rPr>
          <w:ins w:id="320" w:author="Jamie Courtland" w:date="2020-06-25T15:58:00Z"/>
          <w:rFonts w:asciiTheme="minorBidi" w:hAnsiTheme="minorBidi"/>
        </w:rPr>
      </w:pPr>
      <w:ins w:id="321" w:author="Jamie Courtland" w:date="2020-06-24T11:18:00Z">
        <w:r>
          <w:rPr>
            <w:rFonts w:asciiTheme="minorBidi" w:hAnsiTheme="minorBidi"/>
          </w:rPr>
          <w:t xml:space="preserve">We assessed differential </w:t>
        </w:r>
      </w:ins>
      <w:ins w:id="322" w:author="Jamie Courtland" w:date="2020-06-25T06:37:00Z">
        <w:r w:rsidR="003424A2">
          <w:rPr>
            <w:rFonts w:asciiTheme="minorBidi" w:hAnsiTheme="minorBidi"/>
          </w:rPr>
          <w:t xml:space="preserve">protein </w:t>
        </w:r>
      </w:ins>
      <w:ins w:id="323" w:author="Jamie Courtland" w:date="2020-06-24T11:18:00Z">
        <w:r>
          <w:rPr>
            <w:rFonts w:asciiTheme="minorBidi" w:hAnsiTheme="minorBidi"/>
          </w:rPr>
          <w:t xml:space="preserve">abundance at two different levels: 1) intra-fraction comparisons between WT and MUT genotypes, and 2) comparisons between WT and MUT </w:t>
        </w:r>
      </w:ins>
      <w:ins w:id="324" w:author="Jamie Courtland" w:date="2020-06-24T15:54:00Z">
        <w:r w:rsidR="00CD3F93">
          <w:rPr>
            <w:rFonts w:asciiTheme="minorBidi" w:hAnsiTheme="minorBidi"/>
          </w:rPr>
          <w:t>genotypes</w:t>
        </w:r>
      </w:ins>
      <w:ins w:id="325" w:author="Jamie Courtland" w:date="2020-06-24T11:18:00Z">
        <w:r>
          <w:rPr>
            <w:rFonts w:asciiTheme="minorBidi" w:hAnsiTheme="minorBidi"/>
          </w:rPr>
          <w:t xml:space="preserve"> </w:t>
        </w:r>
      </w:ins>
      <w:ins w:id="326" w:author="Jamie Courtland" w:date="2020-06-24T15:53:00Z">
        <w:r w:rsidR="00CD3F93">
          <w:rPr>
            <w:rFonts w:asciiTheme="minorBidi" w:hAnsiTheme="minorBidi"/>
          </w:rPr>
          <w:t>adjusted for differences in subcellular fraction</w:t>
        </w:r>
      </w:ins>
      <w:ins w:id="327" w:author="Jamie Courtland" w:date="2020-06-24T11:18:00Z">
        <w:r>
          <w:rPr>
            <w:rFonts w:asciiTheme="minorBidi" w:hAnsiTheme="minorBidi"/>
          </w:rPr>
          <w:t xml:space="preserve">. At level 1, there were </w:t>
        </w:r>
        <w:r w:rsidRPr="00B376DA">
          <w:rPr>
            <w:rFonts w:asciiTheme="minorBidi" w:hAnsiTheme="minorBidi"/>
          </w:rPr>
          <w:t>85</w:t>
        </w:r>
        <w:r w:rsidRPr="00741756">
          <w:rPr>
            <w:rFonts w:asciiTheme="minorBidi" w:hAnsiTheme="minorBidi"/>
          </w:rPr>
          <w:t xml:space="preserve"> </w:t>
        </w:r>
        <w:r>
          <w:rPr>
            <w:rFonts w:asciiTheme="minorBidi" w:hAnsiTheme="minorBidi"/>
          </w:rPr>
          <w:t>proteins with</w:t>
        </w:r>
        <w:r w:rsidRPr="00741756">
          <w:rPr>
            <w:rFonts w:asciiTheme="minorBidi" w:hAnsiTheme="minorBidi"/>
          </w:rPr>
          <w:t xml:space="preserve"> significantly altered abundance</w:t>
        </w:r>
        <w:r>
          <w:rPr>
            <w:rFonts w:asciiTheme="minorBidi" w:hAnsiTheme="minorBidi"/>
          </w:rPr>
          <w:t xml:space="preserve"> in at least one of the 7 </w:t>
        </w:r>
      </w:ins>
      <w:ins w:id="328" w:author="Jamie Courtland" w:date="2020-06-24T15:54:00Z">
        <w:r w:rsidR="00CD3F93">
          <w:rPr>
            <w:rFonts w:asciiTheme="minorBidi" w:hAnsiTheme="minorBidi"/>
          </w:rPr>
          <w:t xml:space="preserve">subcellular </w:t>
        </w:r>
      </w:ins>
      <w:ins w:id="329" w:author="Jamie Courtland" w:date="2020-06-24T11:18:00Z">
        <w:r>
          <w:rPr>
            <w:rFonts w:asciiTheme="minorBidi" w:hAnsiTheme="minorBidi"/>
          </w:rPr>
          <w:t xml:space="preserve">fractions (Extended Data Fig </w:t>
        </w:r>
        <w:r w:rsidRPr="00B376DA">
          <w:rPr>
            <w:rFonts w:asciiTheme="minorBidi" w:hAnsiTheme="minorBidi"/>
          </w:rPr>
          <w:t>3</w:t>
        </w:r>
      </w:ins>
      <w:ins w:id="330" w:author="Jamie Courtland" w:date="2020-06-26T11:54:00Z">
        <w:r w:rsidR="00AB12EB">
          <w:rPr>
            <w:rFonts w:asciiTheme="minorBidi" w:hAnsiTheme="minorBidi"/>
          </w:rPr>
          <w:t>a</w:t>
        </w:r>
      </w:ins>
      <w:ins w:id="331" w:author="Jamie Courtland" w:date="2020-06-24T15:54:00Z">
        <w:r w:rsidR="00CD3F93">
          <w:rPr>
            <w:rFonts w:asciiTheme="minorBidi" w:hAnsiTheme="minorBidi"/>
          </w:rPr>
          <w:t xml:space="preserve"> and </w:t>
        </w:r>
        <w:commentRangeStart w:id="332"/>
        <w:r w:rsidR="00CD3F93">
          <w:rPr>
            <w:rFonts w:asciiTheme="minorBidi" w:hAnsiTheme="minorBidi"/>
          </w:rPr>
          <w:t xml:space="preserve">Supplementary File </w:t>
        </w:r>
        <w:commentRangeEnd w:id="332"/>
        <w:r w:rsidR="00CD3F93">
          <w:rPr>
            <w:rStyle w:val="CommentReference"/>
          </w:rPr>
          <w:commentReference w:id="332"/>
        </w:r>
      </w:ins>
      <w:ins w:id="333" w:author="Jamie Courtland" w:date="2020-06-26T11:53:00Z">
        <w:r w:rsidR="00B376DA" w:rsidRPr="00B376DA">
          <w:rPr>
            <w:rFonts w:asciiTheme="minorBidi" w:hAnsiTheme="minorBidi"/>
            <w:highlight w:val="yellow"/>
            <w:rPrChange w:id="334" w:author="Jamie Courtland" w:date="2020-06-26T11:53:00Z">
              <w:rPr>
                <w:rFonts w:asciiTheme="minorBidi" w:hAnsiTheme="minorBidi"/>
              </w:rPr>
            </w:rPrChange>
          </w:rPr>
          <w:t>1</w:t>
        </w:r>
      </w:ins>
      <w:ins w:id="335" w:author="Jamie Courtland" w:date="2020-06-24T11:19:00Z">
        <w:r>
          <w:rPr>
            <w:rFonts w:asciiTheme="minorBidi" w:hAnsiTheme="minorBidi"/>
          </w:rPr>
          <w:t>). Five proteins</w:t>
        </w:r>
      </w:ins>
      <w:ins w:id="336" w:author="Jamie Courtland" w:date="2020-06-24T11:18:00Z">
        <w:r>
          <w:rPr>
            <w:rFonts w:asciiTheme="minorBidi" w:hAnsiTheme="minorBidi"/>
          </w:rPr>
          <w:t xml:space="preserve"> were differentially abundant in all 7 fractions</w:t>
        </w:r>
      </w:ins>
      <w:ins w:id="337" w:author="Jamie Courtland" w:date="2020-06-24T11:27:00Z">
        <w:r w:rsidR="00325B70">
          <w:rPr>
            <w:rFonts w:asciiTheme="minorBidi" w:hAnsiTheme="minorBidi"/>
          </w:rPr>
          <w:t>,</w:t>
        </w:r>
      </w:ins>
      <w:ins w:id="338" w:author="Jamie Courtland" w:date="2020-06-24T11:18:00Z">
        <w:r>
          <w:rPr>
            <w:rFonts w:asciiTheme="minorBidi" w:hAnsiTheme="minorBidi"/>
          </w:rPr>
          <w:t xml:space="preserve"> </w:t>
        </w:r>
      </w:ins>
      <w:ins w:id="339" w:author="Jamie Courtland" w:date="2020-06-24T11:20:00Z">
        <w:r>
          <w:rPr>
            <w:rFonts w:asciiTheme="minorBidi" w:hAnsiTheme="minorBidi"/>
          </w:rPr>
          <w:t>including</w:t>
        </w:r>
      </w:ins>
      <w:ins w:id="340" w:author="Jamie Courtland" w:date="2020-06-24T11:18:00Z">
        <w:r>
          <w:rPr>
            <w:rFonts w:asciiTheme="minorBidi" w:hAnsiTheme="minorBidi"/>
          </w:rPr>
          <w:t xml:space="preserve"> four WASH proteins and R</w:t>
        </w:r>
      </w:ins>
      <w:ins w:id="341" w:author="Jamie Courtland" w:date="2020-06-24T16:26:00Z">
        <w:r w:rsidR="00BA6BAD">
          <w:rPr>
            <w:rFonts w:asciiTheme="minorBidi" w:hAnsiTheme="minorBidi"/>
          </w:rPr>
          <w:t>AB</w:t>
        </w:r>
      </w:ins>
      <w:ins w:id="342" w:author="Jamie Courtland" w:date="2020-06-24T11:18:00Z">
        <w:r>
          <w:rPr>
            <w:rFonts w:asciiTheme="minorBidi" w:hAnsiTheme="minorBidi"/>
          </w:rPr>
          <w:t>21</w:t>
        </w:r>
      </w:ins>
      <w:ins w:id="343" w:author="Jamie Courtland" w:date="2020-06-24T16:27:00Z">
        <w:r w:rsidR="00BA6BAD">
          <w:rPr>
            <w:rFonts w:asciiTheme="minorBidi" w:hAnsiTheme="minorBidi"/>
          </w:rPr>
          <w:t>A</w:t>
        </w:r>
      </w:ins>
      <w:ins w:id="344" w:author="Jamie Courtland" w:date="2020-06-24T11:18:00Z">
        <w:r>
          <w:rPr>
            <w:rFonts w:asciiTheme="minorBidi" w:hAnsiTheme="minorBidi"/>
          </w:rPr>
          <w:t xml:space="preserve">—a known WASH </w:t>
        </w:r>
        <w:r>
          <w:rPr>
            <w:rFonts w:asciiTheme="minorBidi" w:hAnsiTheme="minorBidi"/>
          </w:rPr>
          <w:lastRenderedPageBreak/>
          <w:t>interactor that functions in ear</w:t>
        </w:r>
      </w:ins>
      <w:ins w:id="345" w:author="Jamie Courtland" w:date="2020-06-24T11:20:00Z">
        <w:r>
          <w:rPr>
            <w:rFonts w:asciiTheme="minorBidi" w:hAnsiTheme="minorBidi"/>
          </w:rPr>
          <w:t>l</w:t>
        </w:r>
      </w:ins>
      <w:ins w:id="346" w:author="Jamie Courtland" w:date="2020-06-24T11:18:00Z">
        <w:r>
          <w:rPr>
            <w:rFonts w:asciiTheme="minorBidi" w:hAnsiTheme="minorBidi"/>
          </w:rPr>
          <w:t>y endosom</w:t>
        </w:r>
      </w:ins>
      <w:ins w:id="347" w:author="Jamie Courtland" w:date="2020-06-25T11:08:00Z">
        <w:r w:rsidR="00CA3EA0">
          <w:rPr>
            <w:rFonts w:asciiTheme="minorBidi" w:hAnsiTheme="minorBidi"/>
          </w:rPr>
          <w:t>al</w:t>
        </w:r>
      </w:ins>
      <w:ins w:id="348" w:author="Jamie Courtland" w:date="2020-06-24T11:18:00Z">
        <w:r>
          <w:rPr>
            <w:rFonts w:asciiTheme="minorBidi" w:hAnsiTheme="minorBidi"/>
          </w:rPr>
          <w:t xml:space="preserve"> trafficking</w:t>
        </w:r>
      </w:ins>
      <w:ins w:id="349" w:author="Jamie Courtland" w:date="2020-06-24T11:27:00Z">
        <w:r w:rsidR="00325B70">
          <w:rPr>
            <w:rFonts w:asciiTheme="minorBidi" w:hAnsiTheme="minorBidi"/>
          </w:rPr>
          <w:t xml:space="preserve"> (</w:t>
        </w:r>
        <w:r w:rsidR="00325B70" w:rsidRPr="00C872BA">
          <w:rPr>
            <w:rFonts w:asciiTheme="minorBidi" w:hAnsiTheme="minorBidi"/>
          </w:rPr>
          <w:t>W</w:t>
        </w:r>
      </w:ins>
      <w:ins w:id="350" w:author="Jamie Courtland" w:date="2020-06-24T15:58:00Z">
        <w:r w:rsidR="00EA3529">
          <w:rPr>
            <w:rFonts w:asciiTheme="minorBidi" w:hAnsiTheme="minorBidi"/>
          </w:rPr>
          <w:t>ASHC</w:t>
        </w:r>
      </w:ins>
      <w:ins w:id="351" w:author="Jamie Courtland" w:date="2020-06-24T11:27:00Z">
        <w:r w:rsidR="00325B70">
          <w:rPr>
            <w:rFonts w:asciiTheme="minorBidi" w:hAnsiTheme="minorBidi"/>
          </w:rPr>
          <w:t>1</w:t>
        </w:r>
        <w:r w:rsidR="00325B70" w:rsidRPr="00C872BA">
          <w:rPr>
            <w:rFonts w:asciiTheme="minorBidi" w:hAnsiTheme="minorBidi"/>
          </w:rPr>
          <w:t>, W</w:t>
        </w:r>
      </w:ins>
      <w:ins w:id="352" w:author="Jamie Courtland" w:date="2020-06-24T15:58:00Z">
        <w:r w:rsidR="00EA3529">
          <w:rPr>
            <w:rFonts w:asciiTheme="minorBidi" w:hAnsiTheme="minorBidi"/>
          </w:rPr>
          <w:t>ASHC</w:t>
        </w:r>
      </w:ins>
      <w:ins w:id="353" w:author="Jamie Courtland" w:date="2020-06-24T11:27:00Z">
        <w:r w:rsidR="00325B70" w:rsidRPr="00C872BA">
          <w:rPr>
            <w:rFonts w:asciiTheme="minorBidi" w:hAnsiTheme="minorBidi"/>
          </w:rPr>
          <w:t>2, W</w:t>
        </w:r>
      </w:ins>
      <w:ins w:id="354" w:author="Jamie Courtland" w:date="2020-06-24T15:58:00Z">
        <w:r w:rsidR="00EA3529">
          <w:rPr>
            <w:rFonts w:asciiTheme="minorBidi" w:hAnsiTheme="minorBidi"/>
          </w:rPr>
          <w:t>ASHC</w:t>
        </w:r>
      </w:ins>
      <w:ins w:id="355" w:author="Jamie Courtland" w:date="2020-06-24T11:27:00Z">
        <w:r w:rsidR="00325B70">
          <w:rPr>
            <w:rFonts w:asciiTheme="minorBidi" w:hAnsiTheme="minorBidi"/>
          </w:rPr>
          <w:t>4</w:t>
        </w:r>
        <w:r w:rsidR="00325B70" w:rsidRPr="00C872BA">
          <w:rPr>
            <w:rFonts w:asciiTheme="minorBidi" w:hAnsiTheme="minorBidi"/>
          </w:rPr>
          <w:t>, W</w:t>
        </w:r>
      </w:ins>
      <w:ins w:id="356" w:author="Jamie Courtland" w:date="2020-06-24T15:58:00Z">
        <w:r w:rsidR="00EA3529">
          <w:rPr>
            <w:rFonts w:asciiTheme="minorBidi" w:hAnsiTheme="minorBidi"/>
          </w:rPr>
          <w:t>ASHC</w:t>
        </w:r>
      </w:ins>
      <w:ins w:id="357" w:author="Jamie Courtland" w:date="2020-06-24T11:27:00Z">
        <w:r w:rsidR="00325B70">
          <w:rPr>
            <w:rFonts w:asciiTheme="minorBidi" w:hAnsiTheme="minorBidi"/>
          </w:rPr>
          <w:t>5, R</w:t>
        </w:r>
      </w:ins>
      <w:ins w:id="358" w:author="Jamie Courtland" w:date="2020-06-24T15:58:00Z">
        <w:r w:rsidR="00EA3529">
          <w:rPr>
            <w:rFonts w:asciiTheme="minorBidi" w:hAnsiTheme="minorBidi"/>
          </w:rPr>
          <w:t>AB</w:t>
        </w:r>
      </w:ins>
      <w:ins w:id="359" w:author="Jamie Courtland" w:date="2020-06-24T11:27:00Z">
        <w:r w:rsidR="00325B70">
          <w:rPr>
            <w:rFonts w:asciiTheme="minorBidi" w:hAnsiTheme="minorBidi"/>
          </w:rPr>
          <w:t>21</w:t>
        </w:r>
      </w:ins>
      <w:ins w:id="360" w:author="Jamie Courtland" w:date="2020-06-24T15:59:00Z">
        <w:r w:rsidR="00EA3529">
          <w:rPr>
            <w:rFonts w:asciiTheme="minorBidi" w:hAnsiTheme="minorBidi"/>
          </w:rPr>
          <w:t>A</w:t>
        </w:r>
      </w:ins>
      <w:ins w:id="361" w:author="Jamie Courtland" w:date="2020-06-26T11:54:00Z">
        <w:r w:rsidR="00AB12EB">
          <w:rPr>
            <w:rFonts w:asciiTheme="minorBidi" w:hAnsiTheme="minorBidi"/>
          </w:rPr>
          <w:t>; Extended Data Fig 3b</w:t>
        </w:r>
      </w:ins>
      <w:ins w:id="362" w:author="Jamie Courtland" w:date="2020-06-24T11:27:00Z">
        <w:r w:rsidR="00325B70">
          <w:rPr>
            <w:rFonts w:asciiTheme="minorBidi" w:hAnsiTheme="minorBidi"/>
          </w:rPr>
          <w:t>)</w:t>
        </w:r>
      </w:ins>
      <w:ins w:id="363" w:author="Jamie Courtland" w:date="2020-06-24T11:28:00Z">
        <w:r w:rsidR="00325B70">
          <w:rPr>
            <w:rFonts w:asciiTheme="minorBidi" w:hAnsiTheme="minorBidi"/>
          </w:rPr>
          <w:fldChar w:fldCharType="begin" w:fldLock="1"/>
        </w:r>
      </w:ins>
      <w:r w:rsidR="00325B70">
        <w:rPr>
          <w:rFonts w:asciiTheme="minorBidi" w:hAnsiTheme="minorBidi"/>
        </w:rPr>
        <w:instrText>ADDIN CSL_CITATION {"citationItems":[{"id":"ITEM-1","itemData":{"DOI":"10.15252/embr.201847192","abstract":"RAB GTPases are central modulators of membrane trafficking. They are under the dynamic regulation of activating guanine exchange factors (GEFs) and inactivating GTPase-activating proteins (GAPs). Once activated, RABs recruit a large spectrum of effectors to control trafficking functions of eukaryotic cells. Multiple proteomic studies, using pull-down or yeast two-hybrid approaches, have identified a number of RAB interactors. However, due to the in vitro nature of these approaches and inherent limitations of each technique , a comprehensive definition of RAB interactors is still lacking. By comparing quantitative affinity purifications of GFP:RAB21 with APEX2-mediated proximity labeling of RAB4a, RAB5a, RAB7a, and RAB21, we find that APEX2 proximity labeling allows for the comprehensive identification of RAB regulators and interactors. Importantly, through biochemical and genetic approaches, we establish a novel link between RAB21 and the WASH and retromer complexes, with functional consequences on cargo sorting. Hence, APEX2-mediated proximity labeling of RAB neighboring proteins represents a new and efficient tool to define RAB functions.","author":[{"dropping-particle":"Del","family":"Olmo","given":"Tomas","non-dropping-particle":"","parse-names":false,"suffix":""},{"dropping-particle":"","family":"Lauzier","given":"Annie","non-dropping-particle":"","parse-names":false,"suffix":""},{"dropping-particle":"","family":"Normandin","given":"Caroline","non-dropping-particle":"","parse-names":false,"suffix":""},{"dropping-particle":"","family":"Larcher","given":"Raphaëlle","non-dropping-particle":"","parse-names":false,"suffix":""},{"dropping-particle":"","family":"Lecours","given":"Mia","non-dropping-particle":"","parse-names":false,"suffix":""},{"dropping-particle":"","family":"Jean","given":"Dominique","non-dropping-particle":"","parse-names":false,"suffix":""},{"dropping-particle":"","family":"Lessard","given":"Louis","non-dropping-particle":"","parse-names":false,"suffix":""},{"dropping-particle":"","family":"Steinberg","given":"Florian","non-dropping-particle":"","parse-names":false,"suffix":""},{"dropping-particle":"","family":"Boisvert","given":"François-Michel","non-dropping-particle":"","parse-names":false,"suffix":""},{"dropping-particle":"","family":"Jean","given":"Steve","non-dropping-particle":"","parse-names":false,"suffix":""}],"id":"ITEM-1","issued":{"date-parts":[["0"]]},"title":"APEX2-mediated RAB proximity labeling identifies a role for RAB21 in clathrin-independent cargo sorting","type":"article-journal"},"uris":["http://www.mendeley.com/documents/?uuid=600db790-a910-3c66-a470-18329a797abc"]},{"id":"ITEM-2","itemData":{"DOI":"10.1242/jcs.01560","ISSN":"00219533","abstract":"Rab proteins comprise a family of monomeric GTPases that control cellular membrane traffic. Rab21 is a poorly characterised member with no known function. Human Rab21 cDNA from K562 cells was subcloned into GFP expression vectors to generate Rab21 and Rab21 mutants defective in either GTP hydrolysis (Rab21 Q78L) or binding (Rab21 T33N) for transfection studies in HeLa cells. Confocal fluorescence microscopy and ultrastructural studies revealed Rab21 to be predominantly localised to the early endocytic pathway, on vesicles containing early-endosomal antigen 1 EEA1, transferrin receptor and internalised ligands. EEA1 was localised to enlarged endosomes in Rab21 wild-type expressing cells but the GTP hydrolysis and GDP binding mutants had unique phenotypes labelling tubular reticular structures and the trans-Golgi network, respectively. Early endosome localisation for Rab21 was confirmed in a hepatoma cell line that allowed analysis of the subcellular distribution of the endogenous protein. Comparison of the localisation of Rab21 with other Rabs revealed extensive colocalisation with early endocytic variants Rab4, Rab5, Rab17 and Rab22 but much less overlap with those associated with late endosomes, recycling endosomes and the early secretory pathway. Cells expressing Rab21 T33N had defects in endocytosis of transferrin and epidermal growth factor and failed to effectively deliver the latter ligand to late endosomes and lysosomes for degradation. Collectively, our data provide the first characterisation of Rab21 function in early endosome dynamics.","author":[{"dropping-particle":"","family":"Simpson","given":"Jeremy C.","non-dropping-particle":"","parse-names":false,"suffix":""},{"dropping-particle":"","family":"Griffiths","given":"Gareth","non-dropping-particle":"","parse-names":false,"suffix":""},{"dropping-particle":"","family":"Wessling-Resnick","given":"Marianne","non-dropping-particle":"","parse-names":false,"suffix":""},{"dropping-particle":"","family":"Fransen","given":"Jack A.M.","non-dropping-particle":"","parse-names":false,"suffix":""},{"dropping-particle":"","family":"Bennett","given":"Holly","non-dropping-particle":"","parse-names":false,"suffix":""},{"dropping-particle":"","family":"Jones","given":"Arwyn T.","non-dropping-particle":"","parse-names":false,"suffix":""}],"container-title":"Journal of Cell Science","id":"ITEM-2","issue":"26","issued":{"date-parts":[["2004","12","15"]]},"page":"6297-6311","publisher":"The Company of Biologists Ltd","title":"A role for the small GTPase Rab21 in the early endocytic pathway","type":"article-journal","volume":"117"},"uris":["http://www.mendeley.com/documents/?uuid=6c957d78-2b59-3cd1-b506-e82e8fb830d2"]}],"mendeley":{"formattedCitation":"&lt;sup&gt;52,53&lt;/sup&gt;","plainTextFormattedCitation":"52,53","previouslyFormattedCitation":"&lt;sup&gt;52,53&lt;/sup&gt;"},"properties":{"noteIndex":0},"schema":"https://github.com/citation-style-language/schema/raw/master/csl-citation.json"}</w:instrText>
      </w:r>
      <w:r w:rsidR="00325B70">
        <w:rPr>
          <w:rFonts w:asciiTheme="minorBidi" w:hAnsiTheme="minorBidi"/>
        </w:rPr>
        <w:fldChar w:fldCharType="separate"/>
      </w:r>
      <w:r w:rsidR="00325B70" w:rsidRPr="00325B70">
        <w:rPr>
          <w:rFonts w:asciiTheme="minorBidi" w:hAnsiTheme="minorBidi"/>
          <w:noProof/>
          <w:vertAlign w:val="superscript"/>
        </w:rPr>
        <w:t>52,53</w:t>
      </w:r>
      <w:ins w:id="364" w:author="Jamie Courtland" w:date="2020-06-24T11:28:00Z">
        <w:r w:rsidR="00325B70">
          <w:rPr>
            <w:rFonts w:asciiTheme="minorBidi" w:hAnsiTheme="minorBidi"/>
          </w:rPr>
          <w:fldChar w:fldCharType="end"/>
        </w:r>
      </w:ins>
      <w:ins w:id="365" w:author="Jamie Courtland" w:date="2020-06-24T11:29:00Z">
        <w:r w:rsidR="00325B70">
          <w:rPr>
            <w:rFonts w:asciiTheme="minorBidi" w:hAnsiTheme="minorBidi"/>
          </w:rPr>
          <w:t>.</w:t>
        </w:r>
      </w:ins>
      <w:ins w:id="366" w:author="Jamie Courtland" w:date="2020-06-25T16:01:00Z">
        <w:r w:rsidR="00453023">
          <w:rPr>
            <w:rFonts w:asciiTheme="minorBidi" w:hAnsiTheme="minorBidi"/>
          </w:rPr>
          <w:t xml:space="preserve"> </w:t>
        </w:r>
      </w:ins>
      <w:ins w:id="367" w:author="Jamie Courtland" w:date="2020-06-24T11:18:00Z">
        <w:r>
          <w:rPr>
            <w:rFonts w:asciiTheme="minorBidi" w:hAnsiTheme="minorBidi"/>
          </w:rPr>
          <w:t>The abundance of the remaining WASH complex protein, W</w:t>
        </w:r>
      </w:ins>
      <w:ins w:id="368" w:author="Jamie Courtland" w:date="2020-06-24T16:27:00Z">
        <w:r w:rsidR="00BA6BAD">
          <w:rPr>
            <w:rFonts w:asciiTheme="minorBidi" w:hAnsiTheme="minorBidi"/>
          </w:rPr>
          <w:t>ASHC</w:t>
        </w:r>
      </w:ins>
      <w:ins w:id="369" w:author="Jamie Courtland" w:date="2020-06-24T11:20:00Z">
        <w:r>
          <w:rPr>
            <w:rFonts w:asciiTheme="minorBidi" w:hAnsiTheme="minorBidi"/>
          </w:rPr>
          <w:t>3</w:t>
        </w:r>
      </w:ins>
      <w:ins w:id="370" w:author="Jamie Courtland" w:date="2020-06-24T11:18:00Z">
        <w:r>
          <w:rPr>
            <w:rFonts w:asciiTheme="minorBidi" w:hAnsiTheme="minorBidi"/>
          </w:rPr>
          <w:t>, was found to be very low and was not retained in the final dataset due to its sparse quantification. At level 2</w:t>
        </w:r>
      </w:ins>
      <w:ins w:id="371" w:author="Jamie Courtland" w:date="2020-06-24T11:21:00Z">
        <w:r>
          <w:rPr>
            <w:rFonts w:asciiTheme="minorBidi" w:hAnsiTheme="minorBidi"/>
          </w:rPr>
          <w:t>,</w:t>
        </w:r>
      </w:ins>
      <w:ins w:id="372" w:author="Jamie Courtland" w:date="2020-06-24T11:18:00Z">
        <w:r>
          <w:rPr>
            <w:rFonts w:asciiTheme="minorBidi" w:hAnsiTheme="minorBidi"/>
          </w:rPr>
          <w:t xml:space="preserve"> we </w:t>
        </w:r>
      </w:ins>
      <w:ins w:id="373" w:author="Jamie Courtland" w:date="2020-06-24T11:22:00Z">
        <w:r>
          <w:rPr>
            <w:rFonts w:asciiTheme="minorBidi" w:hAnsiTheme="minorBidi"/>
          </w:rPr>
          <w:t>we</w:t>
        </w:r>
      </w:ins>
      <w:ins w:id="374" w:author="Jamie Courtland" w:date="2020-06-24T11:18:00Z">
        <w:r>
          <w:rPr>
            <w:rFonts w:asciiTheme="minorBidi" w:hAnsiTheme="minorBidi"/>
          </w:rPr>
          <w:t xml:space="preserve">re interested in the </w:t>
        </w:r>
      </w:ins>
      <w:ins w:id="375" w:author="Jamie Courtland" w:date="2020-06-25T15:58:00Z">
        <w:r w:rsidR="00453023">
          <w:rPr>
            <w:rFonts w:asciiTheme="minorBidi" w:hAnsiTheme="minorBidi"/>
          </w:rPr>
          <w:t xml:space="preserve">average effect of genotype on protein abundance across all fractions. </w:t>
        </w:r>
        <w:commentRangeStart w:id="376"/>
        <w:r w:rsidR="00453023">
          <w:rPr>
            <w:rFonts w:asciiTheme="minorBidi" w:hAnsiTheme="minorBidi"/>
          </w:rPr>
          <w:t xml:space="preserve">At this level, there were 687 differentially abundant proteins and 147 high-confidence proteins </w:t>
        </w:r>
      </w:ins>
      <w:ins w:id="377" w:author="Jamie Courtland" w:date="2020-06-25T15:59:00Z">
        <w:r w:rsidR="00453023">
          <w:rPr>
            <w:rFonts w:asciiTheme="minorBidi" w:hAnsiTheme="minorBidi"/>
          </w:rPr>
          <w:t>(</w:t>
        </w:r>
      </w:ins>
      <w:ins w:id="378" w:author="Jamie Courtland" w:date="2020-06-25T15:58:00Z">
        <w:r w:rsidR="00453023">
          <w:rPr>
            <w:rFonts w:asciiTheme="minorBidi" w:hAnsiTheme="minorBidi"/>
          </w:rPr>
          <w:t xml:space="preserve">with Bonferroni adjusted </w:t>
        </w:r>
      </w:ins>
      <w:ins w:id="379" w:author="Jamie Courtland" w:date="2020-06-25T15:59:00Z">
        <w:r w:rsidR="00453023">
          <w:rPr>
            <w:rFonts w:asciiTheme="minorBidi" w:hAnsiTheme="minorBidi"/>
          </w:rPr>
          <w:t>p</w:t>
        </w:r>
      </w:ins>
      <w:ins w:id="380" w:author="Jamie Courtland" w:date="2020-06-25T16:32:00Z">
        <w:r w:rsidR="00E97FC1">
          <w:rPr>
            <w:rFonts w:asciiTheme="minorBidi" w:hAnsiTheme="minorBidi"/>
          </w:rPr>
          <w:t>-</w:t>
        </w:r>
      </w:ins>
      <w:ins w:id="381" w:author="Jamie Courtland" w:date="2020-06-25T15:58:00Z">
        <w:r w:rsidR="00453023">
          <w:rPr>
            <w:rFonts w:asciiTheme="minorBidi" w:hAnsiTheme="minorBidi"/>
          </w:rPr>
          <w:t>value</w:t>
        </w:r>
      </w:ins>
      <w:ins w:id="382" w:author="Jamie Courtland" w:date="2020-06-25T15:59:00Z">
        <w:r w:rsidR="00453023">
          <w:rPr>
            <w:rFonts w:asciiTheme="minorBidi" w:hAnsiTheme="minorBidi"/>
          </w:rPr>
          <w:t>s</w:t>
        </w:r>
      </w:ins>
      <w:ins w:id="383" w:author="Jamie Courtland" w:date="2020-06-25T15:58:00Z">
        <w:r w:rsidR="00453023">
          <w:rPr>
            <w:rFonts w:asciiTheme="minorBidi" w:hAnsiTheme="minorBidi"/>
          </w:rPr>
          <w:t xml:space="preserve"> &lt;</w:t>
        </w:r>
      </w:ins>
      <w:ins w:id="384" w:author="Jamie Courtland" w:date="2020-06-25T16:32:00Z">
        <w:r w:rsidR="00E97FC1">
          <w:rPr>
            <w:rFonts w:asciiTheme="minorBidi" w:hAnsiTheme="minorBidi"/>
          </w:rPr>
          <w:t xml:space="preserve"> </w:t>
        </w:r>
      </w:ins>
      <w:ins w:id="385" w:author="Jamie Courtland" w:date="2020-06-25T15:58:00Z">
        <w:r w:rsidR="00453023">
          <w:rPr>
            <w:rFonts w:asciiTheme="minorBidi" w:hAnsiTheme="minorBidi"/>
          </w:rPr>
          <w:t>0.05</w:t>
        </w:r>
      </w:ins>
      <w:ins w:id="386" w:author="Jamie Courtland" w:date="2020-06-25T15:59:00Z">
        <w:r w:rsidR="00453023">
          <w:rPr>
            <w:rFonts w:asciiTheme="minorBidi" w:hAnsiTheme="minorBidi"/>
          </w:rPr>
          <w:t>)</w:t>
        </w:r>
      </w:ins>
      <w:ins w:id="387" w:author="Jamie Courtland" w:date="2020-06-25T15:58:00Z">
        <w:r w:rsidR="00453023">
          <w:rPr>
            <w:rFonts w:asciiTheme="minorBidi" w:hAnsiTheme="minorBidi"/>
          </w:rPr>
          <w:t xml:space="preserve"> (</w:t>
        </w:r>
        <w:commentRangeStart w:id="388"/>
        <w:r w:rsidR="00453023">
          <w:rPr>
            <w:rFonts w:asciiTheme="minorBidi" w:hAnsiTheme="minorBidi"/>
          </w:rPr>
          <w:t>Supplementary File</w:t>
        </w:r>
      </w:ins>
      <w:ins w:id="389" w:author="Jamie Courtland" w:date="2020-06-26T11:56:00Z">
        <w:r w:rsidR="00AB12EB">
          <w:rPr>
            <w:rFonts w:asciiTheme="minorBidi" w:hAnsiTheme="minorBidi"/>
          </w:rPr>
          <w:t xml:space="preserve"> 2</w:t>
        </w:r>
      </w:ins>
      <w:ins w:id="390" w:author="Jamie Courtland" w:date="2020-06-25T15:58:00Z">
        <w:r w:rsidR="00453023">
          <w:rPr>
            <w:rFonts w:asciiTheme="minorBidi" w:hAnsiTheme="minorBidi"/>
          </w:rPr>
          <w:t xml:space="preserve"> </w:t>
        </w:r>
        <w:r w:rsidR="00453023" w:rsidRPr="007A335B">
          <w:rPr>
            <w:rFonts w:asciiTheme="minorBidi" w:hAnsiTheme="minorBidi"/>
            <w:highlight w:val="yellow"/>
          </w:rPr>
          <w:t>X</w:t>
        </w:r>
        <w:commentRangeEnd w:id="388"/>
        <w:r w:rsidR="00453023" w:rsidRPr="007A335B">
          <w:rPr>
            <w:rStyle w:val="CommentReference"/>
            <w:highlight w:val="yellow"/>
          </w:rPr>
          <w:commentReference w:id="388"/>
        </w:r>
        <w:r w:rsidR="00453023">
          <w:rPr>
            <w:rFonts w:asciiTheme="minorBidi" w:hAnsiTheme="minorBidi"/>
          </w:rPr>
          <w:t>).</w:t>
        </w:r>
        <w:commentRangeEnd w:id="376"/>
        <w:r w:rsidR="00453023">
          <w:rPr>
            <w:rStyle w:val="CommentReference"/>
          </w:rPr>
          <w:commentReference w:id="376"/>
        </w:r>
      </w:ins>
    </w:p>
    <w:p w14:paraId="3C0DB99E" w14:textId="2912071C" w:rsidR="00A169B7" w:rsidRDefault="00453023" w:rsidP="00453023">
      <w:pPr>
        <w:spacing w:line="480" w:lineRule="auto"/>
        <w:ind w:firstLine="720"/>
        <w:jc w:val="thaiDistribute"/>
        <w:rPr>
          <w:rFonts w:asciiTheme="minorBidi" w:hAnsiTheme="minorBidi"/>
        </w:rPr>
      </w:pPr>
      <w:ins w:id="391" w:author="Jamie Courtland" w:date="2020-06-25T16:00:00Z">
        <w:r>
          <w:rPr>
            <w:rFonts w:asciiTheme="minorBidi" w:hAnsiTheme="minorBidi"/>
          </w:rPr>
          <w:t xml:space="preserve">To identify groups of proteins that </w:t>
        </w:r>
      </w:ins>
      <w:ins w:id="392" w:author="Jamie Courtland" w:date="2020-06-25T16:01:00Z">
        <w:r>
          <w:rPr>
            <w:rFonts w:asciiTheme="minorBidi" w:hAnsiTheme="minorBidi"/>
          </w:rPr>
          <w:t>changed</w:t>
        </w:r>
      </w:ins>
      <w:ins w:id="393" w:author="Jamie Courtland" w:date="2020-06-25T16:00:00Z">
        <w:r>
          <w:rPr>
            <w:rFonts w:asciiTheme="minorBidi" w:hAnsiTheme="minorBidi"/>
          </w:rPr>
          <w:t xml:space="preserve"> together in S</w:t>
        </w:r>
      </w:ins>
      <w:ins w:id="394" w:author="Jamie Courtland" w:date="2020-06-25T16:01:00Z">
        <w:r>
          <w:rPr>
            <w:rFonts w:asciiTheme="minorBidi" w:hAnsiTheme="minorBidi"/>
          </w:rPr>
          <w:t>WIP</w:t>
        </w:r>
      </w:ins>
      <w:ins w:id="395" w:author="Jamie Courtland" w:date="2020-06-25T16:00:00Z">
        <w:r>
          <w:rPr>
            <w:rFonts w:asciiTheme="minorBidi" w:hAnsiTheme="minorBidi"/>
          </w:rPr>
          <w:t xml:space="preserve"> MUT brain, we performed </w:t>
        </w:r>
        <w:r w:rsidRPr="00AB12EB">
          <w:rPr>
            <w:rFonts w:asciiTheme="minorBidi" w:hAnsiTheme="minorBidi"/>
          </w:rPr>
          <w:t>protein covariation analysis</w:t>
        </w:r>
        <w:r>
          <w:rPr>
            <w:rFonts w:asciiTheme="minorBidi" w:hAnsiTheme="minorBidi"/>
          </w:rPr>
          <w:t>.</w:t>
        </w:r>
      </w:ins>
      <w:ins w:id="396" w:author="Jamie Courtland" w:date="2020-06-25T16:01:00Z">
        <w:r>
          <w:rPr>
            <w:rFonts w:asciiTheme="minorBidi" w:hAnsiTheme="minorBidi"/>
          </w:rPr>
          <w:t xml:space="preserve"> </w:t>
        </w:r>
      </w:ins>
      <w:ins w:id="397" w:author="Jamie Courtland" w:date="2020-06-25T16:00:00Z">
        <w:r>
          <w:rPr>
            <w:rFonts w:asciiTheme="minorBidi" w:hAnsiTheme="minorBidi"/>
          </w:rPr>
          <w:t xml:space="preserve">Clustering of the enhanced covariation network identified </w:t>
        </w:r>
        <w:commentRangeStart w:id="398"/>
        <w:r w:rsidRPr="007A335B">
          <w:rPr>
            <w:rFonts w:asciiTheme="minorBidi" w:hAnsiTheme="minorBidi"/>
            <w:highlight w:val="yellow"/>
          </w:rPr>
          <w:t xml:space="preserve">255 </w:t>
        </w:r>
        <w:commentRangeEnd w:id="398"/>
        <w:r w:rsidRPr="007A335B">
          <w:rPr>
            <w:rStyle w:val="CommentReference"/>
            <w:highlight w:val="yellow"/>
          </w:rPr>
          <w:commentReference w:id="398"/>
        </w:r>
        <w:r>
          <w:rPr>
            <w:rFonts w:asciiTheme="minorBidi" w:hAnsiTheme="minorBidi"/>
          </w:rPr>
          <w:t xml:space="preserve">modules of proteins that strongly covaried together (see methods). </w:t>
        </w:r>
        <w:r w:rsidRPr="00AB12EB">
          <w:rPr>
            <w:rFonts w:asciiTheme="minorBidi" w:hAnsiTheme="minorBidi"/>
          </w:rPr>
          <w:t>42</w:t>
        </w:r>
        <w:r>
          <w:rPr>
            <w:rFonts w:asciiTheme="minorBidi" w:hAnsiTheme="minorBidi"/>
          </w:rPr>
          <w:t xml:space="preserve"> of these modules exhibited significant differences in WT versus MUT brain (adjust</w:t>
        </w:r>
      </w:ins>
      <w:ins w:id="399" w:author="Jamie Courtland" w:date="2020-06-25T16:02:00Z">
        <w:r>
          <w:rPr>
            <w:rFonts w:asciiTheme="minorBidi" w:hAnsiTheme="minorBidi"/>
          </w:rPr>
          <w:t>ed p</w:t>
        </w:r>
      </w:ins>
      <w:ins w:id="400" w:author="Jamie Courtland" w:date="2020-06-25T16:00:00Z">
        <w:r>
          <w:rPr>
            <w:rFonts w:asciiTheme="minorBidi" w:hAnsiTheme="minorBidi"/>
          </w:rPr>
          <w:t xml:space="preserve"> &lt; 0.05;</w:t>
        </w:r>
      </w:ins>
      <w:ins w:id="401" w:author="Jamie Courtland" w:date="2020-06-25T16:02:00Z">
        <w:r>
          <w:rPr>
            <w:rFonts w:asciiTheme="minorBidi" w:hAnsiTheme="minorBidi"/>
          </w:rPr>
          <w:t xml:space="preserve"> </w:t>
        </w:r>
      </w:ins>
      <w:r w:rsidR="000B5575">
        <w:rPr>
          <w:rFonts w:asciiTheme="minorBidi" w:hAnsiTheme="minorBidi"/>
        </w:rPr>
        <w:t xml:space="preserve">Extended Data Fig </w:t>
      </w:r>
      <w:r w:rsidR="000B5575" w:rsidRPr="00AB12EB">
        <w:rPr>
          <w:rFonts w:asciiTheme="minorBidi" w:hAnsiTheme="minorBidi"/>
        </w:rPr>
        <w:t>4</w:t>
      </w:r>
      <w:r w:rsidR="000B5575">
        <w:rPr>
          <w:rFonts w:asciiTheme="minorBidi" w:hAnsiTheme="minorBidi"/>
        </w:rPr>
        <w:t>)</w:t>
      </w:r>
      <w:r w:rsidR="00F27678">
        <w:rPr>
          <w:rFonts w:asciiTheme="minorBidi" w:hAnsiTheme="minorBidi"/>
        </w:rPr>
        <w:t xml:space="preserve">. </w:t>
      </w:r>
      <w:r w:rsidR="000643B6">
        <w:rPr>
          <w:rFonts w:asciiTheme="minorBidi" w:hAnsiTheme="minorBidi"/>
        </w:rPr>
        <w:t xml:space="preserve">Of note, the module containing the WASH complex, M19, </w:t>
      </w:r>
      <w:r w:rsidR="00B2688E">
        <w:rPr>
          <w:rFonts w:asciiTheme="minorBidi" w:hAnsiTheme="minorBidi"/>
        </w:rPr>
        <w:t xml:space="preserve">was </w:t>
      </w:r>
      <w:r w:rsidR="001E7FA8">
        <w:rPr>
          <w:rFonts w:asciiTheme="minorBidi" w:hAnsiTheme="minorBidi"/>
        </w:rPr>
        <w:t>predicted to have endosomal function by gene ontology annotation</w:t>
      </w:r>
      <w:r w:rsidR="000B5575">
        <w:rPr>
          <w:rFonts w:asciiTheme="minorBidi" w:hAnsiTheme="minorBidi"/>
        </w:rPr>
        <w:t>,</w:t>
      </w:r>
      <w:r w:rsidR="00B2688E">
        <w:rPr>
          <w:rFonts w:asciiTheme="minorBidi" w:hAnsiTheme="minorBidi"/>
        </w:rPr>
        <w:t xml:space="preserve"> and</w:t>
      </w:r>
      <w:r w:rsidR="00F27678">
        <w:rPr>
          <w:rFonts w:asciiTheme="minorBidi" w:hAnsiTheme="minorBidi"/>
        </w:rPr>
        <w:t xml:space="preserve"> was enriched for proteins identified by WASH</w:t>
      </w:r>
      <w:r w:rsidR="00AB5C2F">
        <w:rPr>
          <w:rFonts w:asciiTheme="minorBidi" w:hAnsiTheme="minorBidi"/>
        </w:rPr>
        <w:t>1</w:t>
      </w:r>
      <w:r w:rsidR="00F27678">
        <w:rPr>
          <w:rFonts w:asciiTheme="minorBidi" w:hAnsiTheme="minorBidi"/>
        </w:rPr>
        <w:t>-BioID</w:t>
      </w:r>
      <w:r w:rsidR="00AB5C2F">
        <w:rPr>
          <w:rFonts w:asciiTheme="minorBidi" w:hAnsiTheme="minorBidi"/>
        </w:rPr>
        <w:t>2</w:t>
      </w:r>
      <w:r w:rsidR="00B2688E">
        <w:rPr>
          <w:rFonts w:asciiTheme="minorBidi" w:hAnsiTheme="minorBidi"/>
        </w:rPr>
        <w:t xml:space="preserve"> (bold node edges, </w:t>
      </w:r>
      <w:r w:rsidR="00B2688E" w:rsidRPr="00AB12EB">
        <w:rPr>
          <w:rFonts w:asciiTheme="minorBidi" w:hAnsiTheme="minorBidi"/>
        </w:rPr>
        <w:t>Fig 2d</w:t>
      </w:r>
      <w:r w:rsidR="00B2688E">
        <w:rPr>
          <w:rFonts w:asciiTheme="minorBidi" w:hAnsiTheme="minorBidi"/>
        </w:rPr>
        <w:t xml:space="preserve">). Similar to </w:t>
      </w:r>
      <w:r w:rsidR="009C06DF">
        <w:rPr>
          <w:rFonts w:asciiTheme="minorBidi" w:hAnsiTheme="minorBidi"/>
        </w:rPr>
        <w:t xml:space="preserve">the WASH </w:t>
      </w:r>
      <w:proofErr w:type="spellStart"/>
      <w:r w:rsidR="009C06DF">
        <w:rPr>
          <w:rFonts w:asciiTheme="minorBidi" w:hAnsiTheme="minorBidi"/>
        </w:rPr>
        <w:t>BioID</w:t>
      </w:r>
      <w:proofErr w:type="spellEnd"/>
      <w:r w:rsidR="009C06DF">
        <w:rPr>
          <w:rFonts w:asciiTheme="minorBidi" w:hAnsiTheme="minorBidi"/>
        </w:rPr>
        <w:t xml:space="preserve"> proteome (Fig 1)</w:t>
      </w:r>
      <w:r w:rsidR="00B2688E">
        <w:rPr>
          <w:rFonts w:asciiTheme="minorBidi" w:hAnsiTheme="minorBidi"/>
        </w:rPr>
        <w:t xml:space="preserve">, M19 </w:t>
      </w:r>
      <w:r w:rsidR="00F27678">
        <w:rPr>
          <w:rFonts w:asciiTheme="minorBidi" w:hAnsiTheme="minorBidi"/>
        </w:rPr>
        <w:t xml:space="preserve">contained components of the CCC </w:t>
      </w:r>
      <w:r w:rsidR="00D5043C">
        <w:rPr>
          <w:rFonts w:asciiTheme="minorBidi" w:hAnsiTheme="minorBidi"/>
        </w:rPr>
        <w:t>(</w:t>
      </w:r>
      <w:ins w:id="402" w:author="Jamie Courtland" w:date="2020-06-24T15:59:00Z">
        <w:r w:rsidR="00EA3529">
          <w:rPr>
            <w:rFonts w:asciiTheme="minorBidi" w:hAnsiTheme="minorBidi"/>
          </w:rPr>
          <w:t>CCDC22</w:t>
        </w:r>
      </w:ins>
      <w:r w:rsidR="00D5043C">
        <w:rPr>
          <w:rFonts w:asciiTheme="minorBidi" w:hAnsiTheme="minorBidi"/>
        </w:rPr>
        <w:t xml:space="preserve">, </w:t>
      </w:r>
      <w:ins w:id="403" w:author="Jamie Courtland" w:date="2020-06-24T15:59:00Z">
        <w:r w:rsidR="00EA3529">
          <w:rPr>
            <w:rFonts w:asciiTheme="minorBidi" w:hAnsiTheme="minorBidi"/>
          </w:rPr>
          <w:t>CCDC93</w:t>
        </w:r>
      </w:ins>
      <w:r w:rsidR="00D5043C">
        <w:rPr>
          <w:rFonts w:asciiTheme="minorBidi" w:hAnsiTheme="minorBidi"/>
        </w:rPr>
        <w:t xml:space="preserve">, </w:t>
      </w:r>
      <w:ins w:id="404" w:author="Jamie Courtland" w:date="2020-06-24T15:59:00Z">
        <w:r w:rsidR="00EA3529">
          <w:rPr>
            <w:rFonts w:asciiTheme="minorBidi" w:hAnsiTheme="minorBidi"/>
          </w:rPr>
          <w:t>COMMD1</w:t>
        </w:r>
      </w:ins>
      <w:r w:rsidR="00D5043C">
        <w:rPr>
          <w:rFonts w:asciiTheme="minorBidi" w:hAnsiTheme="minorBidi"/>
        </w:rPr>
        <w:t xml:space="preserve">-3, </w:t>
      </w:r>
      <w:ins w:id="405" w:author="Jamie Courtland" w:date="2020-06-24T15:59:00Z">
        <w:r w:rsidR="00EA3529">
          <w:rPr>
            <w:rFonts w:asciiTheme="minorBidi" w:hAnsiTheme="minorBidi"/>
          </w:rPr>
          <w:t>COMMD7</w:t>
        </w:r>
      </w:ins>
      <w:r w:rsidR="00D5043C">
        <w:rPr>
          <w:rFonts w:asciiTheme="minorBidi" w:hAnsiTheme="minorBidi"/>
        </w:rPr>
        <w:t xml:space="preserve">, and </w:t>
      </w:r>
      <w:ins w:id="406" w:author="Jamie Courtland" w:date="2020-06-24T15:59:00Z">
        <w:r w:rsidR="00EA3529">
          <w:rPr>
            <w:rFonts w:asciiTheme="minorBidi" w:hAnsiTheme="minorBidi"/>
          </w:rPr>
          <w:t>COMMD9</w:t>
        </w:r>
      </w:ins>
      <w:r w:rsidR="00D5043C">
        <w:rPr>
          <w:rFonts w:asciiTheme="minorBidi" w:hAnsiTheme="minorBidi"/>
        </w:rPr>
        <w:t>)</w:t>
      </w:r>
      <w:r w:rsidR="00F27678">
        <w:rPr>
          <w:rFonts w:asciiTheme="minorBidi" w:hAnsiTheme="minorBidi"/>
        </w:rPr>
        <w:t xml:space="preserve"> and Retr</w:t>
      </w:r>
      <w:r w:rsidR="00D5043C">
        <w:rPr>
          <w:rFonts w:asciiTheme="minorBidi" w:hAnsiTheme="minorBidi"/>
        </w:rPr>
        <w:t>ie</w:t>
      </w:r>
      <w:r w:rsidR="00F27678">
        <w:rPr>
          <w:rFonts w:asciiTheme="minorBidi" w:hAnsiTheme="minorBidi"/>
        </w:rPr>
        <w:t>ver sorting complex</w:t>
      </w:r>
      <w:r w:rsidR="00AB5C2F">
        <w:rPr>
          <w:rFonts w:asciiTheme="minorBidi" w:hAnsiTheme="minorBidi"/>
        </w:rPr>
        <w:t>es</w:t>
      </w:r>
      <w:r w:rsidR="00D5043C">
        <w:rPr>
          <w:rFonts w:asciiTheme="minorBidi" w:hAnsiTheme="minorBidi"/>
        </w:rPr>
        <w:t xml:space="preserve"> (</w:t>
      </w:r>
      <w:ins w:id="407" w:author="Jamie Courtland" w:date="2020-06-24T15:59:00Z">
        <w:r w:rsidR="00EA3529">
          <w:rPr>
            <w:rFonts w:asciiTheme="minorBidi" w:hAnsiTheme="minorBidi"/>
          </w:rPr>
          <w:t xml:space="preserve">VPS26C </w:t>
        </w:r>
      </w:ins>
      <w:r w:rsidR="00D5043C">
        <w:rPr>
          <w:rFonts w:asciiTheme="minorBidi" w:hAnsiTheme="minorBidi"/>
        </w:rPr>
        <w:t xml:space="preserve">and </w:t>
      </w:r>
      <w:ins w:id="408" w:author="Jamie Courtland" w:date="2020-06-24T15:59:00Z">
        <w:r w:rsidR="00EA3529">
          <w:rPr>
            <w:rFonts w:asciiTheme="minorBidi" w:hAnsiTheme="minorBidi"/>
          </w:rPr>
          <w:t>VPS35L</w:t>
        </w:r>
      </w:ins>
      <w:r w:rsidR="00D5043C">
        <w:rPr>
          <w:rFonts w:asciiTheme="minorBidi" w:hAnsiTheme="minorBidi"/>
        </w:rPr>
        <w:t>)</w:t>
      </w:r>
      <w:r w:rsidR="00B2688E">
        <w:rPr>
          <w:rFonts w:asciiTheme="minorBidi" w:hAnsiTheme="minorBidi"/>
        </w:rPr>
        <w:t>, but not the Retromer sorting complex</w:t>
      </w:r>
      <w:r w:rsidR="00FB4FAA">
        <w:rPr>
          <w:rFonts w:asciiTheme="minorBidi" w:hAnsiTheme="minorBidi"/>
        </w:rPr>
        <w:t xml:space="preserve">, suggesting that </w:t>
      </w:r>
      <w:ins w:id="409" w:author="Jamie Courtland" w:date="2020-06-24T11:25:00Z">
        <w:r w:rsidR="00325B70">
          <w:rPr>
            <w:rFonts w:asciiTheme="minorBidi" w:hAnsiTheme="minorBidi"/>
          </w:rPr>
          <w:t xml:space="preserve">in the brain, </w:t>
        </w:r>
      </w:ins>
      <w:r w:rsidR="00FB4FAA">
        <w:rPr>
          <w:rFonts w:asciiTheme="minorBidi" w:hAnsiTheme="minorBidi"/>
        </w:rPr>
        <w:t>the WASH complex may not interact as closely with Retromer as it does in other cells</w:t>
      </w:r>
      <w:r w:rsidR="000B5575">
        <w:rPr>
          <w:rFonts w:asciiTheme="minorBidi" w:hAnsiTheme="minorBidi"/>
        </w:rPr>
        <w:t xml:space="preserve"> (</w:t>
      </w:r>
      <w:r w:rsidR="000B5575" w:rsidRPr="00AB12EB">
        <w:rPr>
          <w:rFonts w:asciiTheme="minorBidi" w:hAnsiTheme="minorBidi"/>
        </w:rPr>
        <w:t>Fig 2d)</w:t>
      </w:r>
      <w:r w:rsidR="00D5043C" w:rsidRPr="00AB12EB">
        <w:rPr>
          <w:rFonts w:asciiTheme="minorBidi" w:hAnsiTheme="minorBidi"/>
        </w:rPr>
        <w:t>.</w:t>
      </w:r>
      <w:r w:rsidR="00D5043C">
        <w:rPr>
          <w:rFonts w:asciiTheme="minorBidi" w:hAnsiTheme="minorBidi"/>
        </w:rPr>
        <w:t xml:space="preserve"> </w:t>
      </w:r>
      <w:r w:rsidR="00B2688E">
        <w:rPr>
          <w:rFonts w:asciiTheme="minorBidi" w:hAnsiTheme="minorBidi"/>
        </w:rPr>
        <w:t xml:space="preserve">The abundance of proteins in </w:t>
      </w:r>
      <w:r w:rsidR="00FB4FAA">
        <w:rPr>
          <w:rFonts w:asciiTheme="minorBidi" w:hAnsiTheme="minorBidi"/>
        </w:rPr>
        <w:t>M19</w:t>
      </w:r>
      <w:r w:rsidR="00B2688E">
        <w:rPr>
          <w:rFonts w:asciiTheme="minorBidi" w:hAnsiTheme="minorBidi"/>
        </w:rPr>
        <w:t xml:space="preserve"> was significantly lower in MUT brain compared to WT</w:t>
      </w:r>
      <w:r w:rsidR="00D5043C">
        <w:rPr>
          <w:rFonts w:asciiTheme="minorBidi" w:hAnsiTheme="minorBidi"/>
        </w:rPr>
        <w:t xml:space="preserve">, </w:t>
      </w:r>
      <w:ins w:id="410" w:author="Jamie Courtland" w:date="2020-06-26T12:00:00Z">
        <w:r w:rsidR="00AB12EB">
          <w:rPr>
            <w:rFonts w:asciiTheme="minorBidi" w:hAnsiTheme="minorBidi"/>
          </w:rPr>
          <w:t>providing evidence that</w:t>
        </w:r>
      </w:ins>
      <w:r w:rsidR="00166F84">
        <w:rPr>
          <w:rFonts w:asciiTheme="minorBidi" w:hAnsiTheme="minorBidi"/>
        </w:rPr>
        <w:t xml:space="preserve"> th</w:t>
      </w:r>
      <w:r w:rsidR="00374ADC">
        <w:rPr>
          <w:rFonts w:asciiTheme="minorBidi" w:hAnsiTheme="minorBidi"/>
        </w:rPr>
        <w:t>e</w:t>
      </w:r>
      <w:r w:rsidR="00166F84">
        <w:rPr>
          <w:rFonts w:asciiTheme="minorBidi" w:hAnsiTheme="minorBidi"/>
        </w:rPr>
        <w:t xml:space="preserve"> SWIP</w:t>
      </w:r>
      <w:r w:rsidR="00374ADC">
        <w:rPr>
          <w:rFonts w:asciiTheme="minorBidi" w:hAnsiTheme="minorBidi"/>
          <w:vertAlign w:val="superscript"/>
        </w:rPr>
        <w:t>P1019R</w:t>
      </w:r>
      <w:r w:rsidR="00166F84">
        <w:rPr>
          <w:rFonts w:asciiTheme="minorBidi" w:hAnsiTheme="minorBidi"/>
        </w:rPr>
        <w:t xml:space="preserve"> mutation </w:t>
      </w:r>
      <w:ins w:id="411" w:author="Jamie Courtland" w:date="2020-06-23T21:59:00Z">
        <w:r w:rsidR="005301C0">
          <w:rPr>
            <w:rFonts w:asciiTheme="minorBidi" w:hAnsiTheme="minorBidi"/>
          </w:rPr>
          <w:t xml:space="preserve">reduces the stability of </w:t>
        </w:r>
      </w:ins>
      <w:r w:rsidR="00B2688E">
        <w:rPr>
          <w:rFonts w:asciiTheme="minorBidi" w:hAnsiTheme="minorBidi"/>
        </w:rPr>
        <w:t>this network</w:t>
      </w:r>
      <w:ins w:id="412" w:author="Jamie Courtland" w:date="2020-06-23T21:59:00Z">
        <w:r w:rsidR="005301C0">
          <w:rPr>
            <w:rFonts w:asciiTheme="minorBidi" w:hAnsiTheme="minorBidi"/>
          </w:rPr>
          <w:t xml:space="preserve"> and impairs its</w:t>
        </w:r>
      </w:ins>
      <w:r w:rsidR="00B2688E">
        <w:rPr>
          <w:rFonts w:asciiTheme="minorBidi" w:hAnsiTheme="minorBidi"/>
        </w:rPr>
        <w:t xml:space="preserve"> function (</w:t>
      </w:r>
      <w:r w:rsidR="00B2688E" w:rsidRPr="00AB12EB">
        <w:rPr>
          <w:rFonts w:asciiTheme="minorBidi" w:hAnsiTheme="minorBidi"/>
        </w:rPr>
        <w:t>Fig 2e</w:t>
      </w:r>
      <w:r w:rsidR="00B2688E">
        <w:rPr>
          <w:rFonts w:asciiTheme="minorBidi" w:hAnsiTheme="minorBidi"/>
        </w:rPr>
        <w:t>)</w:t>
      </w:r>
      <w:r w:rsidR="00166F84">
        <w:rPr>
          <w:rFonts w:asciiTheme="minorBidi" w:hAnsiTheme="minorBidi"/>
        </w:rPr>
        <w:t xml:space="preserve">. </w:t>
      </w:r>
      <w:r w:rsidR="00AA3043">
        <w:rPr>
          <w:rFonts w:asciiTheme="minorBidi" w:hAnsiTheme="minorBidi"/>
        </w:rPr>
        <w:t>Interestingly,</w:t>
      </w:r>
      <w:r w:rsidR="00B2688E">
        <w:rPr>
          <w:rFonts w:asciiTheme="minorBidi" w:hAnsiTheme="minorBidi"/>
        </w:rPr>
        <w:t xml:space="preserve"> </w:t>
      </w:r>
      <w:ins w:id="413" w:author="Jamie Courtland" w:date="2020-06-23T22:09:00Z">
        <w:r w:rsidR="00C9748A">
          <w:rPr>
            <w:rFonts w:asciiTheme="minorBidi" w:hAnsiTheme="minorBidi"/>
          </w:rPr>
          <w:t>two synaptic modules (</w:t>
        </w:r>
        <w:r w:rsidR="00C9748A" w:rsidRPr="00AB12EB">
          <w:rPr>
            <w:rFonts w:asciiTheme="minorBidi" w:hAnsiTheme="minorBidi"/>
          </w:rPr>
          <w:t>M35, 143)</w:t>
        </w:r>
        <w:r w:rsidR="00C9748A">
          <w:rPr>
            <w:rFonts w:asciiTheme="minorBidi" w:hAnsiTheme="minorBidi"/>
          </w:rPr>
          <w:t xml:space="preserve"> were also reduced in MUT brain, indicating that loss of</w:t>
        </w:r>
      </w:ins>
      <w:ins w:id="414" w:author="Jamie Courtland" w:date="2020-06-23T22:10:00Z">
        <w:r w:rsidR="00C9748A">
          <w:rPr>
            <w:rFonts w:asciiTheme="minorBidi" w:hAnsiTheme="minorBidi"/>
          </w:rPr>
          <w:t xml:space="preserve"> the WASH complex may result in elevated degradation of proteins important for synaptic transmission (Extended </w:t>
        </w:r>
        <w:r w:rsidR="00C9748A">
          <w:rPr>
            <w:rFonts w:asciiTheme="minorBidi" w:hAnsiTheme="minorBidi"/>
          </w:rPr>
          <w:lastRenderedPageBreak/>
          <w:t xml:space="preserve">Data Fig </w:t>
        </w:r>
        <w:r w:rsidR="00C9748A" w:rsidRPr="00AB12EB">
          <w:rPr>
            <w:rFonts w:asciiTheme="minorBidi" w:hAnsiTheme="minorBidi"/>
          </w:rPr>
          <w:t>4)</w:t>
        </w:r>
        <w:r w:rsidR="00C9748A">
          <w:rPr>
            <w:rFonts w:asciiTheme="minorBidi" w:hAnsiTheme="minorBidi"/>
          </w:rPr>
          <w:t xml:space="preserve">. </w:t>
        </w:r>
      </w:ins>
      <w:ins w:id="415" w:author="Jamie Courtland" w:date="2020-06-23T22:12:00Z">
        <w:r w:rsidR="00C9748A">
          <w:rPr>
            <w:rFonts w:asciiTheme="minorBidi" w:hAnsiTheme="minorBidi"/>
          </w:rPr>
          <w:t xml:space="preserve">In line with this possibility, </w:t>
        </w:r>
      </w:ins>
      <w:r w:rsidR="009C06DF">
        <w:rPr>
          <w:rFonts w:asciiTheme="minorBidi" w:hAnsiTheme="minorBidi"/>
        </w:rPr>
        <w:t xml:space="preserve">some modules displayed </w:t>
      </w:r>
      <w:r w:rsidR="00B2688E">
        <w:rPr>
          <w:rFonts w:asciiTheme="minorBidi" w:hAnsiTheme="minorBidi"/>
        </w:rPr>
        <w:t>increased</w:t>
      </w:r>
      <w:r w:rsidR="009C06DF">
        <w:rPr>
          <w:rFonts w:asciiTheme="minorBidi" w:hAnsiTheme="minorBidi"/>
        </w:rPr>
        <w:t xml:space="preserve">, rather than decreased </w:t>
      </w:r>
      <w:r w:rsidR="00B2688E">
        <w:rPr>
          <w:rFonts w:asciiTheme="minorBidi" w:hAnsiTheme="minorBidi"/>
        </w:rPr>
        <w:t>abundance in MUT brain,</w:t>
      </w:r>
      <w:r w:rsidR="009C06DF">
        <w:rPr>
          <w:rFonts w:asciiTheme="minorBidi" w:hAnsiTheme="minorBidi"/>
        </w:rPr>
        <w:t xml:space="preserve"> such as </w:t>
      </w:r>
      <w:r w:rsidR="00B2688E">
        <w:rPr>
          <w:rFonts w:asciiTheme="minorBidi" w:hAnsiTheme="minorBidi"/>
        </w:rPr>
        <w:t>M2</w:t>
      </w:r>
      <w:ins w:id="416" w:author="Jamie Courtland" w:date="2020-06-25T16:04:00Z">
        <w:r>
          <w:rPr>
            <w:rFonts w:asciiTheme="minorBidi" w:hAnsiTheme="minorBidi"/>
          </w:rPr>
          <w:t>,</w:t>
        </w:r>
      </w:ins>
      <w:ins w:id="417" w:author="Jamie Courtland" w:date="2020-06-26T12:00:00Z">
        <w:r w:rsidR="00AB12EB">
          <w:rPr>
            <w:rFonts w:asciiTheme="minorBidi" w:hAnsiTheme="minorBidi"/>
          </w:rPr>
          <w:t xml:space="preserve"> </w:t>
        </w:r>
      </w:ins>
      <w:ins w:id="418" w:author="Jamie Courtland" w:date="2020-06-23T22:12:00Z">
        <w:r w:rsidR="00C9748A">
          <w:rPr>
            <w:rFonts w:asciiTheme="minorBidi" w:hAnsiTheme="minorBidi"/>
          </w:rPr>
          <w:t>which</w:t>
        </w:r>
      </w:ins>
      <w:r w:rsidR="009C06DF">
        <w:rPr>
          <w:rFonts w:asciiTheme="minorBidi" w:hAnsiTheme="minorBidi"/>
        </w:rPr>
        <w:t xml:space="preserve"> </w:t>
      </w:r>
      <w:r w:rsidR="00B2688E">
        <w:rPr>
          <w:rFonts w:asciiTheme="minorBidi" w:hAnsiTheme="minorBidi"/>
        </w:rPr>
        <w:t>contained multiple l</w:t>
      </w:r>
      <w:r w:rsidR="008D6ACF">
        <w:rPr>
          <w:rFonts w:asciiTheme="minorBidi" w:hAnsiTheme="minorBidi"/>
        </w:rPr>
        <w:t xml:space="preserve">ysosomal </w:t>
      </w:r>
      <w:r w:rsidR="00B2688E">
        <w:rPr>
          <w:rFonts w:asciiTheme="minorBidi" w:hAnsiTheme="minorBidi"/>
        </w:rPr>
        <w:t>proteins</w:t>
      </w:r>
      <w:r w:rsidR="008D6ACF">
        <w:rPr>
          <w:rFonts w:asciiTheme="minorBidi" w:hAnsiTheme="minorBidi"/>
        </w:rPr>
        <w:t xml:space="preserve"> </w:t>
      </w:r>
      <w:r w:rsidR="00A07A0F">
        <w:rPr>
          <w:rFonts w:asciiTheme="minorBidi" w:hAnsiTheme="minorBidi"/>
        </w:rPr>
        <w:t>(</w:t>
      </w:r>
      <w:ins w:id="419" w:author="Jamie Courtland" w:date="2020-06-24T16:00:00Z">
        <w:r w:rsidR="00EA3529">
          <w:rPr>
            <w:rFonts w:asciiTheme="minorBidi" w:hAnsiTheme="minorBidi"/>
          </w:rPr>
          <w:t>CTSL</w:t>
        </w:r>
      </w:ins>
      <w:r w:rsidR="00B2688E">
        <w:rPr>
          <w:rFonts w:asciiTheme="minorBidi" w:hAnsiTheme="minorBidi"/>
        </w:rPr>
        <w:t>, C</w:t>
      </w:r>
      <w:ins w:id="420" w:author="Jamie Courtland" w:date="2020-06-24T16:00:00Z">
        <w:r w:rsidR="00EA3529">
          <w:rPr>
            <w:rFonts w:asciiTheme="minorBidi" w:hAnsiTheme="minorBidi"/>
          </w:rPr>
          <w:t>TSS</w:t>
        </w:r>
      </w:ins>
      <w:r w:rsidR="00B2688E">
        <w:rPr>
          <w:rFonts w:asciiTheme="minorBidi" w:hAnsiTheme="minorBidi"/>
        </w:rPr>
        <w:t xml:space="preserve">, </w:t>
      </w:r>
      <w:ins w:id="421" w:author="Jamie Courtland" w:date="2020-06-24T16:06:00Z">
        <w:r w:rsidR="000F77D4">
          <w:rPr>
            <w:rFonts w:asciiTheme="minorBidi" w:hAnsiTheme="minorBidi"/>
          </w:rPr>
          <w:t xml:space="preserve">GRN, </w:t>
        </w:r>
      </w:ins>
      <w:r w:rsidR="00B2688E">
        <w:rPr>
          <w:rFonts w:asciiTheme="minorBidi" w:hAnsiTheme="minorBidi"/>
        </w:rPr>
        <w:t>I</w:t>
      </w:r>
      <w:ins w:id="422" w:author="Jamie Courtland" w:date="2020-06-24T16:00:00Z">
        <w:r w:rsidR="00EA3529">
          <w:rPr>
            <w:rFonts w:asciiTheme="minorBidi" w:hAnsiTheme="minorBidi"/>
          </w:rPr>
          <w:t>DS</w:t>
        </w:r>
      </w:ins>
      <w:r w:rsidR="00B2688E">
        <w:rPr>
          <w:rFonts w:asciiTheme="minorBidi" w:hAnsiTheme="minorBidi"/>
        </w:rPr>
        <w:t>, M</w:t>
      </w:r>
      <w:ins w:id="423" w:author="Jamie Courtland" w:date="2020-06-24T16:00:00Z">
        <w:r w:rsidR="00EA3529">
          <w:rPr>
            <w:rFonts w:asciiTheme="minorBidi" w:hAnsiTheme="minorBidi"/>
          </w:rPr>
          <w:t>AN</w:t>
        </w:r>
      </w:ins>
      <w:r w:rsidR="00B2688E">
        <w:rPr>
          <w:rFonts w:asciiTheme="minorBidi" w:hAnsiTheme="minorBidi"/>
        </w:rPr>
        <w:t>2</w:t>
      </w:r>
      <w:ins w:id="424" w:author="Jamie Courtland" w:date="2020-06-24T16:00:00Z">
        <w:r w:rsidR="00EA3529">
          <w:rPr>
            <w:rFonts w:asciiTheme="minorBidi" w:hAnsiTheme="minorBidi"/>
          </w:rPr>
          <w:t>B</w:t>
        </w:r>
      </w:ins>
      <w:r w:rsidR="006F7974">
        <w:rPr>
          <w:rFonts w:asciiTheme="minorBidi" w:hAnsiTheme="minorBidi"/>
        </w:rPr>
        <w:t>1</w:t>
      </w:r>
      <w:r w:rsidR="00B2688E">
        <w:rPr>
          <w:rFonts w:asciiTheme="minorBidi" w:hAnsiTheme="minorBidi"/>
        </w:rPr>
        <w:t xml:space="preserve">; </w:t>
      </w:r>
      <w:r w:rsidR="00B2688E" w:rsidRPr="00AB12EB">
        <w:rPr>
          <w:rFonts w:asciiTheme="minorBidi" w:hAnsiTheme="minorBidi"/>
        </w:rPr>
        <w:t>Fig 2</w:t>
      </w:r>
      <w:proofErr w:type="gramStart"/>
      <w:r w:rsidR="00B2688E" w:rsidRPr="00AB12EB">
        <w:rPr>
          <w:rFonts w:asciiTheme="minorBidi" w:hAnsiTheme="minorBidi"/>
        </w:rPr>
        <w:t>f</w:t>
      </w:r>
      <w:r w:rsidR="006F7974" w:rsidRPr="00AB12EB">
        <w:rPr>
          <w:rFonts w:asciiTheme="minorBidi" w:hAnsiTheme="minorBidi"/>
        </w:rPr>
        <w:t>,g</w:t>
      </w:r>
      <w:proofErr w:type="gramEnd"/>
      <w:r w:rsidR="00F94FE1">
        <w:rPr>
          <w:rFonts w:asciiTheme="minorBidi" w:hAnsiTheme="minorBidi"/>
        </w:rPr>
        <w:t>)</w:t>
      </w:r>
      <w:ins w:id="425" w:author="Jamie Courtland" w:date="2020-06-23T22:12:00Z">
        <w:r w:rsidR="00C9748A">
          <w:rPr>
            <w:rFonts w:asciiTheme="minorBidi" w:hAnsiTheme="minorBidi"/>
          </w:rPr>
          <w:t xml:space="preserve">. In addition, other lysosomal proteins, such as </w:t>
        </w:r>
      </w:ins>
      <w:ins w:id="426" w:author="Jamie Courtland" w:date="2020-06-23T22:18:00Z">
        <w:r w:rsidR="00C9748A">
          <w:rPr>
            <w:rFonts w:asciiTheme="minorBidi" w:hAnsiTheme="minorBidi"/>
          </w:rPr>
          <w:t>H</w:t>
        </w:r>
      </w:ins>
      <w:ins w:id="427" w:author="Jamie Courtland" w:date="2020-06-24T16:00:00Z">
        <w:r w:rsidR="00EA3529">
          <w:rPr>
            <w:rFonts w:asciiTheme="minorBidi" w:hAnsiTheme="minorBidi"/>
          </w:rPr>
          <w:t>EXB</w:t>
        </w:r>
      </w:ins>
      <w:ins w:id="428" w:author="Jamie Courtland" w:date="2020-06-23T22:18:00Z">
        <w:r w:rsidR="00C9748A">
          <w:rPr>
            <w:rFonts w:asciiTheme="minorBidi" w:hAnsiTheme="minorBidi"/>
          </w:rPr>
          <w:t>, G</w:t>
        </w:r>
      </w:ins>
      <w:ins w:id="429" w:author="Jamie Courtland" w:date="2020-06-24T16:00:00Z">
        <w:r w:rsidR="00EA3529">
          <w:rPr>
            <w:rFonts w:asciiTheme="minorBidi" w:hAnsiTheme="minorBidi"/>
          </w:rPr>
          <w:t>NS</w:t>
        </w:r>
      </w:ins>
      <w:ins w:id="430" w:author="Jamie Courtland" w:date="2020-06-23T22:14:00Z">
        <w:r w:rsidR="00C9748A">
          <w:rPr>
            <w:rFonts w:asciiTheme="minorBidi" w:hAnsiTheme="minorBidi"/>
          </w:rPr>
          <w:t>, and A</w:t>
        </w:r>
      </w:ins>
      <w:ins w:id="431" w:author="Jamie Courtland" w:date="2020-06-24T16:00:00Z">
        <w:r w:rsidR="00EA3529">
          <w:rPr>
            <w:rFonts w:asciiTheme="minorBidi" w:hAnsiTheme="minorBidi"/>
          </w:rPr>
          <w:t>BCA</w:t>
        </w:r>
      </w:ins>
      <w:ins w:id="432" w:author="Jamie Courtland" w:date="2020-06-23T22:14:00Z">
        <w:r w:rsidR="00C9748A">
          <w:rPr>
            <w:rFonts w:asciiTheme="minorBidi" w:hAnsiTheme="minorBidi"/>
          </w:rPr>
          <w:t>2</w:t>
        </w:r>
      </w:ins>
      <w:ins w:id="433" w:author="Jamie Courtland" w:date="2020-06-23T22:12:00Z">
        <w:r w:rsidR="00C9748A">
          <w:rPr>
            <w:rFonts w:asciiTheme="minorBidi" w:hAnsiTheme="minorBidi"/>
          </w:rPr>
          <w:t xml:space="preserve">, </w:t>
        </w:r>
      </w:ins>
      <w:ins w:id="434" w:author="Jamie Courtland" w:date="2020-06-23T22:13:00Z">
        <w:r w:rsidR="00C9748A">
          <w:rPr>
            <w:rFonts w:asciiTheme="minorBidi" w:hAnsiTheme="minorBidi"/>
          </w:rPr>
          <w:t>were also increased in MUT samples</w:t>
        </w:r>
      </w:ins>
      <w:ins w:id="435" w:author="Jamie Courtland" w:date="2020-06-23T22:18:00Z">
        <w:r w:rsidR="00C902A2">
          <w:rPr>
            <w:rFonts w:asciiTheme="minorBidi" w:hAnsiTheme="minorBidi"/>
          </w:rPr>
          <w:t xml:space="preserve"> (</w:t>
        </w:r>
        <w:r w:rsidR="00C902A2" w:rsidRPr="00AB12EB">
          <w:rPr>
            <w:rFonts w:asciiTheme="minorBidi" w:hAnsiTheme="minorBidi"/>
          </w:rPr>
          <w:t>Extended Data Fig 3</w:t>
        </w:r>
      </w:ins>
      <w:ins w:id="436" w:author="Jamie Courtland" w:date="2020-06-24T15:56:00Z">
        <w:r w:rsidR="00CD3F93" w:rsidRPr="00AB12EB">
          <w:rPr>
            <w:rFonts w:asciiTheme="minorBidi" w:hAnsiTheme="minorBidi"/>
          </w:rPr>
          <w:t xml:space="preserve"> and Supplementary Files </w:t>
        </w:r>
      </w:ins>
      <w:ins w:id="437" w:author="Jamie Courtland" w:date="2020-06-26T12:01:00Z">
        <w:r w:rsidR="00AB12EB">
          <w:rPr>
            <w:rFonts w:asciiTheme="minorBidi" w:hAnsiTheme="minorBidi"/>
          </w:rPr>
          <w:t>1</w:t>
        </w:r>
      </w:ins>
      <w:ins w:id="438" w:author="Jamie Courtland" w:date="2020-06-24T15:56:00Z">
        <w:r w:rsidR="00CD3F93" w:rsidRPr="00AB12EB">
          <w:rPr>
            <w:rFonts w:asciiTheme="minorBidi" w:hAnsiTheme="minorBidi"/>
          </w:rPr>
          <w:t xml:space="preserve"> and </w:t>
        </w:r>
      </w:ins>
      <w:ins w:id="439" w:author="Jamie Courtland" w:date="2020-06-26T12:01:00Z">
        <w:r w:rsidR="00AB12EB">
          <w:rPr>
            <w:rFonts w:asciiTheme="minorBidi" w:hAnsiTheme="minorBidi"/>
          </w:rPr>
          <w:t>2</w:t>
        </w:r>
      </w:ins>
      <w:ins w:id="440" w:author="Jamie Courtland" w:date="2020-06-23T22:18:00Z">
        <w:r w:rsidR="00C902A2">
          <w:rPr>
            <w:rFonts w:asciiTheme="minorBidi" w:hAnsiTheme="minorBidi"/>
          </w:rPr>
          <w:t>)</w:t>
        </w:r>
      </w:ins>
      <w:ins w:id="441" w:author="Jamie Courtland" w:date="2020-06-23T22:13:00Z">
        <w:r w:rsidR="00C9748A">
          <w:rPr>
            <w:rFonts w:asciiTheme="minorBidi" w:hAnsiTheme="minorBidi"/>
          </w:rPr>
          <w:t>,</w:t>
        </w:r>
      </w:ins>
      <w:r w:rsidR="008D6ACF">
        <w:rPr>
          <w:rFonts w:asciiTheme="minorBidi" w:hAnsiTheme="minorBidi"/>
        </w:rPr>
        <w:t xml:space="preserve"> </w:t>
      </w:r>
      <w:ins w:id="442" w:author="Jamie Courtland" w:date="2020-06-23T22:13:00Z">
        <w:r w:rsidR="00C9748A">
          <w:rPr>
            <w:rFonts w:asciiTheme="minorBidi" w:hAnsiTheme="minorBidi"/>
          </w:rPr>
          <w:t xml:space="preserve">indicating </w:t>
        </w:r>
      </w:ins>
      <w:r w:rsidR="006F7974">
        <w:rPr>
          <w:rFonts w:asciiTheme="minorBidi" w:hAnsiTheme="minorBidi"/>
        </w:rPr>
        <w:t>that disruption of the WASH complex</w:t>
      </w:r>
      <w:r w:rsidR="008D6ACF">
        <w:rPr>
          <w:rFonts w:asciiTheme="minorBidi" w:hAnsiTheme="minorBidi"/>
        </w:rPr>
        <w:t xml:space="preserve"> </w:t>
      </w:r>
      <w:r w:rsidR="006F7974">
        <w:rPr>
          <w:rFonts w:asciiTheme="minorBidi" w:hAnsiTheme="minorBidi"/>
        </w:rPr>
        <w:t>increase</w:t>
      </w:r>
      <w:ins w:id="443" w:author="Jamie Courtland" w:date="2020-06-23T22:13:00Z">
        <w:r w:rsidR="00C9748A">
          <w:rPr>
            <w:rFonts w:asciiTheme="minorBidi" w:hAnsiTheme="minorBidi"/>
          </w:rPr>
          <w:t>s</w:t>
        </w:r>
      </w:ins>
      <w:r w:rsidR="00DE6616" w:rsidRPr="00741756">
        <w:rPr>
          <w:rFonts w:asciiTheme="minorBidi" w:hAnsiTheme="minorBidi"/>
        </w:rPr>
        <w:t xml:space="preserve"> demand for </w:t>
      </w:r>
      <w:r w:rsidR="00374ADC">
        <w:rPr>
          <w:rFonts w:asciiTheme="minorBidi" w:hAnsiTheme="minorBidi"/>
        </w:rPr>
        <w:t>lysosomal substrate degradation</w:t>
      </w:r>
      <w:r w:rsidR="00DE6616" w:rsidRPr="00741756">
        <w:rPr>
          <w:rFonts w:asciiTheme="minorBidi" w:hAnsiTheme="minorBidi"/>
        </w:rPr>
        <w:fldChar w:fldCharType="begin" w:fldLock="1"/>
      </w:r>
      <w:r w:rsidR="00325B70">
        <w:rPr>
          <w:rFonts w:asciiTheme="minorBidi" w:hAnsiTheme="minorBidi"/>
        </w:rPr>
        <w:instrText>ADDIN CSL_CITATION {"citationItems":[{"id":"ITEM-1","itemData":{"DOI":"10.1002/glia.23641","ISSN":"10981136","PMID":"31140649","abstract":"Sphingolipidoses are severe, mostly infantile lysosomal storage disorders (LSDs) caused by defective glycosphingolipid degradation. Two of these sphingolipidoses, Tay Sachs and Sandhoff diseases, are caused by β-Hexosaminidase (HEXB) enzyme deficiency, resulting in ganglioside (GM2) accumulation and neuronal loss. The precise sequence of cellular events preceding, and leading to, neuropathology remains unclear, but likely involves inflammation and lysosomal accumulation of GM2 in multiple cell types. We aimed to determine the consequences of Hexb activity loss for different brain cell types using zebrafish. Hexb deficient zebrafish (hexb−/−) showed lysosomal abnormalities already early in development both in radial glia, which are the neuronal and glial progenitors, and in microglia. Additionally, at 5 days postfertilization, hexb−/− zebrafish showed reduced locomotor activity. Although specific oligosaccharides accumulate in the adult brain, hexb−/−) zebrafish are viable and apparently resistant to Hexb deficiency. In all, we identified cellular consequences of loss of Hexb enzyme activity during embryonic brain development, showing early effects on glia, which possibly underlie the behavioral aberrations. Hereby, we identified clues into the contribution of non-neuronal lysosomal abnormalities in LSDs affecting the brain and provide a tool to further study what underlies the relative resistance to Hexb deficiency in vivo.","author":[{"dropping-particle":"","family":"Kuil","given":"Laura E.","non-dropping-particle":"","parse-names":false,"suffix":""},{"dropping-particle":"","family":"López Martí","given":"Anna","non-dropping-particle":"","parse-names":false,"suffix":""},{"dropping-particle":"","family":"Carreras Mascaro","given":"Ana","non-dropping-particle":"","parse-names":false,"suffix":""},{"dropping-particle":"","family":"Bosch","given":"Jeroen C.","non-dropping-particle":"van den","parse-names":false,"suffix":""},{"dropping-particle":"","family":"Berg","given":"Paul","non-dropping-particle":"van den","parse-names":false,"suffix":""},{"dropping-particle":"","family":"Linde","given":"Herma C.","non-dropping-particle":"van der","parse-names":false,"suffix":""},{"dropping-particle":"","family":"Schoonderwoerd","given":"Kees","non-dropping-particle":"","parse-names":false,"suffix":""},{"dropping-particle":"","family":"Ruijter","given":"George J.G.","non-dropping-particle":"","parse-names":false,"suffix":""},{"dropping-particle":"","family":"Ham","given":"Tjakko J.","non-dropping-particle":"van","parse-names":false,"suffix":""}],"container-title":"GLIA","id":"ITEM-1","issue":"9","issued":{"date-parts":[["2019","9","1"]]},"page":"1705-1718","publisher":"John Wiley and Sons Inc.","title":"Hexb enzyme deficiency leads to lysosomal abnormalities in radial glia and microglia in zebrafish brain development","type":"article-journal","volume":"67"},"uris":["http://www.mendeley.com/documents/?uuid=0e7dc7a7-9bc0-3793-a048-6a831828b7b3"]},{"id":"ITEM-2","itemData":{"DOI":"10.3233/JAD-2011-100525","ISSN":"18758908","abstract":"Multiple epidemiological studies have shown that individuals affected by type-2 diabetes mellitus (T2DM) carry a 2-to-5-fold higher risk of developing Alzheimer's disease (AD) when compared to non-diabetic subjects. Thus, biochemical parameters that can be easily and routinely assessed for high-confidence evaluation of diabetic conditions leading to AD (AD-T2DM) are regarded as efficient tools aimed at early diagnosis and, in turn, timely AD treatment. In this regard, the activity of lysosomal glycohydrolases may of use, in light of the implication of these enzymes in early events that underlie AD pathology and an overt correlation, in diabetes, between altered metabolic homeostasis, abnormal glycohydrolase secretion in body fluids, and occurrence of diabetic complications. Based on marked up-regulation previously shown in a peripheral, cell-based model of AD, we selected β-Galactosidase, β-Hexosaminidase, and α-Mannosidase to discriminate T2DM from AD-T2DM subjects. A screen of 109, 114, and 116 patients with T2DM, AD and AD-T2DM, respectively, was performed by testing enzyme activities in both blood plasma and peripheral blood mononuclear cells. Compared to age-matched, healthy controls (n = 122), β-Galactosidase and β-Hexosaminidase activities markedly diverged across the three groups, whereas virtually unchanged values were observed for α-Mannosidase. In particular, plasma β-Galactosidase and β-Hexosaminidase levels were higher in patients with AD-T2DM compared to those with T2DM, suggesting different mechanisms leading to enzyme secretion. Statistical analyses based on ROC curves showed that both β-Galactosidase and β-Hexosaminidase activities, either intracellular or plasma-secreted, may be used to discriminate AD patients from controls and AD-T2DM from T2DM patients. © 2011 IOS Press and the authors. All rights reserved.","author":[{"dropping-particle":"","family":"Tiribuzi","given":"Roberto","non-dropping-particle":"","parse-names":false,"suffix":""},{"dropping-particle":"","family":"Orlacchio","given":"Antonio","non-dropping-particle":"","parse-names":false,"suffix":""},{"dropping-particle":"","family":"Crispoltoni","given":"Lucia","non-dropping-particle":"","parse-names":false,"suffix":""},{"dropping-particle":"","family":"Maiotti","given":"Mariangela","non-dropping-particle":"","parse-names":false,"suffix":""},{"dropping-particle":"","family":"Zampolini","given":"Mauro","non-dropping-particle":"","parse-names":false,"suffix":""},{"dropping-particle":"","family":"Angelis","given":"Massimiliano","non-dropping-particle":"De","parse-names":false,"suffix":""},{"dropping-particle":"","family":"Mecocci","given":"Patrizia","non-dropping-particle":"","parse-names":false,"suffix":""},{"dropping-particle":"","family":"Cecchetti","given":"Roberta","non-dropping-particle":"","parse-names":false,"suffix":""},{"dropping-particle":"","family":"Bernardi","given":"Giorgio","non-dropping-particle":"","parse-names":false,"suffix":""},{"dropping-particle":"","family":"Datti","given":"Alessandro","non-dropping-particle":"","parse-names":false,"suffix":""},{"dropping-particle":"","family":"Martino","given":"Sabata","non-dropping-particle":"","parse-names":false,"suffix":""},{"dropping-particle":"","family":"Orlacchio","given":"Aldo","non-dropping-particle":"","parse-names":false,"suffix":""}],"container-title":"Journal of Alzheimer's Disease","id":"ITEM-2","issue":"4","issued":{"date-parts":[["2011","1","1"]]},"page":"785-797","publisher":"IOS Press","title":"Lysosomal β-galactosidase and β-hexosaminidase activities correlate with clinical stages of dementia associated with Alzheimer's disease and type 2 diabetes mellitus","type":"article-journal","volume":"24"},"uris":["http://www.mendeley.com/documents/?uuid=a0863a2a-f5f6-362c-bda6-f7882e700e06"]},{"id":"ITEM-3","itemData":{"DOI":"10.1523/JNEUROSCI.3498-17.2019","ISSN":"15292401","abstract":"Deficient progranulin levels cause dose-dependent neurological syndromes: haploinsufficiency leads to frontotemporal lobar degeneration (FTLD) and nullizygosity produces adult-onset neuronal ceroid lipofuscinosis. Mechanisms controlling progranulin levels are largely unknown. To better understand progranulin regulation, we performed a genome-wide RNAi screen using an ELISA-based platform to discover genes that regulate progranulin levels in neurons. We identified 830 genes that raise or lower progranulin levels by at least 1.5-fold in Neuro2a cells. When inhibited by siRNA or some by submicromolar concentrations of small-molecule inhibitors, 33 genes of the druggable genome increased progranulin levels in mouse primary cortical neurons; several of these also raised progranulin levels in FTLD model mouse neurons. “Hit\" genes regulated progranulin by transcriptional or posttranscriptional mechanisms. Pathway analysis revealed enrichment of hit genes from the autophagy-lysosome pathway (ALP), suggesting a key role for this pathway in regulating progranulin levels. Progranulin itself regulates lysosome function. We found progranulin deficiency in neurons increased autophagy and caused abnormally enlarged lysosomes and boosting progranulin levels restored autophagy and lysosome size to control levels. Our data link the ALP to neuronal progranulin: progranulin levels are regulated by autophagy and, in turn, progranulin regulates the ALP. Restoring progranulin levels by targeting genetic modifiers reversed FTLD functional deficits, opening up potential opportunities for future therapeutics development.","author":[{"dropping-particle":"","family":"Elia","given":"Lisa P.","non-dropping-particle":"","parse-names":false,"suffix":""},{"dropping-particle":"","family":"Mason","given":"Amanda R.","non-dropping-particle":"","parse-names":false,"suffix":""},{"dropping-particle":"","family":"Alijagic","given":"Amela","non-dropping-particle":"","parse-names":false,"suffix":""},{"dropping-particle":"","family":"Finkbeiner","given":"Steven","non-dropping-particle":"","parse-names":false,"suffix":""}],"container-title":"Journal of Neuroscience","id":"ITEM-3","issue":"17","issued":{"date-parts":[["2019","4","24"]]},"page":"3332-3344","publisher":"Society for Neuroscience","title":"Genetic regulation of neuronal progranulin reveals a critical role for the autophagy-lysosome pathway","type":"article-journal","volume":"39"},"uris":["http://www.mendeley.com/documents/?uuid=2e697f58-ea66-360a-ab66-7582740c2d59"]},{"id":"ITEM-4","itemData":{"DOI":"10.1016/S0888-7543(02)00014-9","ISSN":"08887543","abstract":"Mucopolysaccharidosis type IIID (MPS IIID; Sanfilippo syndrome type D; MIM 252940) is caused by deficiency of the activity of N-acetylglucosamine-6-sulfatase (GNS), which is normally required for degradation of heparan sulfate. The clinical features of MPS IIID include progressive neurodegeneration, with relatively mild somatic symptoms. Biochemical features include accumulation of heparan sulfate and N-acetylglucosamine-6-sulfate in the brain and viscera. To date, diagnosis required a specific lysosomal enzyme assay for GNS activity. From genomic DNA of a subject with MPS IIID, we amplified and sequenced the promoter and 14 exons of GNS. We found a homozygous nonsense mutation in exon 9 (1063C → T), which predicted premature termination of translation (R355X). We also identified two common synonymous coding single-nucleotide polymorphisms and genotyped these in samples from four ethnic groups. This first report of a mutation in GNS resulting in MPS IIID indicates the potential utility of molecular diagnosis for this rare condition. © 2003 Elsevier Science (USA). All rights reserved.","author":[{"dropping-particle":"","family":"Mok","given":"Andrea","non-dropping-particle":"","parse-names":false,"suffix":""},{"dropping-particle":"","family":"Cao","given":"Henian","non-dropping-particle":"","parse-names":false,"suffix":""},{"dropping-particle":"","family":"Hegele","given":"Robert A.","non-dropping-particle":"","parse-names":false,"suffix":""}],"container-title":"Genomics","id":"ITEM-4","issue":"1","issued":{"date-parts":[["2003","1","1"]]},"page":"1-5","publisher":"Academic Press Inc.","title":"Genomic basis of mucopolysaccharidosis type IIID (MIM 252940) revealed by sequencing of GNS encoding N-acetylglucosamine-6-sulfatase","type":"article-journal","volume":"81"},"uris":["http://www.mendeley.com/documents/?uuid=bb3f7c98-3452-3a92-9c7b-611a2df8af46"]}],"mendeley":{"formattedCitation":"&lt;sup&gt;54–57&lt;/sup&gt;","plainTextFormattedCitation":"54–57","previouslyFormattedCitation":"&lt;sup&gt;54–57&lt;/sup&gt;"},"properties":{"noteIndex":0},"schema":"https://github.com/citation-style-language/schema/raw/master/csl-citation.json"}</w:instrText>
      </w:r>
      <w:r w:rsidR="00DE6616" w:rsidRPr="00741756">
        <w:rPr>
          <w:rFonts w:asciiTheme="minorBidi" w:hAnsiTheme="minorBidi"/>
        </w:rPr>
        <w:fldChar w:fldCharType="separate"/>
      </w:r>
      <w:r w:rsidR="00325B70" w:rsidRPr="00325B70">
        <w:rPr>
          <w:rFonts w:asciiTheme="minorBidi" w:hAnsiTheme="minorBidi"/>
          <w:noProof/>
          <w:vertAlign w:val="superscript"/>
        </w:rPr>
        <w:t>54–57</w:t>
      </w:r>
      <w:r w:rsidR="00DE6616" w:rsidRPr="00741756">
        <w:rPr>
          <w:rFonts w:asciiTheme="minorBidi" w:hAnsiTheme="minorBidi"/>
        </w:rPr>
        <w:fldChar w:fldCharType="end"/>
      </w:r>
      <w:r w:rsidR="00DE6616" w:rsidRPr="00741756">
        <w:rPr>
          <w:rFonts w:asciiTheme="minorBidi" w:hAnsiTheme="minorBidi"/>
        </w:rPr>
        <w:t>.</w:t>
      </w:r>
      <w:r w:rsidR="00374ADC">
        <w:rPr>
          <w:rFonts w:asciiTheme="minorBidi" w:hAnsiTheme="minorBidi"/>
        </w:rPr>
        <w:t xml:space="preserve"> </w:t>
      </w:r>
      <w:r w:rsidR="00402C35">
        <w:rPr>
          <w:rFonts w:asciiTheme="minorBidi" w:hAnsiTheme="minorBidi"/>
        </w:rPr>
        <w:t>Together, these altered modules</w:t>
      </w:r>
      <w:r w:rsidR="00A169B7">
        <w:rPr>
          <w:rFonts w:asciiTheme="minorBidi" w:hAnsiTheme="minorBidi"/>
        </w:rPr>
        <w:t xml:space="preserve"> </w:t>
      </w:r>
      <w:r w:rsidR="00A50C89">
        <w:rPr>
          <w:rFonts w:asciiTheme="minorBidi" w:hAnsiTheme="minorBidi"/>
        </w:rPr>
        <w:t xml:space="preserve">and </w:t>
      </w:r>
      <w:r w:rsidR="00C526F2">
        <w:rPr>
          <w:rFonts w:asciiTheme="minorBidi" w:hAnsiTheme="minorBidi"/>
        </w:rPr>
        <w:t xml:space="preserve">changes in </w:t>
      </w:r>
      <w:r w:rsidR="00A50C89">
        <w:rPr>
          <w:rFonts w:asciiTheme="minorBidi" w:hAnsiTheme="minorBidi"/>
        </w:rPr>
        <w:t xml:space="preserve">protein levels </w:t>
      </w:r>
      <w:r w:rsidR="00402C35">
        <w:rPr>
          <w:rFonts w:asciiTheme="minorBidi" w:hAnsiTheme="minorBidi"/>
        </w:rPr>
        <w:t xml:space="preserve">demonstrate </w:t>
      </w:r>
      <w:r w:rsidR="00A169B7">
        <w:rPr>
          <w:rFonts w:asciiTheme="minorBidi" w:hAnsiTheme="minorBidi"/>
        </w:rPr>
        <w:t xml:space="preserve">that loss of the WASH complex not only influences endosomal trafficking interactions, but also the </w:t>
      </w:r>
      <w:ins w:id="444" w:author="Jamie Courtland" w:date="2020-06-23T22:19:00Z">
        <w:r w:rsidR="00C902A2">
          <w:rPr>
            <w:rFonts w:asciiTheme="minorBidi" w:hAnsiTheme="minorBidi"/>
          </w:rPr>
          <w:t>homeostatic</w:t>
        </w:r>
      </w:ins>
      <w:ins w:id="445" w:author="Jamie Courtland" w:date="2020-06-23T22:20:00Z">
        <w:r w:rsidR="00C902A2">
          <w:rPr>
            <w:rFonts w:asciiTheme="minorBidi" w:hAnsiTheme="minorBidi"/>
          </w:rPr>
          <w:t xml:space="preserve"> relationship of </w:t>
        </w:r>
      </w:ins>
      <w:r w:rsidR="00374ADC">
        <w:rPr>
          <w:rFonts w:asciiTheme="minorBidi" w:hAnsiTheme="minorBidi"/>
        </w:rPr>
        <w:t>endo-</w:t>
      </w:r>
      <w:r w:rsidR="00A169B7">
        <w:rPr>
          <w:rFonts w:asciiTheme="minorBidi" w:hAnsiTheme="minorBidi"/>
        </w:rPr>
        <w:t>lysosomal machinery.</w:t>
      </w:r>
    </w:p>
    <w:p w14:paraId="7596A708" w14:textId="4E6E3AFD" w:rsidR="006D263F" w:rsidRDefault="00AF6084" w:rsidP="00DC5D5D">
      <w:pPr>
        <w:spacing w:line="480" w:lineRule="auto"/>
        <w:jc w:val="thaiDistribute"/>
        <w:rPr>
          <w:rFonts w:asciiTheme="minorBidi" w:hAnsiTheme="minorBidi"/>
        </w:rPr>
      </w:pPr>
      <w:r>
        <w:rPr>
          <w:rFonts w:asciiTheme="minorBidi" w:hAnsiTheme="minorBidi"/>
        </w:rPr>
        <w:tab/>
        <w:t>I</w:t>
      </w:r>
      <w:r w:rsidR="00A049E7">
        <w:rPr>
          <w:rFonts w:asciiTheme="minorBidi" w:hAnsiTheme="minorBidi"/>
        </w:rPr>
        <w:t xml:space="preserve">n addition to endo-lysosomal changes, </w:t>
      </w:r>
      <w:r w:rsidR="00374ADC">
        <w:rPr>
          <w:rFonts w:asciiTheme="minorBidi" w:hAnsiTheme="minorBidi"/>
        </w:rPr>
        <w:t>network alterations were</w:t>
      </w:r>
      <w:r w:rsidR="00A049E7">
        <w:rPr>
          <w:rFonts w:asciiTheme="minorBidi" w:hAnsiTheme="minorBidi"/>
        </w:rPr>
        <w:t xml:space="preserve"> evident</w:t>
      </w:r>
      <w:r w:rsidR="00374ADC">
        <w:rPr>
          <w:rFonts w:asciiTheme="minorBidi" w:hAnsiTheme="minorBidi"/>
        </w:rPr>
        <w:t xml:space="preserve"> </w:t>
      </w:r>
      <w:r w:rsidR="006F7974">
        <w:rPr>
          <w:rFonts w:asciiTheme="minorBidi" w:hAnsiTheme="minorBidi"/>
        </w:rPr>
        <w:t xml:space="preserve">for </w:t>
      </w:r>
      <w:r w:rsidR="00755289">
        <w:rPr>
          <w:rFonts w:asciiTheme="minorBidi" w:hAnsiTheme="minorBidi"/>
        </w:rPr>
        <w:t xml:space="preserve">an </w:t>
      </w:r>
      <w:r w:rsidR="00800C58">
        <w:rPr>
          <w:rFonts w:asciiTheme="minorBidi" w:hAnsiTheme="minorBidi"/>
        </w:rPr>
        <w:t>endoplasmic reticulum (ER) module</w:t>
      </w:r>
      <w:r w:rsidR="006F7974">
        <w:rPr>
          <w:rFonts w:asciiTheme="minorBidi" w:hAnsiTheme="minorBidi"/>
        </w:rPr>
        <w:t xml:space="preserve"> (</w:t>
      </w:r>
      <w:ins w:id="446" w:author="Jamie Courtland" w:date="2020-06-25T20:22:00Z">
        <w:r w:rsidR="002B1C96">
          <w:rPr>
            <w:rFonts w:asciiTheme="minorBidi" w:hAnsiTheme="minorBidi"/>
          </w:rPr>
          <w:t>M83</w:t>
        </w:r>
      </w:ins>
      <w:r w:rsidR="006F7974">
        <w:rPr>
          <w:rFonts w:asciiTheme="minorBidi" w:hAnsiTheme="minorBidi"/>
        </w:rPr>
        <w:t>)</w:t>
      </w:r>
      <w:r w:rsidR="000B5575">
        <w:rPr>
          <w:rFonts w:asciiTheme="minorBidi" w:hAnsiTheme="minorBidi"/>
        </w:rPr>
        <w:t xml:space="preserve">, </w:t>
      </w:r>
      <w:r w:rsidR="006D263F">
        <w:rPr>
          <w:rFonts w:asciiTheme="minorBidi" w:hAnsiTheme="minorBidi"/>
        </w:rPr>
        <w:t xml:space="preserve">supporting a </w:t>
      </w:r>
      <w:ins w:id="447" w:author="Jamie Courtland" w:date="2020-06-26T12:02:00Z">
        <w:r w:rsidR="00AB12EB">
          <w:rPr>
            <w:rFonts w:asciiTheme="minorBidi" w:hAnsiTheme="minorBidi"/>
          </w:rPr>
          <w:t>shift</w:t>
        </w:r>
        <w:r w:rsidR="00AB12EB">
          <w:rPr>
            <w:rFonts w:asciiTheme="minorBidi" w:hAnsiTheme="minorBidi"/>
          </w:rPr>
          <w:t xml:space="preserve"> </w:t>
        </w:r>
      </w:ins>
      <w:r w:rsidR="006D263F">
        <w:rPr>
          <w:rFonts w:asciiTheme="minorBidi" w:hAnsiTheme="minorBidi"/>
        </w:rPr>
        <w:t xml:space="preserve">in </w:t>
      </w:r>
      <w:r w:rsidR="00FB4FAA">
        <w:rPr>
          <w:rFonts w:asciiTheme="minorBidi" w:hAnsiTheme="minorBidi"/>
        </w:rPr>
        <w:t xml:space="preserve">the </w:t>
      </w:r>
      <w:proofErr w:type="spellStart"/>
      <w:r w:rsidR="006F7974">
        <w:rPr>
          <w:rFonts w:asciiTheme="minorBidi" w:hAnsiTheme="minorBidi"/>
        </w:rPr>
        <w:t>proteostasis</w:t>
      </w:r>
      <w:proofErr w:type="spellEnd"/>
      <w:r w:rsidR="006D263F">
        <w:rPr>
          <w:rFonts w:asciiTheme="minorBidi" w:hAnsiTheme="minorBidi"/>
        </w:rPr>
        <w:t xml:space="preserve"> </w:t>
      </w:r>
      <w:r w:rsidR="00FB4FAA">
        <w:rPr>
          <w:rFonts w:asciiTheme="minorBidi" w:hAnsiTheme="minorBidi"/>
        </w:rPr>
        <w:t xml:space="preserve">of </w:t>
      </w:r>
      <w:r w:rsidR="006D263F">
        <w:rPr>
          <w:rFonts w:asciiTheme="minorBidi" w:hAnsiTheme="minorBidi"/>
        </w:rPr>
        <w:t>mutant neurons</w:t>
      </w:r>
      <w:r w:rsidR="006B2303">
        <w:rPr>
          <w:rFonts w:asciiTheme="minorBidi" w:hAnsiTheme="minorBidi"/>
        </w:rPr>
        <w:t xml:space="preserve"> (Extended Data Fig 4</w:t>
      </w:r>
      <w:ins w:id="448" w:author="Jamie Courtland" w:date="2020-06-24T15:57:00Z">
        <w:r w:rsidR="00EA3529">
          <w:rPr>
            <w:rFonts w:asciiTheme="minorBidi" w:hAnsiTheme="minorBidi"/>
          </w:rPr>
          <w:t xml:space="preserve"> and </w:t>
        </w:r>
        <w:commentRangeStart w:id="449"/>
        <w:r w:rsidR="00EA3529">
          <w:rPr>
            <w:rFonts w:asciiTheme="minorBidi" w:hAnsiTheme="minorBidi"/>
          </w:rPr>
          <w:t xml:space="preserve">Supplementary File </w:t>
        </w:r>
      </w:ins>
      <w:ins w:id="450" w:author="Jamie Courtland" w:date="2020-06-26T12:03:00Z">
        <w:r w:rsidR="00AB12EB">
          <w:rPr>
            <w:rFonts w:asciiTheme="minorBidi" w:hAnsiTheme="minorBidi"/>
          </w:rPr>
          <w:t>3 --</w:t>
        </w:r>
      </w:ins>
      <w:ins w:id="451" w:author="Jamie Courtland" w:date="2020-06-24T15:57:00Z">
        <w:r w:rsidR="00EA3529">
          <w:rPr>
            <w:rFonts w:asciiTheme="minorBidi" w:hAnsiTheme="minorBidi"/>
          </w:rPr>
          <w:t>X+2</w:t>
        </w:r>
        <w:commentRangeEnd w:id="449"/>
        <w:r w:rsidR="00EA3529">
          <w:rPr>
            <w:rStyle w:val="CommentReference"/>
          </w:rPr>
          <w:commentReference w:id="449"/>
        </w:r>
      </w:ins>
      <w:r w:rsidR="006B2303">
        <w:rPr>
          <w:rFonts w:asciiTheme="minorBidi" w:hAnsiTheme="minorBidi"/>
        </w:rPr>
        <w:t>)</w:t>
      </w:r>
      <w:r w:rsidR="006D263F">
        <w:rPr>
          <w:rFonts w:asciiTheme="minorBidi" w:hAnsiTheme="minorBidi"/>
        </w:rPr>
        <w:t xml:space="preserve">. </w:t>
      </w:r>
      <w:r w:rsidR="006F7974">
        <w:rPr>
          <w:rFonts w:asciiTheme="minorBidi" w:hAnsiTheme="minorBidi"/>
        </w:rPr>
        <w:t>Notably</w:t>
      </w:r>
      <w:r w:rsidR="006D263F" w:rsidRPr="00741756">
        <w:rPr>
          <w:rFonts w:asciiTheme="minorBidi" w:hAnsiTheme="minorBidi"/>
        </w:rPr>
        <w:t xml:space="preserve">, </w:t>
      </w:r>
      <w:r w:rsidR="00800C58">
        <w:rPr>
          <w:rFonts w:asciiTheme="minorBidi" w:hAnsiTheme="minorBidi"/>
        </w:rPr>
        <w:t xml:space="preserve">within </w:t>
      </w:r>
      <w:r w:rsidR="000B5575">
        <w:rPr>
          <w:rFonts w:asciiTheme="minorBidi" w:hAnsiTheme="minorBidi"/>
        </w:rPr>
        <w:t>the</w:t>
      </w:r>
      <w:r w:rsidR="00800C58">
        <w:rPr>
          <w:rFonts w:asciiTheme="minorBidi" w:hAnsiTheme="minorBidi"/>
        </w:rPr>
        <w:t xml:space="preserve"> ER module, </w:t>
      </w:r>
      <w:ins w:id="452" w:author="Jamie Courtland" w:date="2020-06-25T20:22:00Z">
        <w:r w:rsidR="002B1C96">
          <w:rPr>
            <w:rFonts w:asciiTheme="minorBidi" w:hAnsiTheme="minorBidi"/>
          </w:rPr>
          <w:t>M83</w:t>
        </w:r>
      </w:ins>
      <w:r w:rsidR="006F7974">
        <w:rPr>
          <w:rFonts w:asciiTheme="minorBidi" w:hAnsiTheme="minorBidi"/>
        </w:rPr>
        <w:t xml:space="preserve">, </w:t>
      </w:r>
      <w:r w:rsidR="00800C58">
        <w:rPr>
          <w:rFonts w:asciiTheme="minorBidi" w:hAnsiTheme="minorBidi"/>
        </w:rPr>
        <w:t xml:space="preserve">there </w:t>
      </w:r>
      <w:r w:rsidR="006D263F" w:rsidRPr="00741756">
        <w:rPr>
          <w:rFonts w:asciiTheme="minorBidi" w:hAnsiTheme="minorBidi"/>
        </w:rPr>
        <w:t xml:space="preserve">was increased abundance of </w:t>
      </w:r>
      <w:r w:rsidR="001E0337">
        <w:rPr>
          <w:rFonts w:asciiTheme="minorBidi" w:hAnsiTheme="minorBidi"/>
        </w:rPr>
        <w:t>chaperone</w:t>
      </w:r>
      <w:r w:rsidR="00800C58">
        <w:rPr>
          <w:rFonts w:asciiTheme="minorBidi" w:hAnsiTheme="minorBidi"/>
        </w:rPr>
        <w:t>s</w:t>
      </w:r>
      <w:r w:rsidR="001E0337">
        <w:rPr>
          <w:rFonts w:asciiTheme="minorBidi" w:hAnsiTheme="minorBidi"/>
        </w:rPr>
        <w:t xml:space="preserve"> </w:t>
      </w:r>
      <w:r w:rsidR="00800C58">
        <w:rPr>
          <w:rFonts w:asciiTheme="minorBidi" w:hAnsiTheme="minorBidi"/>
        </w:rPr>
        <w:t xml:space="preserve">(e.g. </w:t>
      </w:r>
      <w:ins w:id="453" w:author="Jamie Courtland" w:date="2020-06-24T16:00:00Z">
        <w:r w:rsidR="00EA3529" w:rsidRPr="004755B3">
          <w:rPr>
            <w:rFonts w:asciiTheme="minorBidi" w:hAnsiTheme="minorBidi"/>
          </w:rPr>
          <w:t>HSPA5</w:t>
        </w:r>
      </w:ins>
      <w:ins w:id="454" w:author="Jamie Courtland" w:date="2020-06-23T22:21:00Z">
        <w:r w:rsidR="00C902A2" w:rsidRPr="00AB12EB">
          <w:rPr>
            <w:rFonts w:asciiTheme="minorBidi" w:hAnsiTheme="minorBidi"/>
          </w:rPr>
          <w:t>,</w:t>
        </w:r>
        <w:r w:rsidR="00C902A2" w:rsidRPr="004755B3">
          <w:rPr>
            <w:rFonts w:asciiTheme="minorBidi" w:hAnsiTheme="minorBidi"/>
          </w:rPr>
          <w:t xml:space="preserve"> P</w:t>
        </w:r>
      </w:ins>
      <w:ins w:id="455" w:author="Jamie Courtland" w:date="2020-06-24T16:00:00Z">
        <w:r w:rsidR="00EA3529" w:rsidRPr="004755B3">
          <w:rPr>
            <w:rFonts w:asciiTheme="minorBidi" w:hAnsiTheme="minorBidi"/>
          </w:rPr>
          <w:t>DIA3</w:t>
        </w:r>
      </w:ins>
      <w:ins w:id="456" w:author="Jamie Courtland" w:date="2020-06-23T22:21:00Z">
        <w:r w:rsidR="00C902A2" w:rsidRPr="004755B3">
          <w:rPr>
            <w:rFonts w:asciiTheme="minorBidi" w:hAnsiTheme="minorBidi"/>
          </w:rPr>
          <w:t xml:space="preserve">, </w:t>
        </w:r>
      </w:ins>
      <w:r w:rsidR="001E0337" w:rsidRPr="004755B3">
        <w:rPr>
          <w:rFonts w:asciiTheme="minorBidi" w:hAnsiTheme="minorBidi"/>
        </w:rPr>
        <w:t>P</w:t>
      </w:r>
      <w:ins w:id="457" w:author="Jamie Courtland" w:date="2020-06-24T16:00:00Z">
        <w:r w:rsidR="00EA3529" w:rsidRPr="004755B3">
          <w:rPr>
            <w:rFonts w:asciiTheme="minorBidi" w:hAnsiTheme="minorBidi"/>
          </w:rPr>
          <w:t>DIA</w:t>
        </w:r>
      </w:ins>
      <w:r w:rsidR="001E0337" w:rsidRPr="004755B3">
        <w:rPr>
          <w:rFonts w:asciiTheme="minorBidi" w:hAnsiTheme="minorBidi"/>
        </w:rPr>
        <w:t>4</w:t>
      </w:r>
      <w:ins w:id="458" w:author="Jamie Courtland" w:date="2020-06-23T22:21:00Z">
        <w:r w:rsidR="00C902A2" w:rsidRPr="00AB12EB">
          <w:rPr>
            <w:rFonts w:asciiTheme="minorBidi" w:hAnsiTheme="minorBidi"/>
          </w:rPr>
          <w:t>,</w:t>
        </w:r>
        <w:r w:rsidR="00C902A2" w:rsidRPr="004755B3">
          <w:rPr>
            <w:rFonts w:asciiTheme="minorBidi" w:hAnsiTheme="minorBidi"/>
          </w:rPr>
          <w:t xml:space="preserve"> P</w:t>
        </w:r>
      </w:ins>
      <w:ins w:id="459" w:author="Jamie Courtland" w:date="2020-06-24T16:00:00Z">
        <w:r w:rsidR="00EA3529" w:rsidRPr="004755B3">
          <w:rPr>
            <w:rFonts w:asciiTheme="minorBidi" w:hAnsiTheme="minorBidi"/>
          </w:rPr>
          <w:t>DIA</w:t>
        </w:r>
      </w:ins>
      <w:ins w:id="460" w:author="Jamie Courtland" w:date="2020-06-23T22:21:00Z">
        <w:r w:rsidR="00C902A2" w:rsidRPr="00AB12EB">
          <w:rPr>
            <w:rFonts w:asciiTheme="minorBidi" w:hAnsiTheme="minorBidi"/>
            <w:rPrChange w:id="461" w:author="Jamie Courtland" w:date="2020-06-26T12:04:00Z">
              <w:rPr>
                <w:rFonts w:asciiTheme="minorBidi" w:hAnsiTheme="minorBidi"/>
              </w:rPr>
            </w:rPrChange>
          </w:rPr>
          <w:t>6,</w:t>
        </w:r>
      </w:ins>
      <w:ins w:id="462" w:author="Jamie Courtland" w:date="2020-06-23T22:22:00Z">
        <w:r w:rsidR="00C902A2" w:rsidRPr="00AB12EB">
          <w:rPr>
            <w:rFonts w:asciiTheme="minorBidi" w:hAnsiTheme="minorBidi"/>
            <w:rPrChange w:id="463" w:author="Jamie Courtland" w:date="2020-06-26T12:04:00Z">
              <w:rPr>
                <w:rFonts w:asciiTheme="minorBidi" w:hAnsiTheme="minorBidi"/>
              </w:rPr>
            </w:rPrChange>
          </w:rPr>
          <w:t xml:space="preserve"> and D</w:t>
        </w:r>
      </w:ins>
      <w:ins w:id="464" w:author="Jamie Courtland" w:date="2020-06-24T16:00:00Z">
        <w:r w:rsidR="00EA3529" w:rsidRPr="00AB12EB">
          <w:rPr>
            <w:rFonts w:asciiTheme="minorBidi" w:hAnsiTheme="minorBidi"/>
            <w:rPrChange w:id="465" w:author="Jamie Courtland" w:date="2020-06-26T12:04:00Z">
              <w:rPr>
                <w:rFonts w:asciiTheme="minorBidi" w:hAnsiTheme="minorBidi"/>
              </w:rPr>
            </w:rPrChange>
          </w:rPr>
          <w:t>NAJC</w:t>
        </w:r>
      </w:ins>
      <w:ins w:id="466" w:author="Jamie Courtland" w:date="2020-06-23T22:22:00Z">
        <w:r w:rsidR="00C902A2" w:rsidRPr="00AB12EB">
          <w:rPr>
            <w:rFonts w:asciiTheme="minorBidi" w:hAnsiTheme="minorBidi"/>
            <w:rPrChange w:id="467" w:author="Jamie Courtland" w:date="2020-06-26T12:04:00Z">
              <w:rPr>
                <w:rFonts w:asciiTheme="minorBidi" w:hAnsiTheme="minorBidi"/>
              </w:rPr>
            </w:rPrChange>
          </w:rPr>
          <w:t>3</w:t>
        </w:r>
      </w:ins>
      <w:r w:rsidR="001E0337">
        <w:rPr>
          <w:rFonts w:asciiTheme="minorBidi" w:hAnsiTheme="minorBidi"/>
        </w:rPr>
        <w:t>)</w:t>
      </w:r>
      <w:r w:rsidR="006D263F" w:rsidRPr="00741756">
        <w:rPr>
          <w:rFonts w:asciiTheme="minorBidi" w:hAnsiTheme="minorBidi"/>
        </w:rPr>
        <w:t xml:space="preserve">, which </w:t>
      </w:r>
      <w:r w:rsidR="00800C58">
        <w:rPr>
          <w:rFonts w:asciiTheme="minorBidi" w:hAnsiTheme="minorBidi"/>
        </w:rPr>
        <w:t>are</w:t>
      </w:r>
      <w:r w:rsidR="00800C58" w:rsidRPr="00741756">
        <w:rPr>
          <w:rFonts w:asciiTheme="minorBidi" w:hAnsiTheme="minorBidi"/>
        </w:rPr>
        <w:t xml:space="preserve"> </w:t>
      </w:r>
      <w:r w:rsidR="006D263F" w:rsidRPr="00741756">
        <w:rPr>
          <w:rFonts w:asciiTheme="minorBidi" w:hAnsiTheme="minorBidi"/>
        </w:rPr>
        <w:t>commonly engaged in the presence of misfolded proteins, such as those seen in Alzheimer’s disease or Parkinson’s disease</w:t>
      </w:r>
      <w:r w:rsidR="006D263F">
        <w:rPr>
          <w:rFonts w:asciiTheme="minorBidi" w:hAnsiTheme="minorBidi"/>
        </w:rPr>
        <w:t xml:space="preserve"> </w:t>
      </w:r>
      <w:r w:rsidR="006D263F" w:rsidRPr="004755B3">
        <w:rPr>
          <w:rFonts w:asciiTheme="minorBidi" w:hAnsiTheme="minorBidi"/>
        </w:rPr>
        <w:t>(</w:t>
      </w:r>
      <w:r w:rsidR="006F7974" w:rsidRPr="004755B3">
        <w:rPr>
          <w:rFonts w:asciiTheme="minorBidi" w:hAnsiTheme="minorBidi"/>
        </w:rPr>
        <w:t xml:space="preserve">Extended Data </w:t>
      </w:r>
      <w:r w:rsidR="006D263F" w:rsidRPr="004755B3">
        <w:rPr>
          <w:rFonts w:asciiTheme="minorBidi" w:hAnsiTheme="minorBidi"/>
        </w:rPr>
        <w:t>Fig</w:t>
      </w:r>
      <w:r w:rsidR="008958FA" w:rsidRPr="004755B3">
        <w:rPr>
          <w:rFonts w:asciiTheme="minorBidi" w:hAnsiTheme="minorBidi"/>
        </w:rPr>
        <w:t xml:space="preserve"> </w:t>
      </w:r>
      <w:r w:rsidR="009C06DF">
        <w:rPr>
          <w:rFonts w:asciiTheme="minorBidi" w:hAnsiTheme="minorBidi"/>
        </w:rPr>
        <w:t>4</w:t>
      </w:r>
      <w:r w:rsidR="006B2303">
        <w:rPr>
          <w:rFonts w:asciiTheme="minorBidi" w:hAnsiTheme="minorBidi"/>
        </w:rPr>
        <w:t>d</w:t>
      </w:r>
      <w:r w:rsidR="006D263F">
        <w:rPr>
          <w:rFonts w:asciiTheme="minorBidi" w:hAnsiTheme="minorBidi"/>
        </w:rPr>
        <w:t>)</w:t>
      </w:r>
      <w:r w:rsidR="006D263F" w:rsidRPr="00741756">
        <w:rPr>
          <w:rFonts w:asciiTheme="minorBidi" w:hAnsiTheme="minorBidi"/>
        </w:rPr>
        <w:fldChar w:fldCharType="begin" w:fldLock="1"/>
      </w:r>
      <w:r w:rsidR="00325B70">
        <w:rPr>
          <w:rFonts w:asciiTheme="minorBidi" w:hAnsiTheme="minorBidi"/>
        </w:rPr>
        <w:instrText>ADDIN CSL_CITATION {"citationItems":[{"id":"ITEM-1","itemData":{"DOI":"10.1080/15548627.2020.1740529","ISSN":"15548635","PMID":"32164484","abstract":"AKT/PKB is downregulated by the ubiquitin-proteasome system (UPS), which plays a key role in cell survival and tumor progression in various types of cancer. The objective of this study was to determine the relationship between the sequential ubiquitination of lysine residues K284 to K214 in AKT and R-HSPA5 (the arginylated form of HSPA5), which contribute to the autophagic/lysosomal degradation of AKT when impaired proteasomal activity induces cellular stress. Results show that proteasome inhibitors (PIs) increased ATE1 (arginyltransferase 1)-mediated R-HSPA5 levels in a reactive oxygen species (ROS)-dependent manner. Further, binding of fully ubiquitinated AKT with R-HSPA5 induced AKT degradation via the autophagy-lysosome pathway. Specifically, the K48 (Lys48)-linked ubiquitinated form of AKT was selectively degraded in the lysosome with R-HSPA5. The deubiquitinase, USP7 (ubiquitin specific peptidase 7), prevented AKT degradation by inhibiting AKT ubiquitination via interaction with AKT. MUL1 (mitochondrial ubiquitin ligase activator of NFKB 1) also played a vital role in the lysosomal degradation of AKT by sequentially ubiquitinating AKT residues K284 to K214 for R-HSPA5-mediated autophagy. Consistent with this finding, despite HSPA5 arginylation, AKT was not degraded in mul1 KO cells. These results suggest that MUL1-mediated sequential ubiquitination of K284 to K214 may serve as a novel mechanism by which AKT is designated for lysosomal degradation. Moreover, binding of R-HSPA5 with fully ubiquitinated AKT is required for the autophagic/lysosomal degradation of AKT. Thus, modulating the MUL1-mediated non-proteasomal proteolysis mechanisms, such as sequential ubiquitination, may prove to be a novel therapeutic approach for cancer treatment. Abbreviations: AKT1: thymoma viral proto-oncogene 1; ATE1: arginyltransferase 1; ATG5: autophagy related 5; CASP3: caspase 3; EGFP: enhanced green fluorescent protein; GAPDH: glyceraldehyde-3-phosphate dehydrogenase; GSK3B; glycogen synthase kinase 3 beta; HA: hemagglutinin; HSPA5/GRP78/BIP: heat shock protein 5; LAMP1: lysosomal-associated membrane protein 1; MAP1LC3B: microtubule-associated protein 1 light chain 3 beta; MEF: mouse embryonic fibroblast; MUL1: mitochondrial ubiquitin ligase activator of NFKB1; NAC: N-acetylcysteine; NEK2: NIMA (never in mitosis gene a)-related expressed kinase 2; NH4Cl: ammonium chloride; PARP1: poly(ADP-ribose) polymerase family, member 1; PI: proteasome inhibitor; R-HSPA5: argin…","author":[{"dropping-particle":"","family":"Kim","given":"Hyo Jeong","non-dropping-particle":"","parse-names":false,"suffix":""},{"dropping-particle":"","family":"Kim","given":"Sun Yong","non-dropping-particle":"","parse-names":false,"suffix":""},{"dropping-particle":"","family":"Kim","given":"Dae Ho","non-dropping-particle":"","parse-names":false,"suffix":""},{"dropping-particle":"","family":"Park","given":"Joon Seong","non-dropping-particle":"","parse-names":false,"suffix":""},{"dropping-particle":"","family":"Jeong","given":"Seong Hyun","non-dropping-particle":"","parse-names":false,"suffix":""},{"dropping-particle":"","family":"Choi","given":"Young Won","non-dropping-particle":"","parse-names":false,"suffix":""},{"dropping-particle":"","family":"Kim","given":"Chul Ho","non-dropping-particle":"","parse-names":false,"suffix":""}],"container-title":"Autophagy","id":"ITEM-1","issued":{"date-parts":[["2020"]]},"publisher":"Taylor and Francis Inc.","title":"Crosstalk between HSPA5 arginylation and sequential ubiquitination leads to AKT degradation through autophagy flux","type":"article-journal"},"uris":["http://www.mendeley.com/documents/?uuid=91079be5-ff28-3d79-810f-6e9695ce0a93"]},{"id":"ITEM-2","itemData":{"DOI":"10.1016/j.ajhg.2014.10.013","ISSN":"15376605","PMID":"25466870","abstract":"Diabetes mellitus and neurodegeneration are common diseases for which shared genetic factors are still only partly known. Here, we show that loss of the BiP (immunoglobulin heavy-chain binding protein) co-chaperone DNAJC3 leads to diabetes mellitus and widespread neurodegeneration. We investigated three siblings with juvenile-onset diabetes and central and peripheral neurodegeneration, including ataxia, upper-motor-neuron damage, peripheral neuropathy, hearing loss, and cerebral atrophy. Exome sequencing identified a homozygous stop mutation in DNAJC3. Screening of a diabetes database with 226,194 individuals yielded eight phenotypically similar individuals and one family carrying a homozygous DNAJC3 deletion. DNAJC3 was absent in fibroblasts from all affected subjects in both families. To delineate the phenotypic and mutational spectrum and the genetic variability of DNAJC3, we analyzed 8,603 exomes, including 506 from families affected by diabetes, ataxia, upper-motor-neuron damage, peripheral neuropathy, or hearing loss. This analysis revealed only one further loss-of-function allele in DNAJC3 and no further associations in subjects with only a subset of the features of the main phenotype. Our findings demonstrate that loss-of-function DNAJC3 mutations lead to a monogenic, recessive form of diabetes mellitus in humans. Moreover, they present a common denominator for diabetes and widespread neurodegeneration. This complements findings from mice in which knockout of Dnajc3 leads to diabetes and modifies disease in a neurodegenerative model of Marinesco-Sjögren syndrome.","author":[{"dropping-particle":"","family":"Synofzik","given":"Matthis","non-dropping-particle":"","parse-names":false,"suffix":""},{"dropping-particle":"","family":"Haack","given":"Tobias B.","non-dropping-particle":"","parse-names":false,"suffix":""},{"dropping-particle":"","family":"Kopajtich","given":"Robert","non-dropping-particle":"","parse-names":false,"suffix":""},{"dropping-particle":"","family":"Gorza","given":"Matteo","non-dropping-particle":"","parse-names":false,"suffix":""},{"dropping-particle":"","family":"Rapaport","given":"Doron","non-dropping-particle":"","parse-names":false,"suffix":""},{"dropping-particle":"","family":"Greiner","given":"Markus","non-dropping-particle":"","parse-names":false,"suffix":""},{"dropping-particle":"","family":"Schönfeld","given":"Caroline","non-dropping-particle":"","parse-names":false,"suffix":""},{"dropping-particle":"","family":"Freiberg","given":"Clemens","non-dropping-particle":"","parse-names":false,"suffix":""},{"dropping-particle":"","family":"Schorr","given":"Stefan","non-dropping-particle":"","parse-names":false,"suffix":""},{"dropping-particle":"","family":"Holl","given":"Reinhard W.","non-dropping-particle":"","parse-names":false,"suffix":""},{"dropping-particle":"","family":"Gonzalez","given":"Michael A.","non-dropping-particle":"","parse-names":false,"suffix":""},{"dropping-particle":"","family":"Fritsche","given":"Andreas","non-dropping-particle":"","parse-names":false,"suffix":""},{"dropping-particle":"","family":"Fallier-Becker","given":"Petra","non-dropping-particle":"","parse-names":false,"suffix":""},{"dropping-particle":"","family":"Zimmermann","given":"Richard","non-dropping-particle":"","parse-names":false,"suffix":""},{"dropping-particle":"","family":"Strom","given":"Tim M.","non-dropping-particle":"","parse-names":false,"suffix":""},{"dropping-particle":"","family":"Meitinger","given":"Thomas","non-dropping-particle":"","parse-names":false,"suffix":""},{"dropping-particle":"","family":"Züchner","given":"Stephan","non-dropping-particle":"","parse-names":false,"suffix":""},{"dropping-particle":"","family":"Schüle","given":"Rebecca","non-dropping-particle":"","parse-names":false,"suffix":""},{"dropping-particle":"","family":"Schöls","given":"Ludger","non-dropping-particle":"","parse-names":false,"suffix":""},{"dropping-particle":"","family":"Prokisch","given":"Holger","non-dropping-particle":"","parse-names":false,"suffix":""}],"container-title":"American Journal of Human Genetics","id":"ITEM-2","issue":"6","issued":{"date-parts":[["2014","12","4"]]},"page":"689-697","publisher":"Cell Press","title":"Absence of BiP Co-chaperone DNAJC3 causes diabetes mellitus and multisystemic neurodegeneration","type":"article-journal","volume":"95"},"uris":["http://www.mendeley.com/documents/?uuid=46da06b0-b1d7-3487-bc5e-3381f0ed212e"]},{"id":"ITEM-3","itemData":{"DOI":"10.1038/srep38091","ISSN":"20452322","abstract":"Autophagy is protective in cadmium (Cd)-induced oxidative damage. Endoplasmic reticulum (ER) stress has been shown to induce autophagy in a process requiring the unfolded protein response signalling pathways. Cd treatment significantly increased senescence in neuronal cells, which was aggravated by 3-MA or silencing of Atg5 and abolished by rapamycin. Cd increased expression of ER stress regulators Bip, chop, eIf2α, and ATF4, and activated autophagy as evidenced by upregulated LC3. Moreover, the ER stress inhibitor mithramycin inhibited the expression of ER stress protein chaperone Bip and blocked autophagic flux. Downregulating Bip significantly blocked the conversion of LC3-I to LC3-II, decreased LC3 puncta formation, and prevented the increase of senescence in PC12 cells. Interestingly, knocking down Bip regulated the expression of p-AMPK, p-AKT and p-s6k induced by Cd. BAPTA, a Bip inhibitor, decreased the expression of p-AMPK and LC3-II, but enhanced neuronal senescence. In addition, we found that siRNA for Bip enhanced GATA4 expression after 6 h Cd exposure in PC12 cells, while rapamycin treatment decreased GATA4 levels induced by 24 h Cd exposure. These results indicate that autophagy degraded GATA4 in a Bip-dependent way. Our findings suggest that autophagy regulated by Bip expression after ER stress suppressed Cd-induced neuronal senescence.","author":[{"dropping-particle":"","family":"Wang","given":"Tao","non-dropping-particle":"","parse-names":false,"suffix":""},{"dropping-particle":"","family":"Yuan","given":"Yan","non-dropping-particle":"","parse-names":false,"suffix":""},{"dropping-particle":"","family":"Zou","given":"Hui","non-dropping-particle":"","parse-names":false,"suffix":""},{"dropping-particle":"","family":"Yang","given":"Jinlong","non-dropping-particle":"","parse-names":false,"suffix":""},{"dropping-particle":"","family":"Zhao","given":"Shiwen","non-dropping-particle":"","parse-names":false,"suffix":""},{"dropping-particle":"","family":"Ma","given":"Yonggang","non-dropping-particle":"","parse-names":false,"suffix":""},{"dropping-particle":"","family":"Wang","given":"Yi","non-dropping-particle":"","parse-names":false,"suffix":""},{"dropping-particle":"","family":"Bian","given":"Jianchun","non-dropping-particle":"","parse-names":false,"suffix":""},{"dropping-particle":"","family":"Liu","given":"Xuezhong","non-dropping-particle":"","parse-names":false,"suffix":""},{"dropping-particle":"","family":"Gu","given":"Jianhong","non-dropping-particle":"","parse-names":false,"suffix":""},{"dropping-particle":"","family":"Liu","given":"Zongping","non-dropping-particle":"","parse-names":false,"suffix":""},{"dropping-particle":"","family":"Zhu","given":"Jiaqiao","non-dropping-particle":"","parse-names":false,"suffix":""}],"container-title":"Scientific Reports","id":"ITEM-3","issued":{"date-parts":[["2016","12","1"]]},"publisher":"Nature Publishing Group","title":"The ER stress regulator Bip mediates cadmium-induced autophagy and neuronal senescence","type":"article-journal","volume":"6"},"uris":["http://www.mendeley.com/documents/?uuid=edb821b4-fc20-3d22-a425-f183e5bb3d16"]},{"id":"ITEM-4","itemData":{"DOI":"10.33594/000000059","ISSN":"14219778","abstract":"Background/Aims: Endoplasmic reticulum (ER)-resident proteins with a C-terminal KDEL ER-retention sequence are captured in the Golgi apparatus by KDEL receptors (KDELRs). The binding of such proteins to these receptors induces their retrograde transport. Nevertheless, some KDEL proteins, such as Protein Disulfide Isomerases (PDIs), are found at the cell surface. PDIs target disulfide bridges in the extracellular domains of proteins, such as integrins or A Disintegrin And Metalloprotease 17 (ADAM17) leading to changes in the structure and function of these molecules. Integrins become activated and ADAM17 inactivated upon disulfide isomerization. The way that PDIs escape from retrograde transport and reach the plasma membrane remains far from clear. Various mechanisms might exist, depending on whether a local cell surface association or a more global secretion is required. Methods: To get a more detailed insight in the transport of PDIs to the cell surface, methods such as cell surface biotinylation, flow cytometric analysis, immunoprecipitation, fluorescence microscopy as well as labeling of cells with fluorescence labled recombinant PDIA6 was performed. Results: Here, we show that the C-terminal KDEL ER retention sequence is sufficient to prevent secretion of PDIA6 into the extracellular space but is mandatory for its association with the cell surface. The cell surface trafficking of PDIA1, PDIA3, and PDIA6 is dependent on KDELR1, which travels in a dynamic manner to the cell surface. This transport is assumed to result in PDI cell surface association, which differs from PDI inducible secretion into the extracellular space. Distinct PDIs differ in their trafficking properties. Endogenous KDELR1, detectable at the cell surface, might be involved not only in the transport of cell-surface-associated PDIs, but also in their retrieval and internalization from the extracellular space. Conclusion: Beside their ER retention motive PDIs travel to the cell surface. Here they target different proteins to render their function. To escape the ER PDIs travel via various pathways. One of them depends on the KDELR1, which can transport its target to the cell surface, where it is to be expected to release its cargo in close vicinity to its target molecules. Hence, the KDEL sequence is needed for cell surface association of PDIs, such as PDIA6.","author":[{"dropping-particle":"","family":"Bartels","given":"Anne Kathrin","non-dropping-particle":"","parse-names":false,"suffix":""},{"dropping-particle":"","family":"Göttert","given":"Sascha","non-dropping-particle":"","parse-names":false,"suffix":""},{"dropping-particle":"","family":"Desel","given":"Christine","non-dropping-particle":"","parse-names":false,"suffix":""},{"dropping-particle":"","family":"Schäfer","given":"Miriam","non-dropping-particle":"","parse-names":false,"suffix":""},{"dropping-particle":"","family":"Krossa","given":"Sebastian","non-dropping-particle":"","parse-names":false,"suffix":""},{"dropping-particle":"","family":"Scheidig","given":"Axel J.","non-dropping-particle":"","parse-names":false,"suffix":""},{"dropping-particle":"","family":"Grötzinger","given":"Joachim","non-dropping-particle":"","parse-names":false,"suffix":""},{"dropping-particle":"","family":"Lorenzen","given":"Inken","non-dropping-particle":"","parse-names":false,"suffix":""}],"container-title":"Cellular Physiology and Biochemistry","id":"ITEM-4","issue":"4","issued":{"date-parts":[["2019"]]},"page":"850-868","publisher":"Cell Physiol Biochem Press GmbH &amp; Co KG","title":"KDEL receptor 1 contributes to cell surface association of protein disulfide isomerases","type":"article-journal","volume":"52"},"uris":["http://www.mendeley.com/documents/?uuid=e69cae2d-fde1-3516-a42a-3f8d0950c12a"]},{"id":"ITEM-5","itemData":{"DOI":"10.1007/s12192-018-0897-y","ISSN":"14661268","abstract":"The endoplasmic reticulum (ER) plays an important role in maintenance of proteostasis through the unfolded protein response (UPR), which is strongly activated in most neurodegenerative disorders. UPR signalling pathways mediated by IRE1α and ATF6 play a crucial role in the maintenance of ER homeostasis through the transactivation of an array of transcription factors. When activated, these transcription factors induce the expression of genes involved in protein folding and degradation with pro-survival effects. However, the specific contribution of these transcription factors to different neurodegenerative diseases remains poorly defined. Here, we characterised 44 target genes strongly influenced by XBP1 and ATF6 and quantified the expression of a subset of genes in the human post-mortem spinal cord from amyotrophic lateral sclerosis (ALS) cases and in the frontal and temporal cortex from frontotemporal lobar degeneration (FTLD) and Alzheimer’s disease (AD) cases and controls. We found that IRE1α-XBP1 and ATF6 pathways were strongly activated both in ALS and AD. In ALS, XBP1 and ATF6 activation was confirmed by a substantial increase in the expression of both known and novel target genes involved particularly in co-chaperone activity and ER-associated degradation (ERAD) such as DNAJB9, SEL1L and OS9. In AD cases, a distinct pattern emerged, where targets involved in protein folding were more prominent, such as CANX, PDIA3 and PDIA6. These results reveal that both overlapping and disease-specific patterns of IRE1α-XBP1 and ATF6 target genes are activated in AD and ALS, which may be relevant to the development of new therapeutic strategies. [Figure not available: see fulltext.].","author":[{"dropping-particle":"","family":"Montibeller","given":"L.","non-dropping-particle":"","parse-names":false,"suffix":""},{"dropping-particle":"","family":"Belleroche","given":"J.","non-dropping-particle":"de","parse-names":false,"suffix":""}],"container-title":"Cell Stress and Chaperones","id":"ITEM-5","issue":"5","issued":{"date-parts":[["2018","9","1"]]},"page":"897-912","publisher":"Cell Stress and Chaperones","title":"Amyotrophic lateral sclerosis (ALS) and Alzheimer’s disease (AD) are characterised by differential activation of ER stress pathways: focus on UPR target genes","type":"article-journal","volume":"23"},"uris":["http://www.mendeley.com/documents/?uuid=3b957abe-9d98-35f0-8865-b60c60af5246"]}],"mendeley":{"formattedCitation":"&lt;sup&gt;58–62&lt;/sup&gt;","plainTextFormattedCitation":"58–62","previouslyFormattedCitation":"&lt;sup&gt;58–62&lt;/sup&gt;"},"properties":{"noteIndex":0},"schema":"https://github.com/citation-style-language/schema/raw/master/csl-citation.json"}</w:instrText>
      </w:r>
      <w:r w:rsidR="006D263F" w:rsidRPr="00741756">
        <w:rPr>
          <w:rFonts w:asciiTheme="minorBidi" w:hAnsiTheme="minorBidi"/>
        </w:rPr>
        <w:fldChar w:fldCharType="separate"/>
      </w:r>
      <w:r w:rsidR="00325B70" w:rsidRPr="00325B70">
        <w:rPr>
          <w:rFonts w:asciiTheme="minorBidi" w:hAnsiTheme="minorBidi"/>
          <w:noProof/>
          <w:vertAlign w:val="superscript"/>
        </w:rPr>
        <w:t>58–62</w:t>
      </w:r>
      <w:r w:rsidR="006D263F" w:rsidRPr="00741756">
        <w:rPr>
          <w:rFonts w:asciiTheme="minorBidi" w:hAnsiTheme="minorBidi"/>
        </w:rPr>
        <w:fldChar w:fldCharType="end"/>
      </w:r>
      <w:r w:rsidR="006D263F" w:rsidRPr="00741756">
        <w:rPr>
          <w:rFonts w:asciiTheme="minorBidi" w:hAnsiTheme="minorBidi"/>
        </w:rPr>
        <w:t>. Taken together</w:t>
      </w:r>
      <w:r w:rsidR="00054B4E">
        <w:rPr>
          <w:rFonts w:asciiTheme="minorBidi" w:hAnsiTheme="minorBidi"/>
        </w:rPr>
        <w:t>,</w:t>
      </w:r>
      <w:r w:rsidR="006D263F" w:rsidRPr="00741756">
        <w:rPr>
          <w:rFonts w:asciiTheme="minorBidi" w:hAnsiTheme="minorBidi"/>
        </w:rPr>
        <w:t xml:space="preserve"> these data </w:t>
      </w:r>
      <w:r w:rsidR="00B21BD1">
        <w:rPr>
          <w:rFonts w:asciiTheme="minorBidi" w:hAnsiTheme="minorBidi"/>
        </w:rPr>
        <w:t xml:space="preserve">demonstrate that the WASH complex functions in close proximity to endosomal compartments and its </w:t>
      </w:r>
      <w:r w:rsidR="007235BD">
        <w:rPr>
          <w:rFonts w:asciiTheme="minorBidi" w:hAnsiTheme="minorBidi"/>
        </w:rPr>
        <w:t>loss from these locations</w:t>
      </w:r>
      <w:r w:rsidR="007235BD" w:rsidRPr="00741756">
        <w:rPr>
          <w:rFonts w:asciiTheme="minorBidi" w:hAnsiTheme="minorBidi"/>
        </w:rPr>
        <w:t xml:space="preserve"> </w:t>
      </w:r>
      <w:r w:rsidR="003F10A0">
        <w:rPr>
          <w:rFonts w:asciiTheme="minorBidi" w:hAnsiTheme="minorBidi"/>
        </w:rPr>
        <w:t xml:space="preserve">likely </w:t>
      </w:r>
      <w:r w:rsidR="006D263F" w:rsidRPr="00741756">
        <w:rPr>
          <w:rFonts w:asciiTheme="minorBidi" w:hAnsiTheme="minorBidi"/>
        </w:rPr>
        <w:t>alter</w:t>
      </w:r>
      <w:r w:rsidR="00B21BD1">
        <w:rPr>
          <w:rFonts w:asciiTheme="minorBidi" w:hAnsiTheme="minorBidi"/>
        </w:rPr>
        <w:t>s</w:t>
      </w:r>
      <w:r w:rsidR="006D263F" w:rsidRPr="00741756">
        <w:rPr>
          <w:rFonts w:asciiTheme="minorBidi" w:hAnsiTheme="minorBidi"/>
        </w:rPr>
        <w:t xml:space="preserve"> </w:t>
      </w:r>
      <w:r w:rsidR="00B21BD1">
        <w:rPr>
          <w:rFonts w:asciiTheme="minorBidi" w:hAnsiTheme="minorBidi"/>
        </w:rPr>
        <w:t>not only endosomal</w:t>
      </w:r>
      <w:r w:rsidR="003F10A0">
        <w:rPr>
          <w:rFonts w:asciiTheme="minorBidi" w:hAnsiTheme="minorBidi"/>
        </w:rPr>
        <w:t>,</w:t>
      </w:r>
      <w:r w:rsidR="00B21BD1">
        <w:rPr>
          <w:rFonts w:asciiTheme="minorBidi" w:hAnsiTheme="minorBidi"/>
        </w:rPr>
        <w:t xml:space="preserve"> but also </w:t>
      </w:r>
      <w:r w:rsidR="006D263F" w:rsidRPr="00741756">
        <w:rPr>
          <w:rFonts w:asciiTheme="minorBidi" w:hAnsiTheme="minorBidi"/>
        </w:rPr>
        <w:t>lysosomal trafficking</w:t>
      </w:r>
      <w:r w:rsidR="00374ADC">
        <w:rPr>
          <w:rFonts w:asciiTheme="minorBidi" w:hAnsiTheme="minorBidi"/>
        </w:rPr>
        <w:t>,</w:t>
      </w:r>
      <w:r w:rsidR="006D263F" w:rsidRPr="00741756">
        <w:rPr>
          <w:rFonts w:asciiTheme="minorBidi" w:hAnsiTheme="minorBidi"/>
        </w:rPr>
        <w:t xml:space="preserve"> with increased stress on cellular </w:t>
      </w:r>
      <w:r w:rsidR="00374ADC">
        <w:rPr>
          <w:rFonts w:asciiTheme="minorBidi" w:hAnsiTheme="minorBidi"/>
        </w:rPr>
        <w:t>homeostasis</w:t>
      </w:r>
      <w:r w:rsidR="006D263F" w:rsidRPr="00741756">
        <w:rPr>
          <w:rFonts w:asciiTheme="minorBidi" w:hAnsiTheme="minorBidi"/>
        </w:rPr>
        <w:t>.</w:t>
      </w:r>
      <w:r w:rsidR="00C202C1">
        <w:rPr>
          <w:rFonts w:asciiTheme="minorBidi" w:hAnsiTheme="minorBidi"/>
        </w:rPr>
        <w:t xml:space="preserve"> </w:t>
      </w:r>
    </w:p>
    <w:p w14:paraId="2F92C66F" w14:textId="77777777" w:rsidR="008958FA" w:rsidRPr="00C465AE" w:rsidRDefault="008958FA" w:rsidP="003F70D2">
      <w:pPr>
        <w:spacing w:line="480" w:lineRule="auto"/>
        <w:ind w:firstLine="720"/>
        <w:jc w:val="thaiDistribute"/>
        <w:rPr>
          <w:rFonts w:asciiTheme="minorBidi" w:hAnsiTheme="minorBidi"/>
        </w:rPr>
      </w:pPr>
    </w:p>
    <w:p w14:paraId="2CD352CA" w14:textId="4F66F635" w:rsidR="00C202C1" w:rsidRPr="000F0E53" w:rsidRDefault="00C202C1" w:rsidP="003F70D2">
      <w:pPr>
        <w:spacing w:line="480" w:lineRule="auto"/>
        <w:jc w:val="thaiDistribute"/>
        <w:rPr>
          <w:rFonts w:asciiTheme="minorBidi" w:hAnsiTheme="minorBidi"/>
        </w:rPr>
      </w:pPr>
      <w:r>
        <w:rPr>
          <w:rFonts w:asciiTheme="minorBidi" w:hAnsiTheme="minorBidi"/>
          <w:b/>
          <w:bCs/>
        </w:rPr>
        <w:t xml:space="preserve">Mutant neurons display structural </w:t>
      </w:r>
      <w:r w:rsidR="007235BD">
        <w:rPr>
          <w:rFonts w:asciiTheme="minorBidi" w:hAnsiTheme="minorBidi"/>
          <w:b/>
          <w:bCs/>
        </w:rPr>
        <w:t xml:space="preserve">abnormalities </w:t>
      </w:r>
      <w:r>
        <w:rPr>
          <w:rFonts w:asciiTheme="minorBidi" w:hAnsiTheme="minorBidi"/>
          <w:b/>
          <w:bCs/>
        </w:rPr>
        <w:t>in endo</w:t>
      </w:r>
      <w:r w:rsidR="00344FBD">
        <w:rPr>
          <w:rFonts w:asciiTheme="minorBidi" w:hAnsiTheme="minorBidi"/>
          <w:b/>
          <w:bCs/>
        </w:rPr>
        <w:t>-</w:t>
      </w:r>
      <w:r>
        <w:rPr>
          <w:rFonts w:asciiTheme="minorBidi" w:hAnsiTheme="minorBidi"/>
          <w:b/>
          <w:bCs/>
        </w:rPr>
        <w:t xml:space="preserve">lysosomal compartments </w:t>
      </w:r>
      <w:r w:rsidRPr="00CB7E11">
        <w:rPr>
          <w:rFonts w:asciiTheme="minorBidi" w:hAnsiTheme="minorBidi"/>
          <w:b/>
          <w:bCs/>
          <w:i/>
          <w:iCs/>
        </w:rPr>
        <w:t xml:space="preserve">in vitro. </w:t>
      </w:r>
      <w:ins w:id="468" w:author="Jamie Courtland" w:date="2020-06-24T11:01:00Z">
        <w:r w:rsidR="00712106">
          <w:rPr>
            <w:rFonts w:asciiTheme="minorBidi" w:hAnsiTheme="minorBidi"/>
          </w:rPr>
          <w:t>Combined, the proteomics data strongly suggested that the</w:t>
        </w:r>
      </w:ins>
      <w:r w:rsidR="00FB4FAA">
        <w:rPr>
          <w:rFonts w:asciiTheme="minorBidi" w:hAnsiTheme="minorBidi"/>
        </w:rPr>
        <w:t xml:space="preserve"> endo-lysosomal pathway was altered in adult </w:t>
      </w:r>
      <w:r w:rsidR="00FB4FAA" w:rsidRPr="002C39F2">
        <w:rPr>
          <w:rFonts w:asciiTheme="minorBidi" w:hAnsiTheme="minorBidi"/>
        </w:rPr>
        <w:t>SWIP</w:t>
      </w:r>
      <w:r w:rsidR="00FB4FAA" w:rsidRPr="00485452">
        <w:rPr>
          <w:rFonts w:asciiTheme="minorBidi" w:hAnsiTheme="minorBidi"/>
          <w:vertAlign w:val="superscript"/>
        </w:rPr>
        <w:t>P1019R</w:t>
      </w:r>
      <w:r w:rsidR="00FB4FAA" w:rsidRPr="00344FBD">
        <w:rPr>
          <w:rFonts w:asciiTheme="minorBidi" w:hAnsiTheme="minorBidi"/>
          <w:vertAlign w:val="superscript"/>
        </w:rPr>
        <w:t xml:space="preserve"> </w:t>
      </w:r>
      <w:r w:rsidR="00FB4FAA" w:rsidRPr="002B1B3B">
        <w:rPr>
          <w:rFonts w:asciiTheme="minorBidi" w:hAnsiTheme="minorBidi"/>
        </w:rPr>
        <w:t>mutant</w:t>
      </w:r>
      <w:r w:rsidR="00FB4FAA" w:rsidRPr="002C39F2">
        <w:rPr>
          <w:rFonts w:asciiTheme="minorBidi" w:hAnsiTheme="minorBidi"/>
        </w:rPr>
        <w:t xml:space="preserve"> mouse</w:t>
      </w:r>
      <w:r w:rsidR="00FB4FAA">
        <w:rPr>
          <w:rFonts w:asciiTheme="minorBidi" w:hAnsiTheme="minorBidi"/>
        </w:rPr>
        <w:t xml:space="preserve"> brain</w:t>
      </w:r>
      <w:ins w:id="469" w:author="Jamie Courtland" w:date="2020-06-24T11:02:00Z">
        <w:r w:rsidR="00712106">
          <w:rPr>
            <w:rFonts w:asciiTheme="minorBidi" w:hAnsiTheme="minorBidi"/>
          </w:rPr>
          <w:t>.</w:t>
        </w:r>
      </w:ins>
      <w:r w:rsidR="00FB4FAA">
        <w:rPr>
          <w:rFonts w:asciiTheme="minorBidi" w:hAnsiTheme="minorBidi"/>
        </w:rPr>
        <w:t xml:space="preserve"> </w:t>
      </w:r>
      <w:ins w:id="470" w:author="Jamie Courtland" w:date="2020-06-24T11:02:00Z">
        <w:r w:rsidR="00712106">
          <w:rPr>
            <w:rFonts w:asciiTheme="minorBidi" w:hAnsiTheme="minorBidi"/>
          </w:rPr>
          <w:t>Next, we</w:t>
        </w:r>
      </w:ins>
      <w:r w:rsidR="00FB4FAA">
        <w:rPr>
          <w:rFonts w:asciiTheme="minorBidi" w:hAnsiTheme="minorBidi"/>
        </w:rPr>
        <w:t xml:space="preserve"> analyzed whether </w:t>
      </w:r>
      <w:r w:rsidR="00FB4FAA">
        <w:rPr>
          <w:rFonts w:asciiTheme="minorBidi" w:hAnsiTheme="minorBidi"/>
        </w:rPr>
        <w:lastRenderedPageBreak/>
        <w:t xml:space="preserve">structural changes in this system were evident in primary neurons. </w:t>
      </w:r>
      <w:r>
        <w:rPr>
          <w:rFonts w:asciiTheme="minorBidi" w:hAnsiTheme="minorBidi"/>
        </w:rPr>
        <w:t xml:space="preserve"> </w:t>
      </w:r>
      <w:r w:rsidR="00184749">
        <w:rPr>
          <w:rFonts w:asciiTheme="minorBidi" w:hAnsiTheme="minorBidi"/>
        </w:rPr>
        <w:t>C</w:t>
      </w:r>
      <w:r>
        <w:rPr>
          <w:rFonts w:asciiTheme="minorBidi" w:hAnsiTheme="minorBidi"/>
        </w:rPr>
        <w:t xml:space="preserve">ortical neurons from littermate WT and MUT </w:t>
      </w:r>
      <w:r w:rsidR="008958FA">
        <w:rPr>
          <w:rFonts w:asciiTheme="minorBidi" w:hAnsiTheme="minorBidi"/>
        </w:rPr>
        <w:t xml:space="preserve">P0 pups </w:t>
      </w:r>
      <w:r w:rsidR="00184749">
        <w:rPr>
          <w:rFonts w:asciiTheme="minorBidi" w:hAnsiTheme="minorBidi"/>
        </w:rPr>
        <w:t xml:space="preserve">were cultured </w:t>
      </w:r>
      <w:r>
        <w:rPr>
          <w:rFonts w:asciiTheme="minorBidi" w:hAnsiTheme="minorBidi"/>
        </w:rPr>
        <w:t xml:space="preserve">for 15 days </w:t>
      </w:r>
      <w:r w:rsidRPr="00B57634">
        <w:rPr>
          <w:rFonts w:asciiTheme="minorBidi" w:hAnsiTheme="minorBidi"/>
          <w:i/>
        </w:rPr>
        <w:t>in vitro</w:t>
      </w:r>
      <w:r>
        <w:rPr>
          <w:rFonts w:asciiTheme="minorBidi" w:hAnsiTheme="minorBidi"/>
        </w:rPr>
        <w:t xml:space="preserve"> (DIV15, </w:t>
      </w:r>
      <w:r w:rsidRPr="002B1B3B">
        <w:rPr>
          <w:rFonts w:asciiTheme="minorBidi" w:hAnsiTheme="minorBidi"/>
        </w:rPr>
        <w:t xml:space="preserve">Fig </w:t>
      </w:r>
      <w:r w:rsidR="00DF35DC">
        <w:rPr>
          <w:rFonts w:asciiTheme="minorBidi" w:hAnsiTheme="minorBidi"/>
        </w:rPr>
        <w:t>3</w:t>
      </w:r>
      <w:r w:rsidR="00DF35DC" w:rsidRPr="002B1B3B">
        <w:rPr>
          <w:rFonts w:asciiTheme="minorBidi" w:hAnsiTheme="minorBidi"/>
        </w:rPr>
        <w:t>a</w:t>
      </w:r>
      <w:r>
        <w:rPr>
          <w:rFonts w:asciiTheme="minorBidi" w:hAnsiTheme="minorBidi"/>
        </w:rPr>
        <w:t>)</w:t>
      </w:r>
      <w:r w:rsidR="00184749">
        <w:rPr>
          <w:rFonts w:asciiTheme="minorBidi" w:hAnsiTheme="minorBidi"/>
        </w:rPr>
        <w:t xml:space="preserve">, </w:t>
      </w:r>
      <w:r>
        <w:rPr>
          <w:rFonts w:asciiTheme="minorBidi" w:hAnsiTheme="minorBidi"/>
        </w:rPr>
        <w:t xml:space="preserve">then fixed and stained for </w:t>
      </w:r>
      <w:ins w:id="471" w:author="Jamie Courtland" w:date="2020-06-25T06:41:00Z">
        <w:r w:rsidR="003424A2">
          <w:rPr>
            <w:rFonts w:asciiTheme="minorBidi" w:hAnsiTheme="minorBidi"/>
          </w:rPr>
          <w:t xml:space="preserve">established </w:t>
        </w:r>
      </w:ins>
      <w:r>
        <w:rPr>
          <w:rFonts w:asciiTheme="minorBidi" w:hAnsiTheme="minorBidi"/>
        </w:rPr>
        <w:t>markers of early endosomes (</w:t>
      </w:r>
      <w:ins w:id="472" w:author="Jamie Courtland" w:date="2020-06-24T11:03:00Z">
        <w:r w:rsidR="005F3CE5">
          <w:rPr>
            <w:rFonts w:asciiTheme="minorBidi" w:hAnsiTheme="minorBidi"/>
          </w:rPr>
          <w:t>Early Endosome Antigen 1</w:t>
        </w:r>
      </w:ins>
      <w:ins w:id="473" w:author="Jamie Courtland" w:date="2020-06-26T12:05:00Z">
        <w:r w:rsidR="004755B3">
          <w:rPr>
            <w:rFonts w:asciiTheme="minorBidi" w:hAnsiTheme="minorBidi"/>
          </w:rPr>
          <w:t>,</w:t>
        </w:r>
      </w:ins>
      <w:ins w:id="474" w:author="Jamie Courtland" w:date="2020-06-24T11:03:00Z">
        <w:r w:rsidR="005F3CE5">
          <w:rPr>
            <w:rFonts w:asciiTheme="minorBidi" w:hAnsiTheme="minorBidi"/>
          </w:rPr>
          <w:t xml:space="preserve"> </w:t>
        </w:r>
      </w:ins>
      <w:r>
        <w:rPr>
          <w:rFonts w:asciiTheme="minorBidi" w:hAnsiTheme="minorBidi"/>
        </w:rPr>
        <w:t>EEA1</w:t>
      </w:r>
      <w:ins w:id="475" w:author="Jamie Courtland" w:date="2020-06-26T12:05:00Z">
        <w:r w:rsidR="004755B3">
          <w:rPr>
            <w:rFonts w:asciiTheme="minorBidi" w:hAnsiTheme="minorBidi"/>
          </w:rPr>
          <w:t>;</w:t>
        </w:r>
      </w:ins>
      <w:r>
        <w:rPr>
          <w:rFonts w:asciiTheme="minorBidi" w:hAnsiTheme="minorBidi"/>
        </w:rPr>
        <w:t xml:space="preserve"> </w:t>
      </w:r>
      <w:r w:rsidRPr="002B1B3B">
        <w:rPr>
          <w:rFonts w:asciiTheme="minorBidi" w:hAnsiTheme="minorBidi"/>
        </w:rPr>
        <w:t xml:space="preserve">Fig </w:t>
      </w:r>
      <w:r w:rsidR="00DF35DC">
        <w:rPr>
          <w:rFonts w:asciiTheme="minorBidi" w:hAnsiTheme="minorBidi"/>
        </w:rPr>
        <w:t>3</w:t>
      </w:r>
      <w:proofErr w:type="gramStart"/>
      <w:r w:rsidR="00DF35DC" w:rsidRPr="002B1B3B">
        <w:rPr>
          <w:rFonts w:asciiTheme="minorBidi" w:hAnsiTheme="minorBidi"/>
        </w:rPr>
        <w:t>b</w:t>
      </w:r>
      <w:r w:rsidRPr="002B1B3B">
        <w:rPr>
          <w:rFonts w:asciiTheme="minorBidi" w:hAnsiTheme="minorBidi"/>
        </w:rPr>
        <w:t>,c</w:t>
      </w:r>
      <w:proofErr w:type="gramEnd"/>
      <w:r w:rsidRPr="00C010F2">
        <w:rPr>
          <w:rFonts w:asciiTheme="minorBidi" w:hAnsiTheme="minorBidi"/>
        </w:rPr>
        <w:t>)</w:t>
      </w:r>
      <w:r>
        <w:rPr>
          <w:rFonts w:asciiTheme="minorBidi" w:hAnsiTheme="minorBidi"/>
        </w:rPr>
        <w:t xml:space="preserve"> and lysosomes (Cathepsin D</w:t>
      </w:r>
      <w:ins w:id="476" w:author="Jamie Courtland" w:date="2020-06-26T12:05:00Z">
        <w:r w:rsidR="004755B3">
          <w:rPr>
            <w:rFonts w:asciiTheme="minorBidi" w:hAnsiTheme="minorBidi"/>
          </w:rPr>
          <w:t>,</w:t>
        </w:r>
      </w:ins>
      <w:ins w:id="477" w:author="Jamie Courtland" w:date="2020-06-24T11:03:00Z">
        <w:r w:rsidR="005F3CE5">
          <w:rPr>
            <w:rFonts w:asciiTheme="minorBidi" w:hAnsiTheme="minorBidi"/>
          </w:rPr>
          <w:t xml:space="preserve"> </w:t>
        </w:r>
      </w:ins>
      <w:proofErr w:type="spellStart"/>
      <w:ins w:id="478" w:author="Jamie Courtland" w:date="2020-06-24T11:04:00Z">
        <w:r w:rsidR="005F3CE5">
          <w:rPr>
            <w:rFonts w:asciiTheme="minorBidi" w:hAnsiTheme="minorBidi"/>
          </w:rPr>
          <w:t>CathD</w:t>
        </w:r>
      </w:ins>
      <w:proofErr w:type="spellEnd"/>
      <w:ins w:id="479" w:author="Jamie Courtland" w:date="2020-06-26T12:05:00Z">
        <w:r w:rsidR="004755B3">
          <w:rPr>
            <w:rFonts w:asciiTheme="minorBidi" w:hAnsiTheme="minorBidi"/>
          </w:rPr>
          <w:t>;</w:t>
        </w:r>
      </w:ins>
      <w:r>
        <w:rPr>
          <w:rFonts w:asciiTheme="minorBidi" w:hAnsiTheme="minorBidi"/>
        </w:rPr>
        <w:t xml:space="preserve"> </w:t>
      </w:r>
      <w:r w:rsidRPr="002B1B3B">
        <w:rPr>
          <w:rFonts w:asciiTheme="minorBidi" w:hAnsiTheme="minorBidi"/>
        </w:rPr>
        <w:t xml:space="preserve">Fig </w:t>
      </w:r>
      <w:r w:rsidR="00DF35DC">
        <w:rPr>
          <w:rFonts w:asciiTheme="minorBidi" w:hAnsiTheme="minorBidi"/>
        </w:rPr>
        <w:t>3</w:t>
      </w:r>
      <w:r w:rsidR="00DF35DC" w:rsidRPr="002B1B3B">
        <w:rPr>
          <w:rFonts w:asciiTheme="minorBidi" w:hAnsiTheme="minorBidi"/>
        </w:rPr>
        <w:t>d</w:t>
      </w:r>
      <w:r w:rsidRPr="002B1B3B">
        <w:rPr>
          <w:rFonts w:asciiTheme="minorBidi" w:hAnsiTheme="minorBidi"/>
        </w:rPr>
        <w:t>,e</w:t>
      </w:r>
      <w:r w:rsidRPr="00C010F2">
        <w:rPr>
          <w:rFonts w:asciiTheme="minorBidi" w:hAnsiTheme="minorBidi"/>
        </w:rPr>
        <w:t>).</w:t>
      </w:r>
      <w:r>
        <w:rPr>
          <w:rFonts w:asciiTheme="minorBidi" w:hAnsiTheme="minorBidi"/>
        </w:rPr>
        <w:t xml:space="preserve"> </w:t>
      </w:r>
      <w:r w:rsidR="00184749">
        <w:rPr>
          <w:rFonts w:asciiTheme="minorBidi" w:hAnsiTheme="minorBidi"/>
        </w:rPr>
        <w:t>R</w:t>
      </w:r>
      <w:r>
        <w:rPr>
          <w:rFonts w:asciiTheme="minorBidi" w:hAnsiTheme="minorBidi"/>
        </w:rPr>
        <w:t>econstruct</w:t>
      </w:r>
      <w:r w:rsidR="00184749">
        <w:rPr>
          <w:rFonts w:asciiTheme="minorBidi" w:hAnsiTheme="minorBidi"/>
        </w:rPr>
        <w:t>ed</w:t>
      </w:r>
      <w:r>
        <w:rPr>
          <w:rFonts w:asciiTheme="minorBidi" w:hAnsiTheme="minorBidi"/>
        </w:rPr>
        <w:t xml:space="preserve"> three-dimensional volumes of EEA1 and Cathepsin D puncta </w:t>
      </w:r>
      <w:r w:rsidR="00184749">
        <w:rPr>
          <w:rFonts w:asciiTheme="minorBidi" w:hAnsiTheme="minorBidi"/>
        </w:rPr>
        <w:t>revealed</w:t>
      </w:r>
      <w:r>
        <w:rPr>
          <w:rFonts w:asciiTheme="minorBidi" w:hAnsiTheme="minorBidi"/>
        </w:rPr>
        <w:t xml:space="preserve"> </w:t>
      </w:r>
      <w:r w:rsidR="0064374F">
        <w:rPr>
          <w:rFonts w:asciiTheme="minorBidi" w:hAnsiTheme="minorBidi"/>
        </w:rPr>
        <w:t xml:space="preserve">that </w:t>
      </w:r>
      <w:r>
        <w:rPr>
          <w:rFonts w:asciiTheme="minorBidi" w:hAnsiTheme="minorBidi"/>
        </w:rPr>
        <w:t>MUT neurons display larger EEA1+ somatic puncta than WT neurons (</w:t>
      </w:r>
      <w:r w:rsidRPr="002B1B3B">
        <w:rPr>
          <w:rFonts w:asciiTheme="minorBidi" w:hAnsiTheme="minorBidi"/>
        </w:rPr>
        <w:t xml:space="preserve">Fig </w:t>
      </w:r>
      <w:r w:rsidR="00DF35DC">
        <w:rPr>
          <w:rFonts w:asciiTheme="minorBidi" w:hAnsiTheme="minorBidi"/>
        </w:rPr>
        <w:t>3</w:t>
      </w:r>
      <w:proofErr w:type="gramStart"/>
      <w:r w:rsidR="00DF35DC" w:rsidRPr="002B1B3B">
        <w:rPr>
          <w:rFonts w:asciiTheme="minorBidi" w:hAnsiTheme="minorBidi"/>
        </w:rPr>
        <w:t>g</w:t>
      </w:r>
      <w:r w:rsidRPr="002B1B3B">
        <w:rPr>
          <w:rFonts w:asciiTheme="minorBidi" w:hAnsiTheme="minorBidi"/>
        </w:rPr>
        <w:t>,j</w:t>
      </w:r>
      <w:proofErr w:type="gramEnd"/>
      <w:r w:rsidRPr="002B1B3B">
        <w:rPr>
          <w:rFonts w:asciiTheme="minorBidi" w:hAnsiTheme="minorBidi"/>
        </w:rPr>
        <w:t>),</w:t>
      </w:r>
      <w:r>
        <w:rPr>
          <w:rFonts w:asciiTheme="minorBidi" w:hAnsiTheme="minorBidi"/>
        </w:rPr>
        <w:t xml:space="preserve"> but no difference in the total number of EEA1+ puncta (</w:t>
      </w:r>
      <w:r w:rsidRPr="002B1B3B">
        <w:rPr>
          <w:rFonts w:asciiTheme="minorBidi" w:hAnsiTheme="minorBidi"/>
        </w:rPr>
        <w:t xml:space="preserve">Fig </w:t>
      </w:r>
      <w:r w:rsidR="00DF35DC">
        <w:rPr>
          <w:rFonts w:asciiTheme="minorBidi" w:hAnsiTheme="minorBidi"/>
        </w:rPr>
        <w:t>3</w:t>
      </w:r>
      <w:r w:rsidR="00DF35DC" w:rsidRPr="002B1B3B">
        <w:rPr>
          <w:rFonts w:asciiTheme="minorBidi" w:hAnsiTheme="minorBidi"/>
        </w:rPr>
        <w:t>f</w:t>
      </w:r>
      <w:r>
        <w:rPr>
          <w:rFonts w:asciiTheme="minorBidi" w:hAnsiTheme="minorBidi"/>
        </w:rPr>
        <w:t>)</w:t>
      </w:r>
      <w:r w:rsidR="00184749">
        <w:rPr>
          <w:rFonts w:asciiTheme="minorBidi" w:hAnsiTheme="minorBidi"/>
        </w:rPr>
        <w:t>. This</w:t>
      </w:r>
      <w:r>
        <w:rPr>
          <w:rFonts w:asciiTheme="minorBidi" w:hAnsiTheme="minorBidi"/>
        </w:rPr>
        <w:t xml:space="preserve"> </w:t>
      </w:r>
      <w:r w:rsidR="00184749">
        <w:rPr>
          <w:rFonts w:asciiTheme="minorBidi" w:hAnsiTheme="minorBidi"/>
        </w:rPr>
        <w:t>finding is</w:t>
      </w:r>
      <w:r>
        <w:rPr>
          <w:rFonts w:asciiTheme="minorBidi" w:hAnsiTheme="minorBidi"/>
        </w:rPr>
        <w:t xml:space="preserve"> consistent with </w:t>
      </w:r>
      <w:r w:rsidR="00184749">
        <w:rPr>
          <w:rFonts w:asciiTheme="minorBidi" w:hAnsiTheme="minorBidi"/>
        </w:rPr>
        <w:t>a loss of function mutation</w:t>
      </w:r>
      <w:r w:rsidR="0064374F">
        <w:rPr>
          <w:rFonts w:asciiTheme="minorBidi" w:hAnsiTheme="minorBidi"/>
        </w:rPr>
        <w:t>,</w:t>
      </w:r>
      <w:r w:rsidR="00184749">
        <w:rPr>
          <w:rFonts w:asciiTheme="minorBidi" w:hAnsiTheme="minorBidi"/>
        </w:rPr>
        <w:t xml:space="preserve"> as </w:t>
      </w:r>
      <w:r>
        <w:rPr>
          <w:rFonts w:asciiTheme="minorBidi" w:hAnsiTheme="minorBidi"/>
        </w:rPr>
        <w:t xml:space="preserve">loss of WASH </w:t>
      </w:r>
      <w:r w:rsidR="00184749">
        <w:rPr>
          <w:rFonts w:asciiTheme="minorBidi" w:hAnsiTheme="minorBidi"/>
        </w:rPr>
        <w:t xml:space="preserve">activity </w:t>
      </w:r>
      <w:r>
        <w:rPr>
          <w:rFonts w:asciiTheme="minorBidi" w:hAnsiTheme="minorBidi"/>
        </w:rPr>
        <w:t>prevents cargo scission from endosomes and leads to cargo accumulation</w:t>
      </w:r>
      <w:r w:rsidR="0064374F">
        <w:rPr>
          <w:rFonts w:asciiTheme="minorBidi" w:hAnsiTheme="minorBidi"/>
        </w:rPr>
        <w:fldChar w:fldCharType="begin" w:fldLock="1"/>
      </w:r>
      <w:r w:rsidR="009D5853">
        <w:rPr>
          <w:rFonts w:asciiTheme="minorBidi" w:hAnsiTheme="minorBidi"/>
        </w:rPr>
        <w:instrText>ADDIN CSL_CITATION {"citationItems":[{"id":"ITEM-1","itemData":{"DOI":"10.1091/mbc.e12-02-0101","ISSN":"19394586","abstract":"The Arp2/3-activator Wiskott-Aldrich syndrome protein and Scar homologue (WASH) is suggested to regulate actin-dependent membrane scission during endosomal sorting, but its cellular roles have not been fully elucidated. To investigate WASH function, we generated tamoxifen-inducible WASH-knockout mouse embryonic fibroblasts (WASHout MEFs). Of interest, although EEA1(+) endosomes were enlarged, collapsed, and devoid of filamentous-actin and Arp2/3 in WASHout MEFs, we did not observe elongated membrane tubules emanating from these disorganized endomembranes. However, collapsed WASHout endosomes harbored segregated subdomains, containing either retromer cargo recognition complex-associated proteins or EEA1. In addition, we observed global collapse of LAMP1(+) lysosomes, with some lysosomal membrane domains associated with endosomes. Both epidermal growth factor receptor (EGFR) and transferrin receptor (TfnR) exhibited changes in steady-state cellular localization. EGFR was directed to the lysosomal compartment and exhibited reduced basal levels in WASHout MEFs. However, although TfnR was accumulated with collapsed endosomes, it recycled normally. Moreover, EGF stimulation led to efficient EGFR degradation within enlarged lysosomal structures. These results are consistent with the idea that discrete receptors differentially traffic via WASH-dependent and WASH-independent mechanisms and demonstrate that WASH-mediated F-actin is requisite for the integrity of both endosomal and lysosomal networks in mammalian cells.","author":[{"dropping-particle":"","family":"Gomez","given":"Timothy S.","non-dropping-particle":"","parse-names":false,"suffix":""},{"dropping-particle":"","family":"Gorman","given":"Jacquelyn A.","non-dropping-particle":"","parse-names":false,"suffix":""},{"dropping-particle":"","family":"Narvajas","given":"Amaia Artal Martinez","non-dropping-particle":"de","parse-names":false,"suffix":""},{"dropping-particle":"","family":"Koenig","given":"Alexander O.","non-dropping-particle":"","parse-names":false,"suffix":""},{"dropping-particle":"","family":"Billadeau","given":"Daniel D.","non-dropping-particle":"","parse-names":false,"suffix":""}],"container-title":"Molecular biology of the cell","id":"ITEM-1","issue":"16","issued":{"date-parts":[["2012"]]},"page":"3215-3228","publisher":"American Society for Cell Biology","title":"Trafficking defects in WASH-knockout fibroblasts originate from collapsed endosomal and lysosomal networks.","type":"article-journal","volume":"23"},"uris":["http://www.mendeley.com/documents/?uuid=4fae20c0-c7c8-363e-8428-d42c98c0ac42"]},{"id":"ITEM-2","itemData":{"DOI":"10.1038/ncomms10961","ISSN":"20411723","abstract":"The low-density lipoprotein receptor (LDLR) plays a pivotal role in clearing atherogenic circulating low-density lipoprotein (LDL) cholesterol. Here we show that the COMMD/CCDC22/CCDC93 (CCC) and the Wiskott-Aldrich syndrome protein and SCAR homologue (WASH) complexes are both crucial for endosomal sorting of LDLR and for its function. We find that patients with X-linked intellectual disability caused by mutations in CCDC22 are hypercholesterolaemic, and that COMMD1-deficient dogs and liver-specific Commd1 knockout mice have elevated plasma LDL cholesterol levels. Furthermore, Commd1 depletion results in mislocalization of LDLR, accompanied by decreased LDL uptake. Increased total plasma cholesterol levels are also seen in hepatic COMMD9-deficient mice. Inactivation of the CCC-associated WASH complex causes LDLR mislocalization, increased lysosomal degradation of LDLR and impaired LDL uptake. Furthermore, a mutation in the WASH component KIAA0196 (strumpellin) is associated with hypercholesterolaemia in humans. Altogether, this study provides valuable insights into the mechanisms regulating cholesterol homeostasis and LDLR trafficking.","author":[{"dropping-particle":"","family":"Bartuzi","given":"Paulina","non-dropping-particle":"","parse-names":false,"suffix":""},{"dropping-particle":"","family":"Billadeau","given":"Daniel D.","non-dropping-particle":"","parse-names":false,"suffix":""},{"dropping-particle":"","family":"Favier","given":"Robert","non-dropping-particle":"","parse-names":false,"suffix":""},{"dropping-particle":"","family":"Rong","given":"Shunxing","non-dropping-particle":"","parse-names":false,"suffix":""},{"dropping-particle":"","family":"Dekker","given":"Daphne","non-dropping-particle":"","parse-names":false,"suffix":""},{"dropping-particle":"","family":"Fedoseienko","given":"Alina","non-dropping-particle":"","parse-names":false,"suffix":""},{"dropping-particle":"","family":"Fieten","given":"Hille","non-dropping-particle":"","parse-names":false,"suffix":""},{"dropping-particle":"","family":"Wijers","given":"Melinde","non-dropping-particle":"","parse-names":false,"suffix":""},{"dropping-particle":"","family":"Levels","given":"Johannes H.","non-dropping-particle":"","parse-names":false,"suffix":""},{"dropping-particle":"","family":"Huijkman","given":"Nicolette","non-dropping-particle":"","parse-names":false,"suffix":""},{"dropping-particle":"","family":"Kloosterhuis","given":"Niels","non-dropping-particle":"","parse-names":false,"suffix":""},{"dropping-particle":"","family":"Molen","given":"Henk","non-dropping-particle":"Van Der","parse-names":false,"suffix":""},{"dropping-particle":"","family":"Brufau","given":"Gemma","non-dropping-particle":"","parse-names":false,"suffix":""},{"dropping-particle":"","family":"Groen","given":"Albert K.","non-dropping-particle":"","parse-names":false,"suffix":""},{"dropping-particle":"","family":"Elliott","given":"Alison M.","non-dropping-particle":"","parse-names":false,"suffix":""},{"dropping-particle":"","family":"Kuivenhoven","given":"Jan Albert","non-dropping-particle":"","parse-names":false,"suffix":""},{"dropping-particle":"","family":"Plecko","given":"Barbara","non-dropping-particle":"","parse-names":false,"suffix":""},{"dropping-particle":"","family":"Grangl","given":"Gernot","non-dropping-particle":"","parse-names":false,"suffix":""},{"dropping-particle":"","family":"McGaughran","given":"Julie","non-dropping-particle":"","parse-names":false,"suffix":""},{"dropping-particle":"","family":"Horton","given":"Jay D.","non-dropping-particle":"","parse-names":false,"suffix":""},{"dropping-particle":"","family":"Burstein","given":"Ezra","non-dropping-particle":"","parse-names":false,"suffix":""},{"dropping-particle":"","family":"Hofker","given":"Marten H.","non-dropping-particle":"","parse-names":false,"suffix":""},{"dropping-particle":"","family":"Sluis","given":"Bart","non-dropping-particle":"Van De","parse-names":false,"suffix":""}],"container-title":"Nature Communications","id":"ITEM-2","issued":{"date-parts":[["2016","3","11"]]},"publisher":"Nature Publishing Group","title":"CCC- and WASH-mediated endosomal sorting of LDLR is required for normal clearance of circulating LDL","type":"article-journal","volume":"7"},"uris":["http://www.mendeley.com/documents/?uuid=702932d9-2e2d-3f48-a8a3-929b3a325aa4"]}],"mendeley":{"formattedCitation":"&lt;sup&gt;17,18&lt;/sup&gt;","plainTextFormattedCitation":"17,18","previouslyFormattedCitation":"&lt;sup&gt;17,18&lt;/sup&gt;"},"properties":{"noteIndex":0},"schema":"https://github.com/citation-style-language/schema/raw/master/csl-citation.json"}</w:instrText>
      </w:r>
      <w:r w:rsidR="0064374F">
        <w:rPr>
          <w:rFonts w:asciiTheme="minorBidi" w:hAnsiTheme="minorBidi"/>
        </w:rPr>
        <w:fldChar w:fldCharType="separate"/>
      </w:r>
      <w:r w:rsidR="009D5853" w:rsidRPr="009D5853">
        <w:rPr>
          <w:rFonts w:asciiTheme="minorBidi" w:hAnsiTheme="minorBidi"/>
          <w:noProof/>
          <w:vertAlign w:val="superscript"/>
        </w:rPr>
        <w:t>17,18</w:t>
      </w:r>
      <w:r w:rsidR="0064374F">
        <w:rPr>
          <w:rFonts w:asciiTheme="minorBidi" w:hAnsiTheme="minorBidi"/>
        </w:rPr>
        <w:fldChar w:fldCharType="end"/>
      </w:r>
      <w:r>
        <w:rPr>
          <w:rFonts w:asciiTheme="minorBidi" w:hAnsiTheme="minorBidi"/>
        </w:rPr>
        <w:t xml:space="preserve">. On the other hand, MUT neurons exhibited significantly less Cathepsin D+ puncta than WT neurons </w:t>
      </w:r>
      <w:r w:rsidRPr="00C010F2">
        <w:rPr>
          <w:rFonts w:asciiTheme="minorBidi" w:hAnsiTheme="minorBidi"/>
        </w:rPr>
        <w:t>(</w:t>
      </w:r>
      <w:r w:rsidRPr="002B1B3B">
        <w:rPr>
          <w:rFonts w:asciiTheme="minorBidi" w:hAnsiTheme="minorBidi"/>
        </w:rPr>
        <w:t xml:space="preserve">Fig </w:t>
      </w:r>
      <w:r w:rsidR="00DF35DC">
        <w:rPr>
          <w:rFonts w:asciiTheme="minorBidi" w:hAnsiTheme="minorBidi"/>
        </w:rPr>
        <w:t>3</w:t>
      </w:r>
      <w:r w:rsidR="00DF35DC" w:rsidRPr="002B1B3B">
        <w:rPr>
          <w:rFonts w:asciiTheme="minorBidi" w:hAnsiTheme="minorBidi"/>
        </w:rPr>
        <w:t>h</w:t>
      </w:r>
      <w:r w:rsidRPr="00C010F2">
        <w:rPr>
          <w:rFonts w:asciiTheme="minorBidi" w:hAnsiTheme="minorBidi"/>
        </w:rPr>
        <w:t>),</w:t>
      </w:r>
      <w:r>
        <w:rPr>
          <w:rFonts w:asciiTheme="minorBidi" w:hAnsiTheme="minorBidi"/>
        </w:rPr>
        <w:t xml:space="preserve"> but the </w:t>
      </w:r>
      <w:r w:rsidR="0079552B">
        <w:rPr>
          <w:rFonts w:asciiTheme="minorBidi" w:hAnsiTheme="minorBidi"/>
        </w:rPr>
        <w:t xml:space="preserve">remaining </w:t>
      </w:r>
      <w:r>
        <w:rPr>
          <w:rFonts w:asciiTheme="minorBidi" w:hAnsiTheme="minorBidi"/>
        </w:rPr>
        <w:t xml:space="preserve">puncta were significantly larger than those of WT neurons </w:t>
      </w:r>
      <w:r w:rsidRPr="00C010F2">
        <w:rPr>
          <w:rFonts w:asciiTheme="minorBidi" w:hAnsiTheme="minorBidi"/>
        </w:rPr>
        <w:t>(</w:t>
      </w:r>
      <w:r w:rsidRPr="002B1B3B">
        <w:rPr>
          <w:rFonts w:asciiTheme="minorBidi" w:hAnsiTheme="minorBidi"/>
        </w:rPr>
        <w:t xml:space="preserve">Fig </w:t>
      </w:r>
      <w:r w:rsidR="00DF35DC">
        <w:rPr>
          <w:rFonts w:asciiTheme="minorBidi" w:hAnsiTheme="minorBidi"/>
        </w:rPr>
        <w:t>3</w:t>
      </w:r>
      <w:proofErr w:type="gramStart"/>
      <w:r w:rsidR="00DF35DC" w:rsidRPr="002B1B3B">
        <w:rPr>
          <w:rFonts w:asciiTheme="minorBidi" w:hAnsiTheme="minorBidi"/>
        </w:rPr>
        <w:t>i</w:t>
      </w:r>
      <w:r w:rsidRPr="002B1B3B">
        <w:rPr>
          <w:rFonts w:asciiTheme="minorBidi" w:hAnsiTheme="minorBidi"/>
        </w:rPr>
        <w:t>,k</w:t>
      </w:r>
      <w:proofErr w:type="gramEnd"/>
      <w:r w:rsidRPr="00C010F2">
        <w:rPr>
          <w:rFonts w:asciiTheme="minorBidi" w:hAnsiTheme="minorBidi"/>
        </w:rPr>
        <w:t>).</w:t>
      </w:r>
      <w:r>
        <w:rPr>
          <w:rFonts w:asciiTheme="minorBidi" w:hAnsiTheme="minorBidi"/>
        </w:rPr>
        <w:t xml:space="preserve"> </w:t>
      </w:r>
      <w:r w:rsidR="0079552B">
        <w:rPr>
          <w:rFonts w:asciiTheme="minorBidi" w:hAnsiTheme="minorBidi"/>
        </w:rPr>
        <w:t xml:space="preserve">These data </w:t>
      </w:r>
      <w:ins w:id="480" w:author="Jamie Courtland" w:date="2020-06-25T06:42:00Z">
        <w:r w:rsidR="003424A2">
          <w:rPr>
            <w:rFonts w:asciiTheme="minorBidi" w:hAnsiTheme="minorBidi"/>
          </w:rPr>
          <w:t xml:space="preserve">support the finding </w:t>
        </w:r>
      </w:ins>
      <w:r w:rsidR="000B5575">
        <w:rPr>
          <w:rFonts w:asciiTheme="minorBidi" w:hAnsiTheme="minorBidi"/>
        </w:rPr>
        <w:t xml:space="preserve">that the </w:t>
      </w:r>
      <w:r w:rsidR="0079552B" w:rsidRPr="004A148C">
        <w:rPr>
          <w:rFonts w:asciiTheme="minorBidi" w:hAnsiTheme="minorBidi"/>
        </w:rPr>
        <w:t>SWIP</w:t>
      </w:r>
      <w:r w:rsidR="0079552B" w:rsidRPr="004A148C">
        <w:rPr>
          <w:rFonts w:asciiTheme="minorBidi" w:hAnsiTheme="minorBidi"/>
          <w:vertAlign w:val="superscript"/>
        </w:rPr>
        <w:t>P1019R</w:t>
      </w:r>
      <w:r w:rsidR="0079552B">
        <w:rPr>
          <w:rFonts w:asciiTheme="minorBidi" w:hAnsiTheme="minorBidi"/>
        </w:rPr>
        <w:t xml:space="preserve"> </w:t>
      </w:r>
      <w:r w:rsidR="000B5575">
        <w:rPr>
          <w:rFonts w:asciiTheme="minorBidi" w:hAnsiTheme="minorBidi"/>
        </w:rPr>
        <w:t xml:space="preserve">mutation </w:t>
      </w:r>
      <w:r w:rsidR="0079552B">
        <w:rPr>
          <w:rFonts w:asciiTheme="minorBidi" w:hAnsiTheme="minorBidi"/>
        </w:rPr>
        <w:t xml:space="preserve">results in both molecular </w:t>
      </w:r>
      <w:r w:rsidR="008958FA">
        <w:rPr>
          <w:rFonts w:asciiTheme="minorBidi" w:hAnsiTheme="minorBidi"/>
        </w:rPr>
        <w:t>and</w:t>
      </w:r>
      <w:r w:rsidR="0079552B">
        <w:rPr>
          <w:rFonts w:asciiTheme="minorBidi" w:hAnsiTheme="minorBidi"/>
        </w:rPr>
        <w:t xml:space="preserve"> morphological abnormalities in the endo</w:t>
      </w:r>
      <w:r w:rsidR="00344FBD">
        <w:rPr>
          <w:rFonts w:asciiTheme="minorBidi" w:hAnsiTheme="minorBidi"/>
        </w:rPr>
        <w:t>-</w:t>
      </w:r>
      <w:r w:rsidR="0079552B">
        <w:rPr>
          <w:rFonts w:asciiTheme="minorBidi" w:hAnsiTheme="minorBidi"/>
        </w:rPr>
        <w:t>lysosomal pathway</w:t>
      </w:r>
      <w:r w:rsidR="008958FA">
        <w:rPr>
          <w:rFonts w:asciiTheme="minorBidi" w:hAnsiTheme="minorBidi"/>
        </w:rPr>
        <w:t>.</w:t>
      </w:r>
    </w:p>
    <w:p w14:paraId="421BC748" w14:textId="77777777" w:rsidR="00C202C1" w:rsidRDefault="00C202C1" w:rsidP="003F70D2">
      <w:pPr>
        <w:spacing w:line="480" w:lineRule="auto"/>
        <w:jc w:val="thaiDistribute"/>
        <w:rPr>
          <w:rFonts w:asciiTheme="minorBidi" w:hAnsiTheme="minorBidi"/>
          <w:b/>
          <w:bCs/>
        </w:rPr>
      </w:pPr>
    </w:p>
    <w:p w14:paraId="3EB8DBF7" w14:textId="5295CA9C" w:rsidR="00C202C1" w:rsidRDefault="00C202C1" w:rsidP="003F70D2">
      <w:pPr>
        <w:spacing w:line="480" w:lineRule="auto"/>
        <w:jc w:val="thaiDistribute"/>
        <w:rPr>
          <w:rFonts w:ascii="Arial" w:hAnsi="Arial" w:cs="Arial"/>
        </w:rPr>
      </w:pPr>
      <w:r>
        <w:rPr>
          <w:rFonts w:ascii="Arial" w:hAnsi="Arial" w:cs="Arial"/>
          <w:b/>
          <w:bCs/>
        </w:rPr>
        <w:softHyphen/>
      </w:r>
      <w:r>
        <w:rPr>
          <w:rFonts w:ascii="Arial" w:hAnsi="Arial" w:cs="Arial"/>
          <w:b/>
          <w:bCs/>
        </w:rPr>
        <w:softHyphen/>
      </w:r>
      <w:r w:rsidR="0064374F" w:rsidRPr="003F70D2">
        <w:rPr>
          <w:rFonts w:asciiTheme="minorBidi" w:hAnsiTheme="minorBidi"/>
          <w:b/>
          <w:bCs/>
        </w:rPr>
        <w:t>SWIP</w:t>
      </w:r>
      <w:r w:rsidR="0064374F" w:rsidRPr="003F70D2">
        <w:rPr>
          <w:rFonts w:asciiTheme="minorBidi" w:hAnsiTheme="minorBidi"/>
          <w:b/>
          <w:bCs/>
          <w:vertAlign w:val="superscript"/>
        </w:rPr>
        <w:t>P1019R</w:t>
      </w:r>
      <w:r>
        <w:rPr>
          <w:rFonts w:ascii="Arial" w:hAnsi="Arial" w:cs="Arial"/>
          <w:b/>
          <w:bCs/>
          <w:i/>
          <w:iCs/>
        </w:rPr>
        <w:t xml:space="preserve"> </w:t>
      </w:r>
      <w:r>
        <w:rPr>
          <w:rFonts w:ascii="Arial" w:hAnsi="Arial" w:cs="Arial"/>
          <w:b/>
          <w:bCs/>
        </w:rPr>
        <w:t xml:space="preserve">mutant brains exhibit </w:t>
      </w:r>
      <w:ins w:id="481" w:author="Jamie Courtland" w:date="2020-06-23T22:04:00Z">
        <w:r w:rsidR="005301C0">
          <w:rPr>
            <w:rFonts w:ascii="Arial" w:hAnsi="Arial" w:cs="Arial"/>
            <w:b/>
            <w:bCs/>
          </w:rPr>
          <w:t xml:space="preserve">markers </w:t>
        </w:r>
        <w:proofErr w:type="gramStart"/>
        <w:r w:rsidR="005301C0">
          <w:rPr>
            <w:rFonts w:ascii="Arial" w:hAnsi="Arial" w:cs="Arial"/>
            <w:b/>
            <w:bCs/>
          </w:rPr>
          <w:t xml:space="preserve">of </w:t>
        </w:r>
      </w:ins>
      <w:r>
        <w:rPr>
          <w:rFonts w:ascii="Arial" w:hAnsi="Arial" w:cs="Arial"/>
          <w:b/>
          <w:bCs/>
        </w:rPr>
        <w:t xml:space="preserve"> abnormal</w:t>
      </w:r>
      <w:proofErr w:type="gramEnd"/>
      <w:r>
        <w:rPr>
          <w:rFonts w:ascii="Arial" w:hAnsi="Arial" w:cs="Arial"/>
          <w:b/>
          <w:bCs/>
        </w:rPr>
        <w:t xml:space="preserve"> endo-lysosomal structures </w:t>
      </w:r>
      <w:ins w:id="482" w:author="Jamie Courtland" w:date="2020-06-23T22:04:00Z">
        <w:r w:rsidR="005301C0">
          <w:rPr>
            <w:rFonts w:ascii="Arial" w:hAnsi="Arial" w:cs="Arial"/>
            <w:b/>
            <w:bCs/>
          </w:rPr>
          <w:t xml:space="preserve">and </w:t>
        </w:r>
      </w:ins>
      <w:ins w:id="483" w:author="Jamie Courtland" w:date="2020-06-25T06:42:00Z">
        <w:r w:rsidR="003424A2">
          <w:rPr>
            <w:rFonts w:ascii="Arial" w:hAnsi="Arial" w:cs="Arial"/>
            <w:b/>
            <w:bCs/>
          </w:rPr>
          <w:t>cell death</w:t>
        </w:r>
      </w:ins>
      <w:ins w:id="484" w:author="Jamie Courtland" w:date="2020-06-23T22:04:00Z">
        <w:r w:rsidR="005301C0">
          <w:rPr>
            <w:rFonts w:ascii="Arial" w:hAnsi="Arial" w:cs="Arial"/>
            <w:b/>
            <w:bCs/>
          </w:rPr>
          <w:t xml:space="preserve"> </w:t>
        </w:r>
      </w:ins>
      <w:r w:rsidRPr="00CB7E11">
        <w:rPr>
          <w:rFonts w:ascii="Arial" w:hAnsi="Arial" w:cs="Arial"/>
          <w:b/>
          <w:bCs/>
          <w:i/>
          <w:iCs/>
        </w:rPr>
        <w:t>in vivo</w:t>
      </w:r>
      <w:r>
        <w:rPr>
          <w:rFonts w:ascii="Arial" w:hAnsi="Arial" w:cs="Arial"/>
          <w:b/>
          <w:bCs/>
        </w:rPr>
        <w:t xml:space="preserve">. </w:t>
      </w:r>
      <w:r w:rsidR="0079552B">
        <w:rPr>
          <w:rFonts w:ascii="Arial" w:hAnsi="Arial" w:cs="Arial"/>
        </w:rPr>
        <w:t>As there is strong evidence that dysfunctional endo</w:t>
      </w:r>
      <w:r w:rsidR="00344FBD">
        <w:rPr>
          <w:rFonts w:ascii="Arial" w:hAnsi="Arial" w:cs="Arial"/>
        </w:rPr>
        <w:t>-</w:t>
      </w:r>
      <w:r w:rsidR="0079552B">
        <w:rPr>
          <w:rFonts w:ascii="Arial" w:hAnsi="Arial" w:cs="Arial"/>
        </w:rPr>
        <w:t xml:space="preserve">lysosomal trafficking </w:t>
      </w:r>
      <w:ins w:id="485" w:author="Jamie Courtland" w:date="2020-06-23T22:05:00Z">
        <w:r w:rsidR="005301C0">
          <w:rPr>
            <w:rFonts w:ascii="Arial" w:hAnsi="Arial" w:cs="Arial"/>
          </w:rPr>
          <w:t xml:space="preserve">and elevated ER stress are associated with </w:t>
        </w:r>
      </w:ins>
      <w:r w:rsidR="0079552B">
        <w:rPr>
          <w:rFonts w:ascii="Arial" w:hAnsi="Arial" w:cs="Arial"/>
        </w:rPr>
        <w:t>neurodegenerative disorders,</w:t>
      </w:r>
      <w:r w:rsidRPr="0053580C">
        <w:rPr>
          <w:rFonts w:ascii="Arial" w:hAnsi="Arial" w:cs="Arial"/>
        </w:rPr>
        <w:t xml:space="preserve"> adolescent (P42) and adult </w:t>
      </w:r>
      <w:r w:rsidR="00763F6E">
        <w:rPr>
          <w:rFonts w:ascii="Arial" w:hAnsi="Arial" w:cs="Arial"/>
        </w:rPr>
        <w:t>(</w:t>
      </w:r>
      <w:r w:rsidR="00B176C3">
        <w:rPr>
          <w:rFonts w:ascii="Arial" w:hAnsi="Arial" w:cs="Arial"/>
        </w:rPr>
        <w:t>10 month-old</w:t>
      </w:r>
      <w:r w:rsidR="00F63401">
        <w:rPr>
          <w:rFonts w:ascii="Arial" w:hAnsi="Arial" w:cs="Arial"/>
        </w:rPr>
        <w:t>, 10mo</w:t>
      </w:r>
      <w:r w:rsidR="00763F6E">
        <w:rPr>
          <w:rFonts w:ascii="Arial" w:hAnsi="Arial" w:cs="Arial"/>
        </w:rPr>
        <w:t>)</w:t>
      </w:r>
      <w:r w:rsidRPr="0053580C">
        <w:rPr>
          <w:rFonts w:ascii="Arial" w:hAnsi="Arial" w:cs="Arial"/>
        </w:rPr>
        <w:t xml:space="preserve"> WT and MUT brain tissue</w:t>
      </w:r>
      <w:r w:rsidR="0079552B">
        <w:rPr>
          <w:rFonts w:ascii="Arial" w:hAnsi="Arial" w:cs="Arial"/>
        </w:rPr>
        <w:t>s</w:t>
      </w:r>
      <w:r w:rsidRPr="0053580C">
        <w:rPr>
          <w:rFonts w:ascii="Arial" w:hAnsi="Arial" w:cs="Arial"/>
        </w:rPr>
        <w:t xml:space="preserve"> </w:t>
      </w:r>
      <w:r w:rsidR="0079552B">
        <w:rPr>
          <w:rFonts w:ascii="Arial" w:hAnsi="Arial" w:cs="Arial"/>
        </w:rPr>
        <w:t>were analyzed for</w:t>
      </w:r>
      <w:r>
        <w:rPr>
          <w:rFonts w:ascii="Arial" w:hAnsi="Arial" w:cs="Arial"/>
        </w:rPr>
        <w:t xml:space="preserve"> </w:t>
      </w:r>
      <w:r w:rsidR="0079552B">
        <w:rPr>
          <w:rFonts w:ascii="Arial" w:hAnsi="Arial" w:cs="Arial"/>
        </w:rPr>
        <w:t>the presence of</w:t>
      </w:r>
      <w:r>
        <w:rPr>
          <w:rFonts w:ascii="Arial" w:hAnsi="Arial" w:cs="Arial"/>
        </w:rPr>
        <w:t xml:space="preserve"> cleaved caspase-3</w:t>
      </w:r>
      <w:r w:rsidR="0079552B">
        <w:rPr>
          <w:rFonts w:ascii="Arial" w:hAnsi="Arial" w:cs="Arial"/>
        </w:rPr>
        <w:t xml:space="preserve">, a marker of </w:t>
      </w:r>
      <w:r w:rsidR="008958FA">
        <w:rPr>
          <w:rFonts w:ascii="Arial" w:hAnsi="Arial" w:cs="Arial"/>
        </w:rPr>
        <w:t>apoptotic pathway activation</w:t>
      </w:r>
      <w:r w:rsidR="0079552B">
        <w:rPr>
          <w:rFonts w:ascii="Arial" w:hAnsi="Arial" w:cs="Arial"/>
        </w:rPr>
        <w:t>, in three brain regions</w:t>
      </w:r>
      <w:r>
        <w:rPr>
          <w:rFonts w:ascii="Arial" w:hAnsi="Arial" w:cs="Arial"/>
        </w:rPr>
        <w:fldChar w:fldCharType="begin" w:fldLock="1"/>
      </w:r>
      <w:r w:rsidR="00325B70">
        <w:rPr>
          <w:rFonts w:ascii="Arial" w:hAnsi="Arial" w:cs="Arial"/>
        </w:rPr>
        <w:instrText>ADDIN CSL_CITATION {"citationItems":[{"id":"ITEM-1","itemData":{"DOI":"10.1016/j.ceb.2003.10.009","ISSN":"09550674","abstract":"The core effectors of apoptosis encompass proteolytic enzymes of the caspase family, which reside as latent precursors in most nucleated metazoan cells. A majority of studies on apoptosis are based on the assumption that caspase precursors are activated by cleavage, a common mechanism for most protease zymogen activations. Although this appears to be true for the executioner caspases, recent research points to a distinct activation mechanism for the initiator caspases that trigger the apoptotic pathways. This mechanism is proximity-induced dimerization without cleavage, and its elucidation has led to the revision of concepts of feedback regulation of apoptosis.","author":[{"dropping-particle":"","family":"Boatright","given":"Kelly M.","non-dropping-particle":"","parse-names":false,"suffix":""},{"dropping-particle":"","family":"Salvesen","given":"Guy S.","non-dropping-particle":"","parse-names":false,"suffix":""}],"container-title":"Current Opinion in Cell Biology","id":"ITEM-1","issue":"6","issued":{"date-parts":[["2003","12","1"]]},"page":"725-731","publisher":"Elsevier Ltd","title":"Mechanisms of caspase activation","type":"article","volume":"15"},"uris":["http://www.mendeley.com/documents/?uuid=6e8d5aed-b2f5-3ebb-9953-af07b46ec739"]},{"id":"ITEM-2","itemData":{"DOI":"10.1038/sj.cdd.4400476","ISSN":"13509047","abstract":"Caspases are crucial mediators of programmed cell death (apoptosis). Among them, caspase-3 is a frequently activated death protease, catalyzing the specific cleavage of many key cellular proteins. However, the specific requirements of this (or any other) caspase in apoptosis have remained largely unknown until now. Pathways to caspase-3 activation have been identified that are either dependent on or independent of mitochondrial cytochrome c release and caspase-9 function. Caspase-9 is essential for normal brain development and is important or essential in other apoptotic scenarios in a remarkable tissue-, cell type- or death stimulus-specific manner. Caspase-3 is also required for some typical hallmarks of apoptosis, and is indispensable for apoptotic chromatin condensation and DNA fragmentation in all cell types examined. Thus, caspase-3 is essential for certain processes associated with the dismantling of the cell and the formation of apoptotic bodies, but it may also function before or at the stage when commitment to loss of cell viability is made.","author":[{"dropping-particle":"","family":"Porter","given":"Alan G.","non-dropping-particle":"","parse-names":false,"suffix":""},{"dropping-particle":"","family":"Jänicke","given":"Reiner U.","non-dropping-particle":"","parse-names":false,"suffix":""}],"container-title":"Cell Death and Differentiation","id":"ITEM-2","issue":"2","issued":{"date-parts":[["1999","2"]]},"page":"99-104","publisher":"Nature Publishing Group","title":"Emerging roles of caspase-3 in apoptosis","type":"article","volume":"6"},"uris":["http://www.mendeley.com/documents/?uuid=2c8dff3e-8d73-36a0-8924-6a741b2b58c3"]}],"mendeley":{"formattedCitation":"&lt;sup&gt;63,64&lt;/sup&gt;","plainTextFormattedCitation":"63,64","previouslyFormattedCitation":"&lt;sup&gt;63,64&lt;/sup&gt;"},"properties":{"noteIndex":0},"schema":"https://github.com/citation-style-language/schema/raw/master/csl-citation.json"}</w:instrText>
      </w:r>
      <w:r>
        <w:rPr>
          <w:rFonts w:ascii="Arial" w:hAnsi="Arial" w:cs="Arial"/>
        </w:rPr>
        <w:fldChar w:fldCharType="separate"/>
      </w:r>
      <w:r w:rsidR="00325B70" w:rsidRPr="00325B70">
        <w:rPr>
          <w:rFonts w:ascii="Arial" w:hAnsi="Arial" w:cs="Arial"/>
          <w:noProof/>
          <w:vertAlign w:val="superscript"/>
        </w:rPr>
        <w:t>63,64</w:t>
      </w:r>
      <w:r>
        <w:rPr>
          <w:rFonts w:ascii="Arial" w:hAnsi="Arial" w:cs="Arial"/>
        </w:rPr>
        <w:fldChar w:fldCharType="end"/>
      </w:r>
      <w:r>
        <w:rPr>
          <w:rFonts w:ascii="Arial" w:hAnsi="Arial" w:cs="Arial"/>
        </w:rPr>
        <w:t xml:space="preserve">. </w:t>
      </w:r>
      <w:r w:rsidR="0079552B">
        <w:rPr>
          <w:rFonts w:ascii="Arial" w:hAnsi="Arial" w:cs="Arial"/>
        </w:rPr>
        <w:t>V</w:t>
      </w:r>
      <w:r>
        <w:rPr>
          <w:rFonts w:ascii="Arial" w:hAnsi="Arial" w:cs="Arial"/>
        </w:rPr>
        <w:t>ery little cleaved caspase-3 staining was present in WT and MUT mice at adolescence (</w:t>
      </w:r>
      <w:r w:rsidRPr="002B1B3B">
        <w:rPr>
          <w:rFonts w:ascii="Arial" w:hAnsi="Arial" w:cs="Arial"/>
        </w:rPr>
        <w:t>Fig</w:t>
      </w:r>
      <w:r w:rsidRPr="00C010F2">
        <w:rPr>
          <w:rFonts w:ascii="Arial" w:hAnsi="Arial" w:cs="Arial"/>
        </w:rPr>
        <w:t xml:space="preserve"> </w:t>
      </w:r>
      <w:r w:rsidR="00DF35DC">
        <w:rPr>
          <w:rFonts w:ascii="Arial" w:hAnsi="Arial" w:cs="Arial"/>
        </w:rPr>
        <w:t>4</w:t>
      </w:r>
      <w:proofErr w:type="gramStart"/>
      <w:r w:rsidR="00DF35DC" w:rsidRPr="002B1B3B">
        <w:rPr>
          <w:rFonts w:ascii="Arial" w:hAnsi="Arial" w:cs="Arial"/>
        </w:rPr>
        <w:t>a</w:t>
      </w:r>
      <w:r w:rsidRPr="002B1B3B">
        <w:rPr>
          <w:rFonts w:ascii="Arial" w:hAnsi="Arial" w:cs="Arial"/>
        </w:rPr>
        <w:t>,b</w:t>
      </w:r>
      <w:proofErr w:type="gramEnd"/>
      <w:r w:rsidRPr="00C010F2">
        <w:rPr>
          <w:rFonts w:ascii="Arial" w:hAnsi="Arial" w:cs="Arial"/>
        </w:rPr>
        <w:t>,</w:t>
      </w:r>
      <w:r>
        <w:rPr>
          <w:rFonts w:ascii="Arial" w:hAnsi="Arial" w:cs="Arial"/>
        </w:rPr>
        <w:t xml:space="preserve"> </w:t>
      </w:r>
      <w:r w:rsidR="005F4E2F">
        <w:rPr>
          <w:rFonts w:ascii="Arial" w:hAnsi="Arial" w:cs="Arial"/>
        </w:rPr>
        <w:t xml:space="preserve">Extended Data </w:t>
      </w:r>
      <w:r w:rsidR="005F4E2F" w:rsidRPr="00763F6E">
        <w:rPr>
          <w:rFonts w:ascii="Arial" w:hAnsi="Arial" w:cs="Arial"/>
        </w:rPr>
        <w:t>F</w:t>
      </w:r>
      <w:r w:rsidR="005F4E2F" w:rsidRPr="00171C08">
        <w:rPr>
          <w:rFonts w:ascii="Arial" w:hAnsi="Arial" w:cs="Arial"/>
        </w:rPr>
        <w:t>i</w:t>
      </w:r>
      <w:r w:rsidR="005F4E2F" w:rsidRPr="002B1B3B">
        <w:rPr>
          <w:rFonts w:ascii="Arial" w:hAnsi="Arial" w:cs="Arial"/>
        </w:rPr>
        <w:t xml:space="preserve">g </w:t>
      </w:r>
      <w:ins w:id="486" w:author="Jamie Courtland" w:date="2020-06-23T09:34:00Z">
        <w:r w:rsidR="002D0F46">
          <w:rPr>
            <w:rFonts w:ascii="Arial" w:hAnsi="Arial" w:cs="Arial"/>
          </w:rPr>
          <w:t>5-6</w:t>
        </w:r>
      </w:ins>
      <w:r>
        <w:rPr>
          <w:rFonts w:ascii="Arial" w:hAnsi="Arial" w:cs="Arial"/>
        </w:rPr>
        <w:t xml:space="preserve">). However, at 10mo, the MUT motor cortices displayed significantly greater cleaved caspsase-3 staining compared to age-matched WT </w:t>
      </w:r>
      <w:ins w:id="487" w:author="Jamie Courtland" w:date="2020-06-25T06:44:00Z">
        <w:r w:rsidR="005B280C">
          <w:rPr>
            <w:rFonts w:ascii="Arial" w:hAnsi="Arial" w:cs="Arial"/>
          </w:rPr>
          <w:t xml:space="preserve">littermate </w:t>
        </w:r>
      </w:ins>
      <w:r>
        <w:rPr>
          <w:rFonts w:ascii="Arial" w:hAnsi="Arial" w:cs="Arial"/>
        </w:rPr>
        <w:t>controls (</w:t>
      </w:r>
      <w:r w:rsidRPr="002B1B3B">
        <w:rPr>
          <w:rFonts w:ascii="Arial" w:hAnsi="Arial" w:cs="Arial"/>
        </w:rPr>
        <w:t xml:space="preserve">Fig </w:t>
      </w:r>
      <w:r w:rsidR="00F63401">
        <w:rPr>
          <w:rFonts w:ascii="Arial" w:hAnsi="Arial" w:cs="Arial"/>
        </w:rPr>
        <w:t>4c</w:t>
      </w:r>
      <w:r w:rsidRPr="002B1B3B">
        <w:rPr>
          <w:rFonts w:ascii="Arial" w:hAnsi="Arial" w:cs="Arial"/>
        </w:rPr>
        <w:t>-f</w:t>
      </w:r>
      <w:r w:rsidRPr="00C010F2">
        <w:rPr>
          <w:rFonts w:ascii="Arial" w:hAnsi="Arial" w:cs="Arial"/>
        </w:rPr>
        <w:t>),</w:t>
      </w:r>
      <w:r>
        <w:rPr>
          <w:rFonts w:ascii="Arial" w:hAnsi="Arial" w:cs="Arial"/>
        </w:rPr>
        <w:t xml:space="preserve"> but did not exhibit any </w:t>
      </w:r>
      <w:r>
        <w:rPr>
          <w:rFonts w:ascii="Arial" w:hAnsi="Arial" w:cs="Arial"/>
        </w:rPr>
        <w:lastRenderedPageBreak/>
        <w:t xml:space="preserve">significant difference in the number of </w:t>
      </w:r>
      <w:r w:rsidR="00F63401">
        <w:rPr>
          <w:rFonts w:ascii="Arial" w:hAnsi="Arial" w:cs="Arial"/>
        </w:rPr>
        <w:t>total cells</w:t>
      </w:r>
      <w:r>
        <w:rPr>
          <w:rFonts w:ascii="Arial" w:hAnsi="Arial" w:cs="Arial"/>
        </w:rPr>
        <w:t xml:space="preserve"> (</w:t>
      </w:r>
      <w:r w:rsidRPr="002B1B3B">
        <w:rPr>
          <w:rFonts w:ascii="Arial" w:hAnsi="Arial" w:cs="Arial"/>
        </w:rPr>
        <w:t xml:space="preserve">Fig </w:t>
      </w:r>
      <w:r w:rsidR="00DF35DC">
        <w:rPr>
          <w:rFonts w:ascii="Arial" w:hAnsi="Arial" w:cs="Arial"/>
        </w:rPr>
        <w:t>4</w:t>
      </w:r>
      <w:r w:rsidR="00F63401">
        <w:rPr>
          <w:rFonts w:ascii="Arial" w:hAnsi="Arial" w:cs="Arial"/>
        </w:rPr>
        <w:t>g</w:t>
      </w:r>
      <w:r w:rsidRPr="002B1B3B">
        <w:rPr>
          <w:rFonts w:ascii="Arial" w:hAnsi="Arial" w:cs="Arial"/>
        </w:rPr>
        <w:t>-k).</w:t>
      </w:r>
      <w:r>
        <w:rPr>
          <w:rFonts w:ascii="Arial" w:hAnsi="Arial" w:cs="Arial"/>
        </w:rPr>
        <w:t xml:space="preserve"> Furthermore, this difference appeared to be selective for the motor cortex, as we did not observe significant differences in cleaved</w:t>
      </w:r>
      <w:r w:rsidR="00F63401">
        <w:rPr>
          <w:rFonts w:ascii="Arial" w:hAnsi="Arial" w:cs="Arial"/>
        </w:rPr>
        <w:t xml:space="preserve"> </w:t>
      </w:r>
      <w:r>
        <w:rPr>
          <w:rFonts w:ascii="Arial" w:hAnsi="Arial" w:cs="Arial"/>
        </w:rPr>
        <w:t>caspase</w:t>
      </w:r>
      <w:r w:rsidR="00F63401">
        <w:rPr>
          <w:rFonts w:ascii="Arial" w:hAnsi="Arial" w:cs="Arial"/>
        </w:rPr>
        <w:t>-</w:t>
      </w:r>
      <w:r>
        <w:rPr>
          <w:rFonts w:ascii="Arial" w:hAnsi="Arial" w:cs="Arial"/>
        </w:rPr>
        <w:t xml:space="preserve">3 staining at either age for striatal or cerebellar </w:t>
      </w:r>
      <w:r w:rsidR="0064374F">
        <w:rPr>
          <w:rFonts w:ascii="Arial" w:hAnsi="Arial" w:cs="Arial"/>
        </w:rPr>
        <w:t xml:space="preserve">regions </w:t>
      </w:r>
      <w:r>
        <w:rPr>
          <w:rFonts w:ascii="Arial" w:hAnsi="Arial" w:cs="Arial"/>
        </w:rPr>
        <w:t>(</w:t>
      </w:r>
      <w:r w:rsidR="005F4E2F">
        <w:rPr>
          <w:rFonts w:ascii="Arial" w:hAnsi="Arial" w:cs="Arial"/>
        </w:rPr>
        <w:t xml:space="preserve">Extended Data Fig </w:t>
      </w:r>
      <w:r w:rsidR="000B5575" w:rsidRPr="004755B3">
        <w:rPr>
          <w:rFonts w:ascii="Arial" w:hAnsi="Arial" w:cs="Arial"/>
        </w:rPr>
        <w:t>5</w:t>
      </w:r>
      <w:r w:rsidR="00364B4F" w:rsidRPr="004755B3">
        <w:rPr>
          <w:rFonts w:ascii="Arial" w:hAnsi="Arial" w:cs="Arial"/>
        </w:rPr>
        <w:t>-</w:t>
      </w:r>
      <w:r w:rsidR="000B5575" w:rsidRPr="004755B3">
        <w:rPr>
          <w:rFonts w:ascii="Arial" w:hAnsi="Arial" w:cs="Arial"/>
        </w:rPr>
        <w:t>6</w:t>
      </w:r>
      <w:r>
        <w:rPr>
          <w:rFonts w:ascii="Arial" w:hAnsi="Arial" w:cs="Arial"/>
        </w:rPr>
        <w:t xml:space="preserve">). These data suggested that neurons of the </w:t>
      </w:r>
      <w:r w:rsidR="0079552B">
        <w:rPr>
          <w:rFonts w:ascii="Arial" w:hAnsi="Arial" w:cs="Arial"/>
        </w:rPr>
        <w:t>motor cortex</w:t>
      </w:r>
      <w:r>
        <w:rPr>
          <w:rFonts w:ascii="Arial" w:hAnsi="Arial" w:cs="Arial"/>
        </w:rPr>
        <w:t xml:space="preserve"> were particularly susceptible to disruption of the endo</w:t>
      </w:r>
      <w:r w:rsidR="00344FBD">
        <w:rPr>
          <w:rFonts w:ascii="Arial" w:hAnsi="Arial" w:cs="Arial"/>
        </w:rPr>
        <w:t>-</w:t>
      </w:r>
      <w:r>
        <w:rPr>
          <w:rFonts w:ascii="Arial" w:hAnsi="Arial" w:cs="Arial"/>
        </w:rPr>
        <w:t xml:space="preserve">lysosomal pathway, perhaps </w:t>
      </w:r>
      <w:r w:rsidR="00C043B2">
        <w:rPr>
          <w:rFonts w:ascii="Arial" w:hAnsi="Arial" w:cs="Arial"/>
        </w:rPr>
        <w:t>because l</w:t>
      </w:r>
      <w:r>
        <w:rPr>
          <w:rFonts w:ascii="Arial" w:hAnsi="Arial" w:cs="Arial"/>
        </w:rPr>
        <w:t xml:space="preserve">ong-range </w:t>
      </w:r>
      <w:r w:rsidR="00C043B2">
        <w:rPr>
          <w:rFonts w:ascii="Arial" w:hAnsi="Arial" w:cs="Arial"/>
        </w:rPr>
        <w:t>corticospinal</w:t>
      </w:r>
      <w:ins w:id="488" w:author="Jamie Courtland" w:date="2020-06-25T06:44:00Z">
        <w:r w:rsidR="005B280C">
          <w:rPr>
            <w:rFonts w:ascii="Arial" w:hAnsi="Arial" w:cs="Arial"/>
          </w:rPr>
          <w:t xml:space="preserve"> projections</w:t>
        </w:r>
      </w:ins>
      <w:r w:rsidR="00C043B2">
        <w:rPr>
          <w:rFonts w:ascii="Arial" w:hAnsi="Arial" w:cs="Arial"/>
        </w:rPr>
        <w:t xml:space="preserve"> </w:t>
      </w:r>
      <w:r>
        <w:rPr>
          <w:rFonts w:ascii="Arial" w:hAnsi="Arial" w:cs="Arial"/>
        </w:rPr>
        <w:t>require high fidelity of trafficking pathways</w:t>
      </w:r>
      <w:ins w:id="489" w:author="Jamie Courtland" w:date="2020-06-24T11:39:00Z">
        <w:r w:rsidR="00325B70">
          <w:rPr>
            <w:rFonts w:ascii="Arial" w:hAnsi="Arial" w:cs="Arial"/>
          </w:rPr>
          <w:fldChar w:fldCharType="begin" w:fldLock="1"/>
        </w:r>
      </w:ins>
      <w:r w:rsidR="00801795">
        <w:rPr>
          <w:rFonts w:ascii="Arial" w:hAnsi="Arial" w:cs="Arial"/>
        </w:rPr>
        <w:instrText>ADDIN CSL_CITATION {"citationItems":[{"id":"ITEM-1","itemData":{"DOI":"10.1038/nrn2946","ISSN":"1471003X","abstract":"Voluntary movement is a fundamental way in which animals respond to, and interact with, their environment. In mammals, the main CNS pathway controlling voluntary movement is the corticospinal tract, which encompasses connections between the cerebral motor cortex and the spinal cord. Hereditary spastic paraplegias (HSPs) are a group of genetic disorders that lead to a length-dependent, distal axonopathy of fibres of the corticospinal tract, causing lower limb spasticity and weakness. Recent work aimed at elucidating the molecular cell biology underlying the HSPs has revealed the importance of basic cellular processes - especially membrane trafficking and organelle morphogenesis and distribution - in axonal maintenance and degeneration. © 2011 Macmillan Publishers Limited. All rights reserved.","author":[{"dropping-particle":"","family":"Blackstone","given":"Craig","non-dropping-particle":"","parse-names":false,"suffix":""},{"dropping-particle":"","family":"O'Kane","given":"Cahir J.","non-dropping-particle":"","parse-names":false,"suffix":""},{"dropping-particle":"","family":"Reid","given":"Evan","non-dropping-particle":"","parse-names":false,"suffix":""}],"container-title":"Nature Reviews Neuroscience","id":"ITEM-1","issue":"1","issued":{"date-parts":[["2011","1"]]},"page":"31-42","publisher":"NIH Public Access","title":"Hereditary spastic paraplegias: Membrane traffic and the motor pathway","type":"article","volume":"12"},"uris":["http://www.mendeley.com/documents/?uuid=df73206a-313c-39bf-930c-8e184f3c8a58"]},{"id":"ITEM-2","itemData":{"DOI":"10.1016/j.celrep.2018.07.081","ISSN":"22111247","PMID":"30157421","abstract":"Length-dependent axonopathy of the corticospinal tract causes lower limb spasticity and is characteristic of several neurological disorders, including hereditary spastic paraplegia (HSP) and amyotrophic lateral sclerosis. Mutations in Trk-fused gene (TFG) have been implicated in both diseases, but the pathomechanisms by which these alterations cause neuropathy remain unclear. Here, we biochemically and genetically define the impact of a mutation within the TFG coiled-coil domain, which underlies early-onset forms of HSP. We find that the TFG (p.R106C) mutation alters compaction of TFG ring complexes, which play a critical role in the export of cargoes from the endoplasmic reticulum (ER). Using CRISPR-mediated genome editing, we engineered human stem cells that express the mutant form of TFG at endogenous levels and identified specific defects in secretion from the ER and axon fasciculation following neuronal differentiation. Together, our data highlight a key role for TFG-mediated protein transport in the pathogenesis of HSP. Slosarek et al. demonstrate that pathological mutations in TFG, which underlie various forms of neurodegenerative disease, impair secretory protein transport from the endoplasmic reticulum and compromise the ability of axons to self-associate. These findings highlight a critical function for the early secretory pathway in neuronal maintenance.","author":[{"dropping-particle":"","family":"Slosarek","given":"Erin L.","non-dropping-particle":"","parse-names":false,"suffix":""},{"dropping-particle":"","family":"Schuh","given":"Amber L.","non-dropping-particle":"","parse-names":false,"suffix":""},{"dropping-particle":"","family":"Pustova","given":"Iryna","non-dropping-particle":"","parse-names":false,"suffix":""},{"dropping-particle":"","family":"Johnson","given":"Adam","non-dropping-particle":"","parse-names":false,"suffix":""},{"dropping-particle":"","family":"Bird","given":"Jennifer","non-dropping-particle":"","parse-names":false,"suffix":""},{"dropping-particle":"","family":"Johnson","given":"Matthew","non-dropping-particle":"","parse-names":false,"suffix":""},{"dropping-particle":"","family":"Frankel","given":"E. B.","non-dropping-particle":"","parse-names":false,"suffix":""},{"dropping-particle":"","family":"Bhattacharya","given":"Nilakshee","non-dropping-particle":"","parse-names":false,"suffix":""},{"dropping-particle":"","family":"Hanna","given":"Michael G.","non-dropping-particle":"","parse-names":false,"suffix":""},{"dropping-particle":"","family":"Burke","given":"Jordan E.","non-dropping-particle":"","parse-names":false,"suffix":""},{"dropping-particle":"","family":"Ruhl","given":"David A.","non-dropping-particle":"","parse-names":false,"suffix":""},{"dropping-particle":"","family":"Quinney","given":"Kyle","non-dropping-particle":"","parse-names":false,"suffix":""},{"dropping-particle":"","family":"Block","given":"Samuel","non-dropping-particle":"","parse-names":false,"suffix":""},{"dropping-particle":"","family":"Peotter","given":"Jennifer L.","non-dropping-particle":"","parse-names":false,"suffix":""},{"dropping-particle":"","family":"Chapman","given":"Edwin R.","non-dropping-particle":"","parse-names":false,"suffix":""},{"dropping-particle":"","family":"Sheets","given":"Michael D.","non-dropping-particle":"","parse-names":false,"suffix":""},{"dropping-particle":"","family":"Butcher","given":"Samuel E.","non-dropping-particle":"","parse-names":false,"suffix":""},{"dropping-particle":"","family":"Stagg","given":"Scott M.","non-dropping-particle":"","parse-names":false,"suffix":""},{"dropping-particle":"","family":"Audhya","given":"Anjon","non-dropping-particle":"","parse-names":false,"suffix":""}],"container-title":"Cell Reports","id":"ITEM-2","issue":"9","issued":{"date-parts":[["2018","8","28"]]},"page":"2248-2260","publisher":"Elsevier B.V.","title":"Pathogenic TFG Mutations Underlying Hereditary Spastic Paraplegia Impair Secretory Protein Trafficking and Axon Fasciculation","type":"article-journal","volume":"24"},"uris":["http://www.mendeley.com/documents/?uuid=14350373-abc8-38a3-b0bb-384a1332fa82"]},{"id":"ITEM-3","itemData":{"DOI":"10.1186/1750-1326-9-31","ISSN":"17501326","abstract":"Intracellular protein trafficking plays an important role in neuronal function and survival. Protein misfolding is a common theme found in many neurodegenerative diseases, and intracellular trafficking machinery contributes to the pathological accumulation and clearance of misfolded proteins. Although neurodegenerative diseases exhibit distinct pathological features, abnormal endocytic trafficking is apparent in several neurodegenerative diseases, such as Alzheimer's disease (AD), Down syndrome (DS) and Parkinson's disease (PD). In this review, we will focus on protein sorting defects in three major neurodegenerative diseases, including AD, DS and PD. An important pathological feature of AD is the presence of extracellular senile plaques in the brain. Senile plaques are composed of β-amyloid (Aβ) peptide aggregates. Multiple lines of evidence demonstrate that over-production/aggregation of Aβ in the brain is a primary cause of AD and attenuation of Aβ generation has become a topic of extreme interest in AD research. Aβ is generated from β-amyloid precursor protein (APP) through sequential cleavage by β-secretase and the γ-secretase complex. Alternatively, APP can be cleaved by α-secretase within the Aβ domain to release soluble APPα which precludes Aβ generation. DS patients display a strikingly similar pathology to AD patients, including the generation of neuronal amyloid plaques. Moreover, all DS patients develop an AD-like neuropathology by their 40 s. Therefore, understanding the metabolism/processing of APP and how these underlying mechanisms may be pathologically compromised is crucial for future AD and DS therapeutic strategies. Evidence accumulated thus far reveals that synaptic vesicle regulation, endocytic trafficking, and lysosome-mediated autophagy are involved in increased susceptibility to PD. Here we review current knowledge of endosomal trafficking regulation in AD, DS and PD.","author":[{"dropping-particle":"","family":"Wang","given":"Xin","non-dropping-particle":"","parse-names":false,"suffix":""},{"dropping-particle":"","family":"Huang","given":"Timothy","non-dropping-particle":"","parse-names":false,"suffix":""},{"dropping-particle":"","family":"Bu","given":"Guojun","non-dropping-particle":"","parse-names":false,"suffix":""},{"dropping-particle":"","family":"Xu","given":"Huaxi","non-dropping-particle":"","parse-names":false,"suffix":""}],"container-title":"Molecular neurodegeneration","id":"ITEM-3","issued":{"date-parts":[["2014"]]},"page":"31","publisher":"Mol Neurodegener","title":"Dysregulation of protein trafficking in neurodegeneration","type":"article","volume":"9"},"uris":["http://www.mendeley.com/documents/?uuid=03c02742-542f-335b-9721-75afd5386361"]}],"mendeley":{"formattedCitation":"&lt;sup&gt;65–67&lt;/sup&gt;","plainTextFormattedCitation":"65–67","previouslyFormattedCitation":"&lt;sup&gt;65–67&lt;/sup&gt;"},"properties":{"noteIndex":0},"schema":"https://github.com/citation-style-language/schema/raw/master/csl-citation.json"}</w:instrText>
      </w:r>
      <w:r w:rsidR="00325B70">
        <w:rPr>
          <w:rFonts w:ascii="Arial" w:hAnsi="Arial" w:cs="Arial"/>
        </w:rPr>
        <w:fldChar w:fldCharType="separate"/>
      </w:r>
      <w:r w:rsidR="00325B70" w:rsidRPr="00325B70">
        <w:rPr>
          <w:rFonts w:ascii="Arial" w:hAnsi="Arial" w:cs="Arial"/>
          <w:noProof/>
          <w:vertAlign w:val="superscript"/>
        </w:rPr>
        <w:t>65–67</w:t>
      </w:r>
      <w:ins w:id="490" w:author="Jamie Courtland" w:date="2020-06-24T11:39:00Z">
        <w:r w:rsidR="00325B70">
          <w:rPr>
            <w:rFonts w:ascii="Arial" w:hAnsi="Arial" w:cs="Arial"/>
          </w:rPr>
          <w:fldChar w:fldCharType="end"/>
        </w:r>
      </w:ins>
      <w:r>
        <w:rPr>
          <w:rFonts w:ascii="Arial" w:hAnsi="Arial" w:cs="Arial"/>
        </w:rPr>
        <w:t xml:space="preserve">. </w:t>
      </w:r>
    </w:p>
    <w:p w14:paraId="54DB5F28" w14:textId="2D85BC1B" w:rsidR="0064374F" w:rsidRDefault="00C202C1" w:rsidP="003F70D2">
      <w:pPr>
        <w:spacing w:line="480" w:lineRule="auto"/>
        <w:jc w:val="thaiDistribute"/>
        <w:rPr>
          <w:rFonts w:asciiTheme="minorBidi" w:hAnsiTheme="minorBidi"/>
        </w:rPr>
      </w:pPr>
      <w:r>
        <w:rPr>
          <w:rFonts w:ascii="Arial" w:hAnsi="Arial" w:cs="Arial"/>
        </w:rPr>
        <w:tab/>
        <w:t xml:space="preserve">To </w:t>
      </w:r>
      <w:r w:rsidR="0079552B">
        <w:rPr>
          <w:rFonts w:ascii="Arial" w:hAnsi="Arial" w:cs="Arial"/>
        </w:rPr>
        <w:t xml:space="preserve">further </w:t>
      </w:r>
      <w:r>
        <w:rPr>
          <w:rFonts w:ascii="Arial" w:hAnsi="Arial" w:cs="Arial"/>
        </w:rPr>
        <w:t xml:space="preserve">examine </w:t>
      </w:r>
      <w:ins w:id="491" w:author="Jamie Courtland" w:date="2020-06-25T06:45:00Z">
        <w:r w:rsidR="005B280C">
          <w:rPr>
            <w:rFonts w:ascii="Arial" w:hAnsi="Arial" w:cs="Arial"/>
          </w:rPr>
          <w:t>the morphology of</w:t>
        </w:r>
      </w:ins>
      <w:r>
        <w:rPr>
          <w:rFonts w:ascii="Arial" w:hAnsi="Arial" w:cs="Arial"/>
        </w:rPr>
        <w:t xml:space="preserve"> primary motor cortex </w:t>
      </w:r>
      <w:ins w:id="492" w:author="Jamie Courtland" w:date="2020-06-25T06:45:00Z">
        <w:r w:rsidR="005B280C">
          <w:rPr>
            <w:rFonts w:ascii="Arial" w:hAnsi="Arial" w:cs="Arial"/>
          </w:rPr>
          <w:t xml:space="preserve">neurons </w:t>
        </w:r>
      </w:ins>
      <w:r>
        <w:rPr>
          <w:rFonts w:ascii="Arial" w:hAnsi="Arial" w:cs="Arial"/>
        </w:rPr>
        <w:t>at a subcellular resolution, samples from age-matched 7</w:t>
      </w:r>
      <w:r w:rsidR="00C043B2">
        <w:rPr>
          <w:rFonts w:ascii="Arial" w:hAnsi="Arial" w:cs="Arial"/>
        </w:rPr>
        <w:t>-</w:t>
      </w:r>
      <w:r>
        <w:rPr>
          <w:rFonts w:ascii="Arial" w:hAnsi="Arial" w:cs="Arial"/>
        </w:rPr>
        <w:t>mo</w:t>
      </w:r>
      <w:r w:rsidR="00763F6E">
        <w:rPr>
          <w:rFonts w:ascii="Arial" w:hAnsi="Arial" w:cs="Arial"/>
        </w:rPr>
        <w:t>nth-old</w:t>
      </w:r>
      <w:r>
        <w:rPr>
          <w:rFonts w:ascii="Arial" w:hAnsi="Arial" w:cs="Arial"/>
        </w:rPr>
        <w:t xml:space="preserve"> WT and MUT mice (</w:t>
      </w:r>
      <w:r w:rsidR="00F63401">
        <w:rPr>
          <w:rFonts w:ascii="Arial" w:hAnsi="Arial" w:cs="Arial"/>
        </w:rPr>
        <w:t xml:space="preserve">7mo, </w:t>
      </w:r>
      <w:r>
        <w:rPr>
          <w:rFonts w:ascii="Arial" w:hAnsi="Arial" w:cs="Arial"/>
        </w:rPr>
        <w:t>3</w:t>
      </w:r>
      <w:r w:rsidR="0079552B">
        <w:rPr>
          <w:rFonts w:ascii="Arial" w:hAnsi="Arial" w:cs="Arial"/>
        </w:rPr>
        <w:t xml:space="preserve"> </w:t>
      </w:r>
      <w:r w:rsidR="008958FA">
        <w:rPr>
          <w:rFonts w:ascii="Arial" w:hAnsi="Arial" w:cs="Arial"/>
        </w:rPr>
        <w:t xml:space="preserve">animals </w:t>
      </w:r>
      <w:r w:rsidR="0079552B">
        <w:rPr>
          <w:rFonts w:ascii="Arial" w:hAnsi="Arial" w:cs="Arial"/>
        </w:rPr>
        <w:t>each</w:t>
      </w:r>
      <w:r>
        <w:rPr>
          <w:rFonts w:ascii="Arial" w:hAnsi="Arial" w:cs="Arial"/>
        </w:rPr>
        <w:t xml:space="preserve">) </w:t>
      </w:r>
      <w:r w:rsidR="00417E04">
        <w:rPr>
          <w:rFonts w:ascii="Arial" w:hAnsi="Arial" w:cs="Arial"/>
        </w:rPr>
        <w:t xml:space="preserve">were imaged by </w:t>
      </w:r>
      <w:r>
        <w:rPr>
          <w:rFonts w:ascii="Arial" w:hAnsi="Arial" w:cs="Arial"/>
        </w:rPr>
        <w:t xml:space="preserve">transmission electron microscopy (TEM). Strikingly, </w:t>
      </w:r>
      <w:ins w:id="493" w:author="Jamie Courtland" w:date="2020-06-25T06:46:00Z">
        <w:r w:rsidR="005B280C">
          <w:rPr>
            <w:rFonts w:ascii="Arial" w:hAnsi="Arial" w:cs="Arial"/>
          </w:rPr>
          <w:t>we observe</w:t>
        </w:r>
      </w:ins>
      <w:ins w:id="494" w:author="Jamie Courtland" w:date="2020-06-26T12:09:00Z">
        <w:r w:rsidR="004755B3">
          <w:rPr>
            <w:rFonts w:ascii="Arial" w:hAnsi="Arial" w:cs="Arial"/>
          </w:rPr>
          <w:t>d</w:t>
        </w:r>
      </w:ins>
      <w:ins w:id="495" w:author="Jamie Courtland" w:date="2020-06-25T06:46:00Z">
        <w:r w:rsidR="005B280C">
          <w:rPr>
            <w:rFonts w:ascii="Arial" w:hAnsi="Arial" w:cs="Arial"/>
          </w:rPr>
          <w:t xml:space="preserve"> large </w:t>
        </w:r>
      </w:ins>
      <w:r>
        <w:rPr>
          <w:rFonts w:ascii="Arial" w:hAnsi="Arial" w:cs="Arial"/>
        </w:rPr>
        <w:t xml:space="preserve">electron-dense inclusions </w:t>
      </w:r>
      <w:ins w:id="496" w:author="Jamie Courtland" w:date="2020-06-25T06:46:00Z">
        <w:r w:rsidR="005B280C">
          <w:rPr>
            <w:rFonts w:ascii="Arial" w:hAnsi="Arial" w:cs="Arial"/>
          </w:rPr>
          <w:t>in the cell bodies of MUT neurons</w:t>
        </w:r>
      </w:ins>
      <w:ins w:id="497" w:author="Jamie Courtland" w:date="2020-06-25T06:47:00Z">
        <w:r w:rsidR="005B280C">
          <w:rPr>
            <w:rFonts w:ascii="Arial" w:hAnsi="Arial" w:cs="Arial"/>
          </w:rPr>
          <w:t xml:space="preserve"> (arrows, Fig 4</w:t>
        </w:r>
        <w:proofErr w:type="gramStart"/>
        <w:r w:rsidR="005B280C">
          <w:rPr>
            <w:rFonts w:ascii="Arial" w:hAnsi="Arial" w:cs="Arial"/>
          </w:rPr>
          <w:t>l,m</w:t>
        </w:r>
        <w:proofErr w:type="gramEnd"/>
        <w:r w:rsidR="005B280C">
          <w:rPr>
            <w:rFonts w:ascii="Arial" w:hAnsi="Arial" w:cs="Arial"/>
          </w:rPr>
          <w:t>)</w:t>
        </w:r>
      </w:ins>
      <w:ins w:id="498" w:author="Jamie Courtland" w:date="2020-06-25T06:46:00Z">
        <w:r w:rsidR="005B280C">
          <w:rPr>
            <w:rFonts w:ascii="Arial" w:hAnsi="Arial" w:cs="Arial"/>
          </w:rPr>
          <w:t xml:space="preserve">. </w:t>
        </w:r>
      </w:ins>
      <w:ins w:id="499" w:author="Jamie Courtland" w:date="2020-06-25T06:47:00Z">
        <w:r w:rsidR="005B280C">
          <w:rPr>
            <w:rFonts w:ascii="Arial" w:hAnsi="Arial" w:cs="Arial"/>
          </w:rPr>
          <w:t xml:space="preserve">These dense structures were </w:t>
        </w:r>
      </w:ins>
      <w:r>
        <w:rPr>
          <w:rFonts w:ascii="Arial" w:hAnsi="Arial" w:cs="Arial"/>
        </w:rPr>
        <w:t>associated electron-lucent lipid-like inclusions (</w:t>
      </w:r>
      <w:r w:rsidRPr="002B1B3B">
        <w:rPr>
          <w:rFonts w:ascii="Arial" w:hAnsi="Arial" w:cs="Arial"/>
        </w:rPr>
        <w:t xml:space="preserve">arrows, Fig </w:t>
      </w:r>
      <w:r w:rsidR="00DF35DC">
        <w:rPr>
          <w:rFonts w:ascii="Arial" w:hAnsi="Arial" w:cs="Arial"/>
        </w:rPr>
        <w:t>4</w:t>
      </w:r>
      <w:r w:rsidR="00DF35DC" w:rsidRPr="002B1B3B">
        <w:rPr>
          <w:rFonts w:ascii="Arial" w:hAnsi="Arial" w:cs="Arial"/>
        </w:rPr>
        <w:t>l</w:t>
      </w:r>
      <w:r w:rsidRPr="002B1B3B">
        <w:rPr>
          <w:rFonts w:ascii="Arial" w:hAnsi="Arial" w:cs="Arial"/>
        </w:rPr>
        <w:t>,m</w:t>
      </w:r>
      <w:r w:rsidRPr="00C010F2">
        <w:rPr>
          <w:rFonts w:ascii="Arial" w:hAnsi="Arial" w:cs="Arial"/>
        </w:rPr>
        <w:t>)</w:t>
      </w:r>
      <w:r>
        <w:rPr>
          <w:rFonts w:ascii="Arial" w:hAnsi="Arial" w:cs="Arial"/>
        </w:rPr>
        <w:t xml:space="preserve">, </w:t>
      </w:r>
      <w:ins w:id="500" w:author="Jamie Courtland" w:date="2020-06-25T06:47:00Z">
        <w:r w:rsidR="005B280C">
          <w:rPr>
            <w:rFonts w:ascii="Arial" w:hAnsi="Arial" w:cs="Arial"/>
          </w:rPr>
          <w:t>and are</w:t>
        </w:r>
      </w:ins>
      <w:r>
        <w:rPr>
          <w:rFonts w:ascii="Arial" w:hAnsi="Arial" w:cs="Arial"/>
        </w:rPr>
        <w:t xml:space="preserve"> consistent with lipofuscin accumulation at lysosomal residual bodies</w:t>
      </w:r>
      <w:r>
        <w:rPr>
          <w:rFonts w:ascii="Arial" w:hAnsi="Arial" w:cs="Arial"/>
        </w:rPr>
        <w:fldChar w:fldCharType="begin" w:fldLock="1"/>
      </w:r>
      <w:r w:rsidR="00801795">
        <w:rPr>
          <w:rFonts w:ascii="Arial" w:hAnsi="Arial" w:cs="Arial"/>
        </w:rPr>
        <w:instrText>ADDIN CSL_CITATION {"citationItems":[{"id":"ITEM-1","itemData":{"DOI":"10.1046/j.1365-2443.2002.00539.x","ISSN":"13569597","abstract":"Background: CLC-3 is a member of the CLC chloride channel family and is widely expressed in mammalian tissues. To determine the physiological role of CLC-3, we generated CLC-3-deficient mice (Clcn3-/-) by targeted gene disruption. Results: Together with developmental retardation and higher mortality, the Clcn3-/- mice showed neurological manifestations such as blindness, motor coordination deficit, and spontaneous hyperlocomotion. In histological analysis, the Clcn3-/- mice showed a pattern of progressive degeneration of the retina, hippocampus and ileal mucosa, which resembled the phenotype observed in cathepsin D knockout mice. The defect of cathepsin D results in a lysosomal accumulation of ceroid lipofuscin containing the mitochondrial F1F0 ATPase subunit c. In immunohistochemistry and Western blot analysis, we found that the subunit c was heavily accumulated in the lysosome of Clcn3-/- mice. Furthermore, we detected an elevation in the endosomal pH of the Clcn3-/- mice. Conclusions: These results indicated that the neurodegeneration observed in the Clcn3-/- mice was caused by an abnormality in the machinery which degrades the cellular protein and was associated with the phenotype of neuronal ceroid lipofuscinosis (NCL). The elevated endosomal pH could be an important factor in the pathogenesis of NCL.","author":[{"dropping-particle":"","family":"Yoshikawa","given":"Momono","non-dropping-particle":"","parse-names":false,"suffix":""},{"dropping-particle":"","family":"Uchida","given":"Shinichi","non-dropping-particle":"","parse-names":false,"suffix":""},{"dropping-particle":"","family":"Ezaki","given":"Junji","non-dropping-particle":"","parse-names":false,"suffix":""},{"dropping-particle":"","family":"Rai","given":"Tatemitsu","non-dropping-particle":"","parse-names":false,"suffix":""},{"dropping-particle":"","family":"Hayama","given":"Atsushi","non-dropping-particle":"","parse-names":false,"suffix":""},{"dropping-particle":"","family":"Kobayashi","given":"Katsuki","non-dropping-particle":"","parse-names":false,"suffix":""},{"dropping-particle":"","family":"Kida","given":"Yujiro","non-dropping-particle":"","parse-names":false,"suffix":""},{"dropping-particle":"","family":"Noda","given":"Masaki","non-dropping-particle":"","parse-names":false,"suffix":""},{"dropping-particle":"","family":"Koike","given":"Masato","non-dropping-particle":"","parse-names":false,"suffix":""},{"dropping-particle":"","family":"Uchiyama","given":"Yasuo","non-dropping-particle":"","parse-names":false,"suffix":""},{"dropping-particle":"","family":"Marumo","given":"Fumiaki","non-dropping-particle":"","parse-names":false,"suffix":""},{"dropping-particle":"","family":"Kominami","given":"Eiki","non-dropping-particle":"","parse-names":false,"suffix":""},{"dropping-particle":"","family":"Sasaki","given":"Sei","non-dropping-particle":"","parse-names":false,"suffix":""}],"container-title":"Genes to Cells","id":"ITEM-1","issue":"6","issued":{"date-parts":[["2002"]]},"page":"597-605","title":"CLC-3 deficiency leads to phenotypes similar to human neuronal ceroid lipofuscinosis","type":"article-journal","volume":"7"},"uris":["http://www.mendeley.com/documents/?uuid=9b1d5989-6be4-304b-bf2b-3ad4d5588c08"]},{"id":"ITEM-2","itemData":{"DOI":"10.1073/pnas.0606137103","ISSN":"00278424","abstract":"Mammalian CLC proteins function as Cl- channels or as electrogenic Cl-/H+ exchangers and are present in the plasma membrane and intracellular vesicles. We now show that the ClC-6 protein is almost exclusively expressed in neurons of the central and peripheral nervous systems, with a particularly high expression in dorsal root ganglia. ClC-6 colocalized with markers for late endosomes in neuronal cell bodies. The disruption of ClC-6 in mice reduced their pain sensitivity and caused moderate behavioral abnormalities. Neuronal tissues showed autofluorescence at initial axon segments. At these sites, electron microscopy revealed electron-dense storage material that caused a pathological enlargement of proximal axons. These deposits were positive for several lysosomal proteins and other marker proteins typical for neuronal ceroid lipofuscinosis (NCL), a lysosomal storage disease. However, the lysosomal pH of Clcn6-/- neurons appeared normal. CLCN6 is a candidate gene for mild forms of human NCL. Analysis of 75 NCL patients identified ClC-6 amino acid exchanges in two patients but failed to prove a causative role of CLCN6 in that disease. © 2006 by The National Academy of Sciences of the USA.","author":[{"dropping-particle":"","family":"Poët","given":"Mallorie","non-dropping-particle":"","parse-names":false,"suffix":""},{"dropping-particle":"","family":"Kornak","given":"Uwe","non-dropping-particle":"","parse-names":false,"suffix":""},{"dropping-particle":"","family":"Schweizer","given":"Michaela","non-dropping-particle":"","parse-names":false,"suffix":""},{"dropping-particle":"","family":"Zdebik","given":"Anselm A.","non-dropping-particle":"","parse-names":false,"suffix":""},{"dropping-particle":"","family":"Scheel","given":"Olaf","non-dropping-particle":"","parse-names":false,"suffix":""},{"dropping-particle":"","family":"Hoelter","given":"Sabine","non-dropping-particle":"","parse-names":false,"suffix":""},{"dropping-particle":"","family":"Wurst","given":"Wolfgang","non-dropping-particle":"","parse-names":false,"suffix":""},{"dropping-particle":"","family":"Schmitt","given":"Anja","non-dropping-particle":"","parse-names":false,"suffix":""},{"dropping-particle":"","family":"Fuhrmann","given":"Jens C.","non-dropping-particle":"","parse-names":false,"suffix":""},{"dropping-particle":"","family":"Planells-Cases","given":"Rosa","non-dropping-particle":"","parse-names":false,"suffix":""},{"dropping-particle":"","family":"Mole","given":"Sara E.","non-dropping-particle":"","parse-names":false,"suffix":""},{"dropping-particle":"","family":"Hübner","given":"Christian A.","non-dropping-particle":"","parse-names":false,"suffix":""},{"dropping-particle":"","family":"Jentsch","given":"Thomas J.","non-dropping-particle":"","parse-names":false,"suffix":""}],"container-title":"Proceedings of the National Academy of Sciences of the United States of America","id":"ITEM-2","issue":"37","issued":{"date-parts":[["2006","9","12"]]},"page":"13854-13859","publisher":"National Academy of Sciences","title":"Lysosomal storage disease upon disruption of the neuronal chloride transport protein ClC-6","type":"article-journal","volume":"103"},"uris":["http://www.mendeley.com/documents/?uuid=40359415-2396-3d1b-81c4-63f5a130aa56"]},{"id":"ITEM-3","itemData":{"DOI":"10.1093/hmg/ddx364","ISSN":"14602083","abstract":"Frontotemporal dementia (FTD) encompasses a group of neurodegenerative disorders characterized by cognitive and behavioral impairments. Heterozygous mutations in progranulin (PGRN) cause familial FTD and result in decreased PGRN expression, while homozygous mutations result in complete loss of PGRN expression and lead to the neurodegenerative lysosomal storage disorder neuronal ceroid lipofuscinosis (NCL). However, how dose-dependent PGRN mutations contribute to these two different diseases is not well understood. Using iPSC-derived human cortical neurons from FTD patients harboring PGRN mutations, we demonstrate that PGRN mutant neurons exhibit decreased nuclear TDP-43 and increased insoluble TDP-43, as well as enlarged electron-dense vesicles, lipofuscin accumulation, fingerprint-like profiles and granular osmiophilic deposits, suggesting that both FTD and NCL-like pathology are present in PGRN patient neurons as compared to isogenic controls. PGRN mutant neurons also show impaired lysosomal proteolysis and decreased activity of the lysosomal enzyme cathepsin D. Furthermore, we find that PGRN interacts with cathepsin D, and that PGRN increases the activity of cathepsin D but not cathepsins B or L. Finally, we show that granulin E, a cleavage product of PGRN, is sufficient to increase cathepsin D activity. This functional relationship between PGRN and cathepsin D provides a possible explanation for overlapping NCL-like pathology observed in patients with mutations in PGRN or CTSD, the gene encoding cathepsin D. Together, our work identifies PGRN as an activator of lysosomal cathepsin D activity, and suggests that decreased cathepsin D activity due to loss of PGRN contributes to both FTD and NCL pathology in a dose-dependent manner.","author":[{"dropping-particle":"","family":"Valdez","given":"Clarissa","non-dropping-particle":"","parse-names":false,"suffix":""},{"dropping-particle":"","family":"Wong","given":"Yvette C.","non-dropping-particle":"","parse-names":false,"suffix":""},{"dropping-particle":"","family":"Schwake","given":"Michael","non-dropping-particle":"","parse-names":false,"suffix":""},{"dropping-particle":"","family":"Bu","given":"Guojun","non-dropping-particle":"","parse-names":false,"suffix":""},{"dropping-particle":"","family":"Wszolek","given":"Zbigniew K.","non-dropping-particle":"","parse-names":false,"suffix":""},{"dropping-particle":"","family":"Krainc","given":"Dimitri","non-dropping-particle":"","parse-names":false,"suffix":""}],"container-title":"Human Molecular Genetics","id":"ITEM-3","issue":"24","issued":{"date-parts":[["2017"]]},"page":"4861-4872","title":"Progranulin-mediated deficiency of cathepsin D results in FTD and NCL-like phenotypes in neurons derived from FTD patients","type":"article-journal","volume":"26"},"uris":["http://www.mendeley.com/documents/?uuid=05c255a6-e91f-3c61-9598-18097c30a656"]}],"mendeley":{"formattedCitation":"&lt;sup&gt;68–70&lt;/sup&gt;","plainTextFormattedCitation":"68–70","previouslyFormattedCitation":"&lt;sup&gt;68–70&lt;/sup&gt;"},"properties":{"noteIndex":0},"schema":"https://github.com/citation-style-language/schema/raw/master/csl-citation.json"}</w:instrText>
      </w:r>
      <w:r>
        <w:rPr>
          <w:rFonts w:ascii="Arial" w:hAnsi="Arial" w:cs="Arial"/>
        </w:rPr>
        <w:fldChar w:fldCharType="separate"/>
      </w:r>
      <w:r w:rsidR="00325B70" w:rsidRPr="00325B70">
        <w:rPr>
          <w:rFonts w:ascii="Arial" w:hAnsi="Arial" w:cs="Arial"/>
          <w:noProof/>
          <w:vertAlign w:val="superscript"/>
        </w:rPr>
        <w:t>68–70</w:t>
      </w:r>
      <w:r>
        <w:rPr>
          <w:rFonts w:ascii="Arial" w:hAnsi="Arial" w:cs="Arial"/>
        </w:rPr>
        <w:fldChar w:fldCharType="end"/>
      </w:r>
      <w:r>
        <w:rPr>
          <w:rFonts w:ascii="Arial" w:hAnsi="Arial" w:cs="Arial"/>
        </w:rPr>
        <w:t xml:space="preserve">. Lipofuscin is </w:t>
      </w:r>
      <w:ins w:id="501" w:author="Jamie Courtland" w:date="2020-06-25T07:44:00Z">
        <w:r w:rsidR="001B3279">
          <w:rPr>
            <w:rFonts w:ascii="Arial" w:hAnsi="Arial" w:cs="Arial"/>
          </w:rPr>
          <w:t>a by-product</w:t>
        </w:r>
      </w:ins>
      <w:r>
        <w:rPr>
          <w:rFonts w:ascii="Arial" w:hAnsi="Arial" w:cs="Arial"/>
        </w:rPr>
        <w:t xml:space="preserve"> of lysosomal breakdown of lipids, proteins, and carbohydrates, which naturally accumulates over time </w:t>
      </w:r>
      <w:commentRangeStart w:id="502"/>
      <w:ins w:id="503" w:author="Jamie Courtland" w:date="2020-06-25T07:06:00Z">
        <w:r w:rsidR="0042217D">
          <w:rPr>
            <w:rFonts w:ascii="Arial" w:hAnsi="Arial" w:cs="Arial"/>
          </w:rPr>
          <w:t>in non-</w:t>
        </w:r>
        <w:commentRangeStart w:id="504"/>
        <w:r w:rsidR="0042217D">
          <w:rPr>
            <w:rFonts w:ascii="Arial" w:hAnsi="Arial" w:cs="Arial"/>
          </w:rPr>
          <w:t>dividing</w:t>
        </w:r>
        <w:commentRangeEnd w:id="504"/>
        <w:r w:rsidR="0042217D">
          <w:rPr>
            <w:rStyle w:val="CommentReference"/>
          </w:rPr>
          <w:commentReference w:id="504"/>
        </w:r>
        <w:r w:rsidR="0042217D">
          <w:rPr>
            <w:rFonts w:ascii="Arial" w:hAnsi="Arial" w:cs="Arial"/>
          </w:rPr>
          <w:t xml:space="preserve"> </w:t>
        </w:r>
        <w:commentRangeEnd w:id="502"/>
        <w:r w:rsidR="0042217D">
          <w:rPr>
            <w:rStyle w:val="CommentReference"/>
          </w:rPr>
          <w:commentReference w:id="502"/>
        </w:r>
      </w:ins>
      <w:r>
        <w:rPr>
          <w:rFonts w:ascii="Arial" w:hAnsi="Arial" w:cs="Arial"/>
        </w:rPr>
        <w:t>cells such as neurons</w:t>
      </w:r>
      <w:r>
        <w:rPr>
          <w:rFonts w:ascii="Arial" w:hAnsi="Arial" w:cs="Arial"/>
        </w:rPr>
        <w:fldChar w:fldCharType="begin" w:fldLock="1"/>
      </w:r>
      <w:r w:rsidR="00801795">
        <w:rPr>
          <w:rFonts w:ascii="Arial" w:hAnsi="Arial" w:cs="Arial"/>
        </w:rPr>
        <w:instrText>ADDIN CSL_CITATION {"citationItems":[{"id":"ITEM-1","itemData":{"DOI":"10.1016/j.redox.2013.01.006","ISSN":"22132317","abstract":"Oxidative stress plays a crucial role in the development of the aging process and age dependent diseases. Both are closely connected to disturbances of proteostasis by protein oxidation and an impairment of the proteasomal system. The final consequence is the accumulation of highly cross-linked undegradable aggregates such as lipofuscin. These aggregates of damaged proteins are detrimental to normal cell functions. Here we provide an overview about effect of these aggregates on the proteasomal system, followed by transcription factor activation and loss of cell viability. Furthermore, findings on the mechanism of radical genesis, proteasomal inhibition and the required components of lipofuscin formation were resumed. © 2013 The Authors.","author":[{"dropping-particle":"","family":"Höhn","given":"Annika","non-dropping-particle":"","parse-names":false,"suffix":""},{"dropping-particle":"","family":"Grune","given":"Tilman","non-dropping-particle":"","parse-names":false,"suffix":""}],"container-title":"Redox Biology","id":"ITEM-1","issue":"1","issued":{"date-parts":[["2013"]]},"page":"140-144","publisher":"Elsevier B.V.","title":"Lipofuscin: Formation, effects and role of macroautophagy","type":"article","volume":"1"},"uris":["http://www.mendeley.com/documents/?uuid=02fc7dae-24ad-3734-a9f4-c728ad990b8c"]},{"id":"ITEM-2","itemData":{"DOI":"10.1111/j.1699-0463.1998.tb01346.x","ISSN":"09034641","PMID":"9531959","abstract":"Lipofuscin (age pigment) is a brown-yellow, electron-dense, autofluorescent material that accumulates progressively over time in lysosomes of postmitotic cells, such as neurons and cardiac myocytes. The exact mechanisms behind this accumulation are still unclear. This review outlines the present knowledge of age pigment formation, and considers possible mechanisms responsible for the increase of lipofuscin with age. Numerous studies indicate that the formation of lipofuscin is due to the oxidative alteration of macromolecules by oxygen-derived free radicals generated in reactions catalyzed by redox-active iron of low molecular weight. Two principal explanations for the increase of lipofuscin with age have been suggested. The first one is based on the notion that lipofuscin is not totally eliminated (either by degradation or exocytosis) even at young age, and, thus, accumulates in postmitotic cells as a function of time. Since oxidative reactions are obligatory for life, they would act as age-independent enhancers of lipofuscin accumulation, as well as of many other manifestations of senescence. The second explanation is that the increase of lipofuscin is an effect of aging, caused by an age-related enhancement of autophagocytosis, a decline in intralysosomal degradation, and/or a decrease in exocytosis.","author":[{"dropping-particle":"","family":"TERMAN","given":"ALEXEI","non-dropping-particle":"","parse-names":false,"suffix":""},{"dropping-particle":"","family":"BRUNK","given":"ULF T.","non-dropping-particle":"","parse-names":false,"suffix":""}],"container-title":"APMIS","id":"ITEM-2","issue":"1-6","issued":{"date-parts":[["1998","1"]]},"page":"265-276","publisher":"Wiley","title":"Lipofuscin: Mechanisms of formation and increase with age","type":"article-journal","volume":"106"},"uris":["http://www.mendeley.com/documents/?uuid=519901a5-497c-3076-85d0-d542cee5b397"]},{"id":"ITEM-3","itemData":{"DOI":"10.3389/fnins.2018.00464","ISSN":"1662453X","abstract":"Despite aging being by far the greatest risk factor for highly prevalent neurodegenerative disorders, the molecular underpinnings of age-related brain changes are still not well understood, particularly the transition from normal healthy brain aging to neuropathological aging. Aging is an extremely complex, multifactorial process involving the simultaneous interplay of several processes operating at many levels of the functional organization. The buildup of potentially toxic protein aggregates and their spreading through various brain regions has been identified as a major contributor to these pathologies. One of the most striking morphologic changes in neurons during normal aging is the accumulation of lipofuscin (LF) aggregates, as well as, neuromelanin pigments. LF is an autofluorescent lipopigment formed by lipids, metals and misfolded proteins, which is especially abundant in nerve cells, cardiac muscle cells and skin. Within the Central Nervous System (CNS), LF accumulates as aggregates, delineating a specific senescence pattern in both physiological and pathological states, altering neuronal cytoskeleton and cellular trafficking and metabolism, and being associated with neuronal loss, and glial proliferation and activation. Traditionally, the accumulation of LF in the CNS has been considered a secondary consequence of the aging process, being a mere bystander of the pathological buildup associated with different neurodegenerative disorders. Here, we discuss recent evidence suggesting the possibility that LF aggregates may have an active role in neurodegeneration. We argue that LF is a relevant effector of aging that represents a risk factor or driver for neurodegenerative disorders.","author":[{"dropping-particle":"","family":"Moreno-García","given":"Alexandra","non-dropping-particle":"","parse-names":false,"suffix":""},{"dropping-particle":"","family":"Kun","given":"Alejandra","non-dropping-particle":"","parse-names":false,"suffix":""},{"dropping-particle":"","family":"Calero","given":"Olga","non-dropping-particle":"","parse-names":false,"suffix":""},{"dropping-particle":"","family":"Medina","given":"Miguel","non-dropping-particle":"","parse-names":false,"suffix":""},{"dropping-particle":"","family":"Calero","given":"Miguel","non-dropping-particle":"","parse-names":false,"suffix":""}],"container-title":"Frontiers in Neuroscience","id":"ITEM-3","issue":"JUL","issued":{"date-parts":[["2018","7","5"]]},"page":"464","publisher":"Frontiers Media S.A.","title":"An overview of the role of lipofuscin in age-related neurodegeneration","type":"article","volume":"12"},"uris":["http://www.mendeley.com/documents/?uuid=b9845314-d4c7-3276-9529-36dc3813de5d"]}],"mendeley":{"formattedCitation":"&lt;sup&gt;71–73&lt;/sup&gt;","plainTextFormattedCitation":"71–73","previouslyFormattedCitation":"&lt;sup&gt;71–73&lt;/sup&gt;"},"properties":{"noteIndex":0},"schema":"https://github.com/citation-style-language/schema/raw/master/csl-citation.json"}</w:instrText>
      </w:r>
      <w:r>
        <w:rPr>
          <w:rFonts w:ascii="Arial" w:hAnsi="Arial" w:cs="Arial"/>
        </w:rPr>
        <w:fldChar w:fldCharType="separate"/>
      </w:r>
      <w:r w:rsidR="00325B70" w:rsidRPr="00325B70">
        <w:rPr>
          <w:rFonts w:ascii="Arial" w:hAnsi="Arial" w:cs="Arial"/>
          <w:noProof/>
          <w:vertAlign w:val="superscript"/>
        </w:rPr>
        <w:t>71–73</w:t>
      </w:r>
      <w:r>
        <w:rPr>
          <w:rFonts w:ascii="Arial" w:hAnsi="Arial" w:cs="Arial"/>
        </w:rPr>
        <w:fldChar w:fldCharType="end"/>
      </w:r>
      <w:r>
        <w:rPr>
          <w:rFonts w:ascii="Arial" w:hAnsi="Arial" w:cs="Arial"/>
        </w:rPr>
        <w:t xml:space="preserve">. </w:t>
      </w:r>
      <w:ins w:id="505" w:author="Jamie Courtland" w:date="2020-06-25T07:33:00Z">
        <w:r w:rsidR="00B50F9E">
          <w:rPr>
            <w:rFonts w:ascii="Arial" w:hAnsi="Arial" w:cs="Arial"/>
          </w:rPr>
          <w:t xml:space="preserve">However, excessive lipofuscin accumulation is </w:t>
        </w:r>
      </w:ins>
      <w:ins w:id="506" w:author="Jamie Courtland" w:date="2020-06-25T08:25:00Z">
        <w:r w:rsidR="00626350">
          <w:rPr>
            <w:rFonts w:ascii="Arial" w:hAnsi="Arial" w:cs="Arial"/>
          </w:rPr>
          <w:t>thought to be detrimental to cellular homeostasis</w:t>
        </w:r>
      </w:ins>
      <w:ins w:id="507" w:author="Jamie Courtland" w:date="2020-06-25T08:27:00Z">
        <w:r w:rsidR="008B5679">
          <w:rPr>
            <w:rFonts w:ascii="Arial" w:hAnsi="Arial" w:cs="Arial"/>
          </w:rPr>
          <w:t xml:space="preserve"> by inhibiting lysosomal function</w:t>
        </w:r>
      </w:ins>
      <w:ins w:id="508" w:author="Jamie Courtland" w:date="2020-06-25T07:33:00Z">
        <w:r w:rsidR="00B50F9E">
          <w:rPr>
            <w:rFonts w:ascii="Arial" w:hAnsi="Arial" w:cs="Arial"/>
          </w:rPr>
          <w:t xml:space="preserve"> and </w:t>
        </w:r>
      </w:ins>
      <w:ins w:id="509" w:author="Jamie Courtland" w:date="2020-06-25T08:27:00Z">
        <w:r w:rsidR="008B5679">
          <w:rPr>
            <w:rFonts w:ascii="Arial" w:hAnsi="Arial" w:cs="Arial"/>
          </w:rPr>
          <w:t xml:space="preserve">promoting </w:t>
        </w:r>
      </w:ins>
      <w:ins w:id="510" w:author="Jamie Courtland" w:date="2020-06-25T10:07:00Z">
        <w:r w:rsidR="003755BD">
          <w:rPr>
            <w:rFonts w:ascii="Arial" w:hAnsi="Arial" w:cs="Arial"/>
          </w:rPr>
          <w:t>oxidative stress, often leading to cell death</w:t>
        </w:r>
      </w:ins>
      <w:ins w:id="511" w:author="Jamie Courtland" w:date="2020-06-25T07:52:00Z">
        <w:r w:rsidR="001B3279">
          <w:rPr>
            <w:rFonts w:ascii="Arial" w:hAnsi="Arial" w:cs="Arial"/>
          </w:rPr>
          <w:fldChar w:fldCharType="begin" w:fldLock="1"/>
        </w:r>
      </w:ins>
      <w:r w:rsidR="0086372A">
        <w:rPr>
          <w:rFonts w:ascii="Arial" w:hAnsi="Arial" w:cs="Arial"/>
        </w:rPr>
        <w:instrText>ADDIN CSL_CITATION {"citationItems":[{"id":"ITEM-1","itemData":{"DOI":"10.1016/S0891-5849(02)00959-0","ISSN":"08915849","PMID":"12208347","abstract":"The accumulation of lipofuscin within postmitotic cells is a recognized hallmark of aging occuring with a rate inversely related to longevity. Lipofuscin is an intralysosomal, polymeric substance, primarily composed of cross-linked protein residues, formed due to iron-catalyzed oxidative processes. Because it is undegradable and cannot be removed via exocytosis, lipofuscin accumulation in postmitotic cells is inevitable, whereas proliferative cells efficiently dilute it during division. The rate of lipofuscin formation can be experimentally manipulated. In cell culture models, oxidative stress (e.g., exposure to 40% ambient oxygen or low molecular weight iron) promotes lipofuscin accumulation, whereas growth at 8% oxygen and treatment with antioxidants or iron-chelators diminish it. Lipofuscin is a fluorochrome and may sensitize lysosomes to visible light, a process potentially important for the pathogenesis of age-related macular degeneration. Lipofuscin-associated iron sensitizes lysosomes to oxidative stress, jeopardizing lysosomal stability and causing apoptosis due to release of lysosomal contents. Lipofuscin accumulation may also diminish autophagocytotic capacity by acting as a sink for newly produced lysosomal enzymes and, therefore, interfere with recycling of cellular components. Lipofuscin, thus, may be much more directly related to cellular degeneration at old age than was hitherto believed. © 2002 Elsevier Science Inc.","author":[{"dropping-particle":"","family":"Brunk","given":"Ulf T.","non-dropping-particle":"","parse-names":false,"suffix":""},{"dropping-particle":"","family":"Terman","given":"Alexei","non-dropping-particle":"","parse-names":false,"suffix":""}],"container-title":"Free Radical Biology and Medicine","id":"ITEM-1","issue":"5","issued":{"date-parts":[["2002","9","1"]]},"page":"611-619","publisher":"Elsevier Inc.","title":"Lipofuscin: Mechanisms of age-related accumulation and influence on cell function","type":"article-journal","volume":"33"},"uris":["http://www.mendeley.com/documents/?uuid=fcacc9e3-1080-3cca-8631-8c865e6828db"]},{"id":"ITEM-2","itemData":{"DOI":"10.1016/j.freeradbiomed.2005.01.003","ISSN":"08915849","abstract":"Cellular senescence may be accompanied by accumulation of large aggregates of oxidized proteins, also known as lipofuscin. The hypothesis that cellular accumulation of lipofuscin-like materials (LIP) results in cell death as a result of proteasome inhibition was examined. Rat neonatal cardiomyocytes were incubated with synthetic LIP for up to 48 h. This was accompanied by increases in cellular autofluorescence (207% by 48 h; p &lt; 0.05) and electron microscopic evidence of internalization of LIP particles. LIP incubation resulted in loss of viability (-46% by 48 h; p &lt; 0.05) through apoptotic cell death. Although 20S-proteasome activity was increased by 74% after 6 h, both 20S- and 26S-proteasome activities were decreased after 48 h of incubation (-54% (p &lt; 0.05) and -50%, respectively), accompanied by large increases in ubiquitinated proteins. Several proteasome-regulated proapoptotic proteins, including c-Jun (2.9-fold; p &lt; 0.05), Bax (1.8-fold; p &lt; 0.05), and p27kip1 (3.2-fold; p &lt; 0.05), were observed to be increased by 48 h. Observation of ubiquitinated homologues of Bax and p27kip1 suggested that part of the increase was due to decreased proteasomal degradation of these proteins. The results of this study are consistent with the conclusion that accumulation of LIP results in inhibition of the proteasome, which initiates an apoptotic cascade as a result of dysregulation of several proapoptotic proteins. © 2005 Elsevier Inc. All rights reserved.","author":[{"dropping-particle":"","family":"Powell","given":"Saul R.","non-dropping-particle":"","parse-names":false,"suffix":""},{"dropping-particle":"","family":"Wang","given":"Ping","non-dropping-particle":"","parse-names":false,"suffix":""},{"dropping-particle":"","family":"Divald","given":"Andras","non-dropping-particle":"","parse-names":false,"suffix":""},{"dropping-particle":"","family":"Teichberg","given":"Saul","non-dropping-particle":"","parse-names":false,"suffix":""},{"dropping-particle":"","family":"Haridas","given":"Viraga","non-dropping-particle":"","parse-names":false,"suffix":""},{"dropping-particle":"","family":"McCloskey","given":"Thomas W.","non-dropping-particle":"","parse-names":false,"suffix":""},{"dropping-particle":"","family":"Davies","given":"Kelvin J.A.","non-dropping-particle":"","parse-names":false,"suffix":""},{"dropping-particle":"","family":"Katzeff","given":"Harvey","non-dropping-particle":"","parse-names":false,"suffix":""}],"container-title":"Free Radical Biology and Medicine","id":"ITEM-2","issue":"8","issued":{"date-parts":[["2005","4","15"]]},"page":"1093-1101","publisher":"Elsevier Inc.","title":"Aggregates of oxidized proteins (lipofuscin) induce apoptosis through proteasome inhibition and dysregulation of proapoptotic proteins","type":"article-journal","volume":"38"},"uris":["http://www.mendeley.com/documents/?uuid=ee82f184-24de-3ffe-96be-d6d4bd6862ea"]}],"mendeley":{"formattedCitation":"&lt;sup&gt;74,75&lt;/sup&gt;","plainTextFormattedCitation":"74,75","previouslyFormattedCitation":"&lt;sup&gt;74,75&lt;/sup&gt;"},"properties":{"noteIndex":0},"schema":"https://github.com/citation-style-language/schema/raw/master/csl-citation.json"}</w:instrText>
      </w:r>
      <w:r w:rsidR="001B3279">
        <w:rPr>
          <w:rFonts w:ascii="Arial" w:hAnsi="Arial" w:cs="Arial"/>
        </w:rPr>
        <w:fldChar w:fldCharType="separate"/>
      </w:r>
      <w:r w:rsidR="001B3279" w:rsidRPr="001B3279">
        <w:rPr>
          <w:rFonts w:ascii="Arial" w:hAnsi="Arial" w:cs="Arial"/>
          <w:noProof/>
          <w:vertAlign w:val="superscript"/>
        </w:rPr>
        <w:t>74,75</w:t>
      </w:r>
      <w:ins w:id="512" w:author="Jamie Courtland" w:date="2020-06-25T07:52:00Z">
        <w:r w:rsidR="001B3279">
          <w:rPr>
            <w:rFonts w:ascii="Arial" w:hAnsi="Arial" w:cs="Arial"/>
          </w:rPr>
          <w:fldChar w:fldCharType="end"/>
        </w:r>
      </w:ins>
      <w:ins w:id="513" w:author="Jamie Courtland" w:date="2020-06-25T07:35:00Z">
        <w:r w:rsidR="00B50F9E">
          <w:rPr>
            <w:rFonts w:ascii="Arial" w:hAnsi="Arial" w:cs="Arial"/>
          </w:rPr>
          <w:t>.</w:t>
        </w:r>
        <w:r w:rsidR="00B50F9E" w:rsidRPr="00B50F9E">
          <w:rPr>
            <w:rFonts w:ascii="Arial" w:hAnsi="Arial" w:cs="Arial"/>
          </w:rPr>
          <w:t xml:space="preserve"> </w:t>
        </w:r>
      </w:ins>
      <w:ins w:id="514" w:author="Jamie Courtland" w:date="2020-06-25T08:23:00Z">
        <w:r w:rsidR="00626350">
          <w:rPr>
            <w:rFonts w:ascii="Arial" w:hAnsi="Arial" w:cs="Arial"/>
          </w:rPr>
          <w:t>As a result</w:t>
        </w:r>
      </w:ins>
      <w:ins w:id="515" w:author="Jamie Courtland" w:date="2020-06-25T07:40:00Z">
        <w:r w:rsidR="00B50F9E">
          <w:rPr>
            <w:rFonts w:ascii="Arial" w:hAnsi="Arial" w:cs="Arial"/>
          </w:rPr>
          <w:t xml:space="preserve">, elevated lipofuscin is considered a biomarker of neurodegenerative disorders, </w:t>
        </w:r>
        <w:r w:rsidR="00B50F9E" w:rsidRPr="005F4E2F">
          <w:rPr>
            <w:rFonts w:ascii="Arial" w:hAnsi="Arial" w:cs="Arial"/>
          </w:rPr>
          <w:t xml:space="preserve">including </w:t>
        </w:r>
        <w:r w:rsidR="00B50F9E" w:rsidRPr="002B1B3B">
          <w:rPr>
            <w:rFonts w:ascii="Arial" w:hAnsi="Arial" w:cs="Arial"/>
          </w:rPr>
          <w:t>Alzheimer’s disease, Parkinson’s disease, and Neuro</w:t>
        </w:r>
        <w:r w:rsidR="00B50F9E">
          <w:rPr>
            <w:rFonts w:ascii="Arial" w:hAnsi="Arial" w:cs="Arial"/>
          </w:rPr>
          <w:t>nal C</w:t>
        </w:r>
        <w:r w:rsidR="00B50F9E" w:rsidRPr="002B1B3B">
          <w:rPr>
            <w:rFonts w:ascii="Arial" w:hAnsi="Arial" w:cs="Arial"/>
          </w:rPr>
          <w:t>eroid Lipofuscinoses</w:t>
        </w:r>
        <w:r w:rsidR="00B50F9E" w:rsidRPr="002B1B3B">
          <w:rPr>
            <w:rFonts w:ascii="Arial" w:hAnsi="Arial" w:cs="Arial"/>
          </w:rPr>
          <w:fldChar w:fldCharType="begin" w:fldLock="1"/>
        </w:r>
        <w:r w:rsidR="00B50F9E">
          <w:rPr>
            <w:rFonts w:ascii="Arial" w:hAnsi="Arial" w:cs="Arial"/>
          </w:rPr>
          <w:instrText>ADDIN CSL_CITATION {"citationItems":[{"id":"ITEM-1","itemData":{"DOI":"10.3389/fnins.2018.00464","ISSN":"1662453X","abstract":"Despite aging being by far the greatest risk factor for highly prevalent neurodegenerative disorders, the molecular underpinnings of age-related brain changes are still not well understood, particularly the transition from normal healthy brain aging to neuropathological aging. Aging is an extremely complex, multifactorial process involving the simultaneous interplay of several processes operating at many levels of the functional organization. The buildup of potentially toxic protein aggregates and their spreading through various brain regions has been identified as a major contributor to these pathologies. One of the most striking morphologic changes in neurons during normal aging is the accumulation of lipofuscin (LF) aggregates, as well as, neuromelanin pigments. LF is an autofluorescent lipopigment formed by lipids, metals and misfolded proteins, which is especially abundant in nerve cells, cardiac muscle cells and skin. Within the Central Nervous System (CNS), LF accumulates as aggregates, delineating a specific senescence pattern in both physiological and pathological states, altering neuronal cytoskeleton and cellular trafficking and metabolism, and being associated with neuronal loss, and glial proliferation and activation. Traditionally, the accumulation of LF in the CNS has been considered a secondary consequence of the aging process, being a mere bystander of the pathological buildup associated with different neurodegenerative disorders. Here, we discuss recent evidence suggesting the possibility that LF aggregates may have an active role in neurodegeneration. We argue that LF is a relevant effector of aging that represents a risk factor or driver for neurodegenerative disorders.","author":[{"dropping-particle":"","family":"Moreno-García","given":"Alexandra","non-dropping-particle":"","parse-names":false,"suffix":""},{"dropping-particle":"","family":"Kun","given":"Alejandra","non-dropping-particle":"","parse-names":false,"suffix":""},{"dropping-particle":"","family":"Calero","given":"Olga","non-dropping-particle":"","parse-names":false,"suffix":""},{"dropping-particle":"","family":"Medina","given":"Miguel","non-dropping-particle":"","parse-names":false,"suffix":""},{"dropping-particle":"","family":"Calero","given":"Miguel","non-dropping-particle":"","parse-names":false,"suffix":""}],"container-title":"Frontiers in Neuroscience","id":"ITEM-1","issue":"JUL","issued":{"date-parts":[["2018","7","5"]]},"page":"464","publisher":"Frontiers Media S.A.","title":"An overview of the role of lipofuscin in age-related neurodegeneration","type":"article","volume":"12"},"uris":["http://www.mendeley.com/documents/?uuid=b9845314-d4c7-3276-9529-36dc3813de5d"]}],"mendeley":{"formattedCitation":"&lt;sup&gt;73&lt;/sup&gt;","plainTextFormattedCitation":"73","previouslyFormattedCitation":"&lt;sup&gt;73&lt;/sup&gt;"},"properties":{"noteIndex":0},"schema":"https://github.com/citation-style-language/schema/raw/master/csl-citation.json"}</w:instrText>
        </w:r>
        <w:r w:rsidR="00B50F9E" w:rsidRPr="002B1B3B">
          <w:rPr>
            <w:rFonts w:ascii="Arial" w:hAnsi="Arial" w:cs="Arial"/>
          </w:rPr>
          <w:fldChar w:fldCharType="separate"/>
        </w:r>
        <w:r w:rsidR="00B50F9E" w:rsidRPr="00325B70">
          <w:rPr>
            <w:rFonts w:ascii="Arial" w:hAnsi="Arial" w:cs="Arial"/>
            <w:noProof/>
            <w:vertAlign w:val="superscript"/>
          </w:rPr>
          <w:t>73</w:t>
        </w:r>
        <w:r w:rsidR="00B50F9E" w:rsidRPr="002B1B3B">
          <w:rPr>
            <w:rFonts w:ascii="Arial" w:hAnsi="Arial" w:cs="Arial"/>
          </w:rPr>
          <w:fldChar w:fldCharType="end"/>
        </w:r>
        <w:r w:rsidR="00B50F9E">
          <w:rPr>
            <w:rFonts w:ascii="Arial" w:hAnsi="Arial" w:cs="Arial"/>
          </w:rPr>
          <w:t xml:space="preserve">. </w:t>
        </w:r>
      </w:ins>
      <w:ins w:id="516" w:author="Jamie Courtland" w:date="2020-06-25T07:34:00Z">
        <w:r w:rsidR="00B50F9E">
          <w:rPr>
            <w:rFonts w:ascii="Arial" w:hAnsi="Arial" w:cs="Arial"/>
          </w:rPr>
          <w:t>The</w:t>
        </w:r>
      </w:ins>
      <w:ins w:id="517" w:author="Jamie Courtland" w:date="2020-06-25T07:39:00Z">
        <w:r w:rsidR="00B50F9E">
          <w:rPr>
            <w:rFonts w:ascii="Arial" w:hAnsi="Arial" w:cs="Arial"/>
          </w:rPr>
          <w:t>refore, the</w:t>
        </w:r>
      </w:ins>
      <w:ins w:id="518" w:author="Jamie Courtland" w:date="2020-06-25T07:08:00Z">
        <w:r w:rsidR="0042217D">
          <w:rPr>
            <w:rFonts w:ascii="Arial" w:hAnsi="Arial" w:cs="Arial"/>
          </w:rPr>
          <w:t xml:space="preserve"> </w:t>
        </w:r>
      </w:ins>
      <w:r>
        <w:rPr>
          <w:rFonts w:ascii="Arial" w:hAnsi="Arial" w:cs="Arial"/>
        </w:rPr>
        <w:t xml:space="preserve">marked increase in lipofuscin area and number </w:t>
      </w:r>
      <w:ins w:id="519" w:author="Jamie Courtland" w:date="2020-06-25T07:34:00Z">
        <w:r w:rsidR="00B50F9E">
          <w:rPr>
            <w:rFonts w:ascii="Arial" w:hAnsi="Arial" w:cs="Arial"/>
          </w:rPr>
          <w:t xml:space="preserve">seen </w:t>
        </w:r>
      </w:ins>
      <w:r>
        <w:rPr>
          <w:rFonts w:ascii="Arial" w:hAnsi="Arial" w:cs="Arial"/>
        </w:rPr>
        <w:t xml:space="preserve">in MUT </w:t>
      </w:r>
      <w:r w:rsidR="00417E04">
        <w:rPr>
          <w:rFonts w:ascii="Arial" w:hAnsi="Arial" w:cs="Arial"/>
        </w:rPr>
        <w:t>electron</w:t>
      </w:r>
      <w:r w:rsidR="008958FA">
        <w:rPr>
          <w:rFonts w:ascii="Arial" w:hAnsi="Arial" w:cs="Arial"/>
        </w:rPr>
        <w:t xml:space="preserve"> </w:t>
      </w:r>
      <w:r w:rsidR="00417E04">
        <w:rPr>
          <w:rFonts w:ascii="Arial" w:hAnsi="Arial" w:cs="Arial"/>
        </w:rPr>
        <w:t>microgra</w:t>
      </w:r>
      <w:r w:rsidR="008958FA">
        <w:rPr>
          <w:rFonts w:ascii="Arial" w:hAnsi="Arial" w:cs="Arial"/>
        </w:rPr>
        <w:t>p</w:t>
      </w:r>
      <w:r w:rsidR="00417E04">
        <w:rPr>
          <w:rFonts w:ascii="Arial" w:hAnsi="Arial" w:cs="Arial"/>
        </w:rPr>
        <w:t>hs</w:t>
      </w:r>
      <w:r>
        <w:rPr>
          <w:rFonts w:ascii="Arial" w:hAnsi="Arial" w:cs="Arial"/>
        </w:rPr>
        <w:t xml:space="preserve"> (</w:t>
      </w:r>
      <w:r w:rsidRPr="002B1B3B">
        <w:rPr>
          <w:rFonts w:ascii="Arial" w:hAnsi="Arial" w:cs="Arial"/>
        </w:rPr>
        <w:t xml:space="preserve">Fig </w:t>
      </w:r>
      <w:r w:rsidR="00DF35DC">
        <w:rPr>
          <w:rFonts w:ascii="Arial" w:hAnsi="Arial" w:cs="Arial"/>
        </w:rPr>
        <w:t>4</w:t>
      </w:r>
      <w:proofErr w:type="gramStart"/>
      <w:r w:rsidR="00DF35DC" w:rsidRPr="002B1B3B">
        <w:rPr>
          <w:rFonts w:ascii="Arial" w:hAnsi="Arial" w:cs="Arial"/>
        </w:rPr>
        <w:t>n</w:t>
      </w:r>
      <w:r w:rsidRPr="002B1B3B">
        <w:rPr>
          <w:rFonts w:ascii="Arial" w:hAnsi="Arial" w:cs="Arial"/>
        </w:rPr>
        <w:t>,o</w:t>
      </w:r>
      <w:proofErr w:type="gramEnd"/>
      <w:r>
        <w:rPr>
          <w:rFonts w:ascii="Arial" w:hAnsi="Arial" w:cs="Arial"/>
        </w:rPr>
        <w:t xml:space="preserve"> respectively) </w:t>
      </w:r>
      <w:r w:rsidR="00417E04">
        <w:rPr>
          <w:rFonts w:ascii="Arial" w:hAnsi="Arial" w:cs="Arial"/>
        </w:rPr>
        <w:t>is</w:t>
      </w:r>
      <w:r>
        <w:rPr>
          <w:rFonts w:ascii="Arial" w:hAnsi="Arial" w:cs="Arial"/>
        </w:rPr>
        <w:t xml:space="preserve"> consistent with dysregulated lysosomal breakdown of cellular material</w:t>
      </w:r>
      <w:ins w:id="520" w:author="Jamie Courtland" w:date="2020-06-25T07:40:00Z">
        <w:r w:rsidR="001B3279">
          <w:rPr>
            <w:rFonts w:ascii="Arial" w:hAnsi="Arial" w:cs="Arial"/>
          </w:rPr>
          <w:t xml:space="preserve"> and </w:t>
        </w:r>
      </w:ins>
      <w:ins w:id="521" w:author="Jamie Courtland" w:date="2020-06-25T07:41:00Z">
        <w:r w:rsidR="001B3279">
          <w:rPr>
            <w:rFonts w:ascii="Arial" w:hAnsi="Arial" w:cs="Arial"/>
          </w:rPr>
          <w:t>considered pathologic</w:t>
        </w:r>
      </w:ins>
      <w:ins w:id="522" w:author="Jamie Courtland" w:date="2020-06-25T07:08:00Z">
        <w:r w:rsidR="0042217D">
          <w:rPr>
            <w:rFonts w:ascii="Arial" w:hAnsi="Arial" w:cs="Arial"/>
          </w:rPr>
          <w:t>.</w:t>
        </w:r>
      </w:ins>
      <w:ins w:id="523" w:author="Jamie Courtland" w:date="2020-06-25T07:36:00Z">
        <w:r w:rsidR="00B50F9E">
          <w:rPr>
            <w:rFonts w:ascii="Arial" w:hAnsi="Arial" w:cs="Arial"/>
          </w:rPr>
          <w:t xml:space="preserve"> </w:t>
        </w:r>
      </w:ins>
      <w:r w:rsidR="001B3A47">
        <w:rPr>
          <w:rFonts w:ascii="Arial" w:hAnsi="Arial" w:cs="Arial"/>
        </w:rPr>
        <w:t>Together these data indicate that SWIP is important for maintaining proper lysosomal-mediated cargo degradation and its dysfunction could l</w:t>
      </w:r>
      <w:r w:rsidR="005E382A">
        <w:rPr>
          <w:rFonts w:ascii="Arial" w:hAnsi="Arial" w:cs="Arial"/>
        </w:rPr>
        <w:t>ead</w:t>
      </w:r>
      <w:r w:rsidR="001B3A47">
        <w:rPr>
          <w:rFonts w:ascii="Arial" w:hAnsi="Arial" w:cs="Arial"/>
        </w:rPr>
        <w:t xml:space="preserve"> to neurodegeneration.</w:t>
      </w:r>
      <w:r w:rsidR="008958FA" w:rsidRPr="002B1B3B">
        <w:rPr>
          <w:rFonts w:ascii="Arial" w:hAnsi="Arial" w:cs="Arial"/>
        </w:rPr>
        <w:t xml:space="preserve"> </w:t>
      </w:r>
    </w:p>
    <w:p w14:paraId="7EDE65DB" w14:textId="77777777" w:rsidR="0064374F" w:rsidRDefault="0064374F" w:rsidP="003F70D2">
      <w:pPr>
        <w:spacing w:line="480" w:lineRule="auto"/>
        <w:jc w:val="thaiDistribute"/>
        <w:rPr>
          <w:rFonts w:asciiTheme="minorBidi" w:hAnsiTheme="minorBidi"/>
          <w:b/>
          <w:bCs/>
        </w:rPr>
      </w:pPr>
    </w:p>
    <w:p w14:paraId="34F68B14" w14:textId="7AFBC154" w:rsidR="006D263F" w:rsidRPr="00EC3644" w:rsidRDefault="0064374F" w:rsidP="003F70D2">
      <w:pPr>
        <w:spacing w:line="480" w:lineRule="auto"/>
        <w:jc w:val="thaiDistribute"/>
        <w:rPr>
          <w:rFonts w:asciiTheme="minorBidi" w:hAnsiTheme="minorBidi"/>
        </w:rPr>
      </w:pPr>
      <w:r w:rsidRPr="003F70D2">
        <w:rPr>
          <w:rFonts w:asciiTheme="minorBidi" w:hAnsiTheme="minorBidi"/>
          <w:b/>
          <w:bCs/>
        </w:rPr>
        <w:t>SWIP</w:t>
      </w:r>
      <w:r w:rsidRPr="003F70D2">
        <w:rPr>
          <w:rFonts w:asciiTheme="minorBidi" w:hAnsiTheme="minorBidi"/>
          <w:b/>
          <w:bCs/>
          <w:vertAlign w:val="superscript"/>
        </w:rPr>
        <w:t>P1019R</w:t>
      </w:r>
      <w:r w:rsidR="006D263F" w:rsidRPr="00A10BED">
        <w:rPr>
          <w:rFonts w:asciiTheme="minorBidi" w:hAnsiTheme="minorBidi"/>
          <w:b/>
          <w:bCs/>
          <w:i/>
          <w:iCs/>
        </w:rPr>
        <w:t xml:space="preserve"> </w:t>
      </w:r>
      <w:r w:rsidR="006D263F" w:rsidRPr="00A10BED">
        <w:rPr>
          <w:rFonts w:asciiTheme="minorBidi" w:hAnsiTheme="minorBidi"/>
          <w:b/>
          <w:bCs/>
        </w:rPr>
        <w:t>mutant mice display</w:t>
      </w:r>
      <w:r w:rsidR="006D263F">
        <w:rPr>
          <w:rFonts w:asciiTheme="minorBidi" w:hAnsiTheme="minorBidi"/>
          <w:b/>
          <w:bCs/>
        </w:rPr>
        <w:t xml:space="preserve"> persistent</w:t>
      </w:r>
      <w:r w:rsidR="006D263F" w:rsidRPr="00A10BED">
        <w:rPr>
          <w:rFonts w:asciiTheme="minorBidi" w:hAnsiTheme="minorBidi"/>
          <w:b/>
          <w:bCs/>
        </w:rPr>
        <w:t xml:space="preserve"> </w:t>
      </w:r>
      <w:commentRangeStart w:id="524"/>
      <w:ins w:id="525" w:author="Jamie Courtland" w:date="2020-06-25T06:51:00Z">
        <w:r w:rsidR="005B280C" w:rsidRPr="00A10BED">
          <w:rPr>
            <w:rFonts w:asciiTheme="minorBidi" w:hAnsiTheme="minorBidi"/>
            <w:b/>
            <w:bCs/>
          </w:rPr>
          <w:t xml:space="preserve">deficits </w:t>
        </w:r>
        <w:commentRangeEnd w:id="524"/>
        <w:r w:rsidR="005B280C">
          <w:rPr>
            <w:rStyle w:val="CommentReference"/>
          </w:rPr>
          <w:commentReference w:id="524"/>
        </w:r>
      </w:ins>
      <w:r w:rsidR="006D263F" w:rsidRPr="00A10BED">
        <w:rPr>
          <w:rFonts w:asciiTheme="minorBidi" w:hAnsiTheme="minorBidi"/>
          <w:b/>
          <w:bCs/>
        </w:rPr>
        <w:t xml:space="preserve">in cued </w:t>
      </w:r>
      <w:r w:rsidR="006D263F">
        <w:rPr>
          <w:rFonts w:asciiTheme="minorBidi" w:hAnsiTheme="minorBidi"/>
          <w:b/>
          <w:bCs/>
        </w:rPr>
        <w:t>fear memory recall.</w:t>
      </w:r>
      <w:r w:rsidR="002E19DF">
        <w:rPr>
          <w:rFonts w:asciiTheme="minorBidi" w:hAnsiTheme="minorBidi"/>
        </w:rPr>
        <w:t xml:space="preserve"> </w:t>
      </w:r>
      <w:r w:rsidR="0047496E">
        <w:rPr>
          <w:rFonts w:asciiTheme="minorBidi" w:hAnsiTheme="minorBidi"/>
        </w:rPr>
        <w:t xml:space="preserve">To observe the functional consequences of </w:t>
      </w:r>
      <w:r w:rsidR="0047496E" w:rsidRPr="0047496E">
        <w:rPr>
          <w:rFonts w:asciiTheme="minorBidi" w:hAnsiTheme="minorBidi"/>
        </w:rPr>
        <w:t xml:space="preserve">the </w:t>
      </w:r>
      <w:r w:rsidR="0047496E" w:rsidRPr="00DC5D5D">
        <w:rPr>
          <w:rFonts w:asciiTheme="minorBidi" w:hAnsiTheme="minorBidi"/>
        </w:rPr>
        <w:t>SWIP</w:t>
      </w:r>
      <w:r w:rsidR="0047496E" w:rsidRPr="00DC5D5D">
        <w:rPr>
          <w:rFonts w:asciiTheme="minorBidi" w:hAnsiTheme="minorBidi"/>
          <w:vertAlign w:val="superscript"/>
        </w:rPr>
        <w:t>P1019R</w:t>
      </w:r>
      <w:r w:rsidR="0047496E">
        <w:rPr>
          <w:rFonts w:asciiTheme="minorBidi" w:hAnsiTheme="minorBidi"/>
        </w:rPr>
        <w:t xml:space="preserve"> mutation, we next studied WT and MUT mouse behavior. </w:t>
      </w:r>
      <w:r w:rsidR="00417E04">
        <w:rPr>
          <w:rFonts w:asciiTheme="minorBidi" w:hAnsiTheme="minorBidi"/>
        </w:rPr>
        <w:t>G</w:t>
      </w:r>
      <w:r w:rsidR="006D263F">
        <w:rPr>
          <w:rFonts w:asciiTheme="minorBidi" w:hAnsiTheme="minorBidi"/>
        </w:rPr>
        <w:t xml:space="preserve">iven that children </w:t>
      </w:r>
      <w:r w:rsidR="009A0F83">
        <w:rPr>
          <w:rFonts w:asciiTheme="minorBidi" w:hAnsiTheme="minorBidi"/>
        </w:rPr>
        <w:t>with homozygous</w:t>
      </w:r>
      <w:r w:rsidR="00417E04">
        <w:rPr>
          <w:rFonts w:asciiTheme="minorBidi" w:hAnsiTheme="minorBidi"/>
        </w:rPr>
        <w:t xml:space="preserve"> </w:t>
      </w:r>
      <w:r w:rsidR="00417E04" w:rsidRPr="004A148C">
        <w:rPr>
          <w:rFonts w:asciiTheme="minorBidi" w:hAnsiTheme="minorBidi"/>
        </w:rPr>
        <w:t>SWIP</w:t>
      </w:r>
      <w:r w:rsidR="00417E04" w:rsidRPr="004A148C">
        <w:rPr>
          <w:rFonts w:asciiTheme="minorBidi" w:hAnsiTheme="minorBidi"/>
          <w:vertAlign w:val="superscript"/>
        </w:rPr>
        <w:t>P1019R</w:t>
      </w:r>
      <w:r w:rsidR="006D263F">
        <w:rPr>
          <w:rFonts w:asciiTheme="minorBidi" w:hAnsiTheme="minorBidi"/>
        </w:rPr>
        <w:t xml:space="preserve"> point mutation</w:t>
      </w:r>
      <w:r w:rsidR="00C010F2">
        <w:rPr>
          <w:rFonts w:asciiTheme="minorBidi" w:hAnsiTheme="minorBidi"/>
        </w:rPr>
        <w:t>s</w:t>
      </w:r>
      <w:r w:rsidR="006D263F">
        <w:rPr>
          <w:rFonts w:asciiTheme="minorBidi" w:hAnsiTheme="minorBidi"/>
        </w:rPr>
        <w:t xml:space="preserve"> display intellectual disability</w:t>
      </w:r>
      <w:r w:rsidR="006D263F">
        <w:rPr>
          <w:rFonts w:asciiTheme="minorBidi" w:hAnsiTheme="minorBidi"/>
        </w:rPr>
        <w:fldChar w:fldCharType="begin" w:fldLock="1"/>
      </w:r>
      <w:r w:rsidR="00610919">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34&lt;/sup&gt;","plainTextFormattedCitation":"34","previouslyFormattedCitation":"&lt;sup&gt;34&lt;/sup&gt;"},"properties":{"noteIndex":0},"schema":"https://github.com/citation-style-language/schema/raw/master/csl-citation.json"}</w:instrText>
      </w:r>
      <w:r w:rsidR="006D263F">
        <w:rPr>
          <w:rFonts w:asciiTheme="minorBidi" w:hAnsiTheme="minorBidi"/>
        </w:rPr>
        <w:fldChar w:fldCharType="separate"/>
      </w:r>
      <w:r w:rsidR="000F707D" w:rsidRPr="000F707D">
        <w:rPr>
          <w:rFonts w:asciiTheme="minorBidi" w:hAnsiTheme="minorBidi"/>
          <w:noProof/>
          <w:vertAlign w:val="superscript"/>
        </w:rPr>
        <w:t>34</w:t>
      </w:r>
      <w:r w:rsidR="006D263F">
        <w:rPr>
          <w:rFonts w:asciiTheme="minorBidi" w:hAnsiTheme="minorBidi"/>
        </w:rPr>
        <w:fldChar w:fldCharType="end"/>
      </w:r>
      <w:r w:rsidR="00417E04">
        <w:rPr>
          <w:rFonts w:asciiTheme="minorBidi" w:hAnsiTheme="minorBidi"/>
        </w:rPr>
        <w:t xml:space="preserve"> and </w:t>
      </w:r>
      <w:r w:rsidR="009A0F83" w:rsidRPr="004A148C">
        <w:rPr>
          <w:rFonts w:asciiTheme="minorBidi" w:hAnsiTheme="minorBidi"/>
        </w:rPr>
        <w:t>SWIP</w:t>
      </w:r>
      <w:r w:rsidR="009A0F83" w:rsidRPr="004A148C">
        <w:rPr>
          <w:rFonts w:asciiTheme="minorBidi" w:hAnsiTheme="minorBidi"/>
          <w:vertAlign w:val="superscript"/>
        </w:rPr>
        <w:t>P1019R</w:t>
      </w:r>
      <w:r w:rsidR="009A0F83" w:rsidDel="009A0F83">
        <w:rPr>
          <w:rFonts w:asciiTheme="minorBidi" w:hAnsiTheme="minorBidi"/>
        </w:rPr>
        <w:t xml:space="preserve"> </w:t>
      </w:r>
      <w:r w:rsidR="007B0C2A">
        <w:rPr>
          <w:rFonts w:asciiTheme="minorBidi" w:hAnsiTheme="minorBidi"/>
        </w:rPr>
        <w:t xml:space="preserve">mutant </w:t>
      </w:r>
      <w:r w:rsidR="00417E04">
        <w:rPr>
          <w:rFonts w:asciiTheme="minorBidi" w:hAnsiTheme="minorBidi"/>
        </w:rPr>
        <w:t>mice</w:t>
      </w:r>
      <w:r w:rsidR="007B0C2A">
        <w:rPr>
          <w:rFonts w:asciiTheme="minorBidi" w:hAnsiTheme="minorBidi"/>
        </w:rPr>
        <w:t xml:space="preserve"> exhibit</w:t>
      </w:r>
      <w:r w:rsidR="006D263F">
        <w:rPr>
          <w:rFonts w:asciiTheme="minorBidi" w:hAnsiTheme="minorBidi"/>
        </w:rPr>
        <w:t xml:space="preserve"> endo</w:t>
      </w:r>
      <w:r w:rsidR="00344FBD">
        <w:rPr>
          <w:rFonts w:asciiTheme="minorBidi" w:hAnsiTheme="minorBidi"/>
        </w:rPr>
        <w:t>-</w:t>
      </w:r>
      <w:r w:rsidR="00485452">
        <w:rPr>
          <w:rFonts w:asciiTheme="minorBidi" w:hAnsiTheme="minorBidi"/>
        </w:rPr>
        <w:t>l</w:t>
      </w:r>
      <w:r w:rsidR="006D263F">
        <w:rPr>
          <w:rFonts w:asciiTheme="minorBidi" w:hAnsiTheme="minorBidi"/>
        </w:rPr>
        <w:t xml:space="preserve">ysosomal disruptions implicated in neurodegenerative processes, </w:t>
      </w:r>
      <w:r w:rsidR="005D65D6">
        <w:rPr>
          <w:rFonts w:asciiTheme="minorBidi" w:hAnsiTheme="minorBidi"/>
        </w:rPr>
        <w:t>behavior</w:t>
      </w:r>
      <w:r w:rsidR="006D263F">
        <w:rPr>
          <w:rFonts w:asciiTheme="minorBidi" w:hAnsiTheme="minorBidi"/>
        </w:rPr>
        <w:t xml:space="preserve"> </w:t>
      </w:r>
      <w:r w:rsidR="005D65D6">
        <w:rPr>
          <w:rFonts w:asciiTheme="minorBidi" w:hAnsiTheme="minorBidi"/>
        </w:rPr>
        <w:t xml:space="preserve">was assessed </w:t>
      </w:r>
      <w:r w:rsidR="006D263F">
        <w:rPr>
          <w:rFonts w:asciiTheme="minorBidi" w:hAnsiTheme="minorBidi"/>
        </w:rPr>
        <w:t>at two ages: adolescence (P40-</w:t>
      </w:r>
      <w:r>
        <w:rPr>
          <w:rFonts w:asciiTheme="minorBidi" w:hAnsiTheme="minorBidi"/>
        </w:rPr>
        <w:t>50</w:t>
      </w:r>
      <w:r w:rsidR="006D263F">
        <w:rPr>
          <w:rFonts w:asciiTheme="minorBidi" w:hAnsiTheme="minorBidi"/>
        </w:rPr>
        <w:t>), and mid-late adulthood (5.5-6.</w:t>
      </w:r>
      <w:r w:rsidR="00B176C3">
        <w:rPr>
          <w:rFonts w:asciiTheme="minorBidi" w:hAnsiTheme="minorBidi"/>
        </w:rPr>
        <w:t>5</w:t>
      </w:r>
      <w:r w:rsidR="00DF35DC">
        <w:rPr>
          <w:rFonts w:asciiTheme="minorBidi" w:hAnsiTheme="minorBidi"/>
        </w:rPr>
        <w:t xml:space="preserve"> </w:t>
      </w:r>
      <w:proofErr w:type="spellStart"/>
      <w:r w:rsidR="00B176C3">
        <w:rPr>
          <w:rFonts w:asciiTheme="minorBidi" w:hAnsiTheme="minorBidi"/>
        </w:rPr>
        <w:t>mo</w:t>
      </w:r>
      <w:proofErr w:type="spellEnd"/>
      <w:r w:rsidR="006D263F">
        <w:rPr>
          <w:rFonts w:asciiTheme="minorBidi" w:hAnsiTheme="minorBidi"/>
        </w:rPr>
        <w:t xml:space="preserve">). </w:t>
      </w:r>
      <w:commentRangeStart w:id="526"/>
      <w:ins w:id="527" w:author="Jamie Courtland" w:date="2020-06-25T06:52:00Z">
        <w:r w:rsidR="005B280C">
          <w:rPr>
            <w:rFonts w:asciiTheme="minorBidi" w:hAnsiTheme="minorBidi"/>
          </w:rPr>
          <w:t>Interestingly, MUT mice performed equivalently to WT mice in episodic and working memory paradigms, including novel object recognition and Y-maze alternations (</w:t>
        </w:r>
        <w:r w:rsidR="005B280C">
          <w:rPr>
            <w:rFonts w:ascii="Arial" w:hAnsi="Arial" w:cs="Arial"/>
          </w:rPr>
          <w:t>Extended Data Fig 7-8)</w:t>
        </w:r>
        <w:r w:rsidR="005B280C">
          <w:rPr>
            <w:rFonts w:asciiTheme="minorBidi" w:hAnsiTheme="minorBidi"/>
          </w:rPr>
          <w:t>.</w:t>
        </w:r>
        <w:commentRangeEnd w:id="526"/>
        <w:r w:rsidR="005B280C">
          <w:rPr>
            <w:rStyle w:val="CommentReference"/>
          </w:rPr>
          <w:commentReference w:id="526"/>
        </w:r>
        <w:r w:rsidR="005B280C">
          <w:rPr>
            <w:rFonts w:asciiTheme="minorBidi" w:hAnsiTheme="minorBidi"/>
          </w:rPr>
          <w:t xml:space="preserve"> </w:t>
        </w:r>
      </w:ins>
      <w:r w:rsidR="006D263F">
        <w:rPr>
          <w:rFonts w:asciiTheme="minorBidi" w:hAnsiTheme="minorBidi"/>
        </w:rPr>
        <w:t xml:space="preserve"> However, in a fear conditioning task, MUT mice displayed a significant deficit in cued fear memory (</w:t>
      </w:r>
      <w:r w:rsidR="006D263F" w:rsidRPr="002B1B3B">
        <w:rPr>
          <w:rFonts w:asciiTheme="minorBidi" w:hAnsiTheme="minorBidi"/>
        </w:rPr>
        <w:t xml:space="preserve">Fig </w:t>
      </w:r>
      <w:r w:rsidR="00DF35DC">
        <w:rPr>
          <w:rFonts w:asciiTheme="minorBidi" w:hAnsiTheme="minorBidi"/>
        </w:rPr>
        <w:t>5</w:t>
      </w:r>
      <w:r w:rsidR="006D263F">
        <w:rPr>
          <w:rFonts w:asciiTheme="minorBidi" w:hAnsiTheme="minorBidi"/>
        </w:rPr>
        <w:t xml:space="preserve">). This task tests the ability of a mouse to associate an aversive event (a mild electric </w:t>
      </w:r>
      <w:proofErr w:type="spellStart"/>
      <w:r w:rsidR="006D263F">
        <w:rPr>
          <w:rFonts w:asciiTheme="minorBidi" w:hAnsiTheme="minorBidi"/>
        </w:rPr>
        <w:t>footshock</w:t>
      </w:r>
      <w:proofErr w:type="spellEnd"/>
      <w:r w:rsidR="006D263F">
        <w:rPr>
          <w:rFonts w:asciiTheme="minorBidi" w:hAnsiTheme="minorBidi"/>
        </w:rPr>
        <w:t>) with a paired tone (</w:t>
      </w:r>
      <w:r w:rsidR="006D263F" w:rsidRPr="002B1B3B">
        <w:rPr>
          <w:rFonts w:asciiTheme="minorBidi" w:hAnsiTheme="minorBidi"/>
        </w:rPr>
        <w:t xml:space="preserve">Fig </w:t>
      </w:r>
      <w:r w:rsidR="00DF35DC">
        <w:rPr>
          <w:rFonts w:asciiTheme="minorBidi" w:hAnsiTheme="minorBidi"/>
        </w:rPr>
        <w:t>5</w:t>
      </w:r>
      <w:r w:rsidR="00DF35DC" w:rsidRPr="002B1B3B">
        <w:rPr>
          <w:rFonts w:asciiTheme="minorBidi" w:hAnsiTheme="minorBidi"/>
        </w:rPr>
        <w:t>a</w:t>
      </w:r>
      <w:r w:rsidR="006D263F">
        <w:rPr>
          <w:rFonts w:asciiTheme="minorBidi" w:hAnsiTheme="minorBidi"/>
        </w:rPr>
        <w:t xml:space="preserve">). </w:t>
      </w:r>
      <w:r w:rsidR="005D65D6">
        <w:rPr>
          <w:rFonts w:asciiTheme="minorBidi" w:hAnsiTheme="minorBidi"/>
        </w:rPr>
        <w:t>F</w:t>
      </w:r>
      <w:r w:rsidR="006D263F">
        <w:rPr>
          <w:rFonts w:asciiTheme="minorBidi" w:hAnsiTheme="minorBidi"/>
        </w:rPr>
        <w:t>reezing behavior of mice during tone presentation is attributed to hippocampal or amygdala-based fear memory processes</w:t>
      </w:r>
      <w:r w:rsidR="007B0C2A">
        <w:rPr>
          <w:rFonts w:asciiTheme="minorBidi" w:hAnsiTheme="minorBidi"/>
        </w:rPr>
        <w:fldChar w:fldCharType="begin" w:fldLock="1"/>
      </w:r>
      <w:r w:rsidR="0086372A">
        <w:rPr>
          <w:rFonts w:asciiTheme="minorBidi" w:hAnsiTheme="minorBidi"/>
        </w:rPr>
        <w:instrText>ADDIN CSL_CITATION {"citationItems":[{"id":"ITEM-1","itemData":{"DOI":"10.1016/s0166-4328(99)00188-6","ISSN":"0166-4328","PMID":"10802307","abstract":"Several theories of hippocampal function have suggested a role for the hippocampus in contextual memory retrieval. However, these theories are based on studies using permanent pretraining lesions, which confound the role of the hippocampus in learning with its role in retrieval. We argue that an alternative methodology is required to assess the role of the hippocampus in memory retrieval processes. This alternative methodology involves temporary inactivation of the hippocampus in Pavlovian paradigms that lend themselves to an examination of retrieval. An example of this approach is considered in a Pavlovian fear-conditioning paradigm. We examined the influence of hippocampal inactivation on the context-specific expression of latent inhibition, a response decrement displayed when excitatory conditioning is preceded by non-reinforced presentations of a to-be-conditioned stimulus. Reversible inactivation of the dorsal hippocampus prior to retrieval testing eliminated the context-specific expression of latent inhibition. The nature of the hippocampal role in retrieval processes is discussed in the light of these data.","author":[{"dropping-particle":"","family":"Maren","given":"S","non-dropping-particle":"","parse-names":false,"suffix":""},{"dropping-particle":"","family":"Holt","given":"W","non-dropping-particle":"","parse-names":false,"suffix":""}],"container-title":"Behavioural brain research","id":"ITEM-1","issue":"1-2","issued":{"date-parts":[["2000","6","1"]]},"page":"97-108","title":"The hippocampus and contextual memory retrieval in Pavlovian conditioning.","type":"article-journal","volume":"110"},"uris":["http://www.mendeley.com/documents/?uuid=3b42e9e1-364f-34ec-a169-45f4b0cfad3c"]},{"id":"ITEM-2","itemData":{"DOI":"10.1073/pnas.95.25.15003","ISSN":"00278424","abstract":"Evidence that lesions of the basolateral amygdala complex (BLC) impair memory for fear conditioning in rats, measured by lack of 'freezing' behavior in the presence of cues previously paired with footshocks, has suggested that the BLC may he a critical locus for the memory of fear conditioning. However, evidence that BLC lesions may impair unlearned as well as conditioned freezing makes it difficult to interpret the findings of studies assessing conditioned fear with freezing. The present study investigated whether such lesions prevent the expression of several measures of memory for contextual fear conditioning in addition to freezing. On day 1, rats with sham lesions or BLC lesions explored a Y maze. The BLC-lesioned rats (BLC rats) displayed a greater exploratory activity. On day 2, each of the rats was placed in the 'shock' arm of the maze, and all of the sham and half of the BLC rats received footshocks. A 24-hr retention test assessed the freezing, time spent per arm, entries per arm, and initial entry into the shock arm. As previously reported, shocked BLC rats displayed little freezing. However, the other measures indicated that the shocked BLC rats remembered the fear conditioning. They entered less readily and less often and spent less time in the shock arm than did the control nonshocked BLC rats. Compared with the sham rats, the shocked BLC rats entered more quickly and more often and spent more time in the shock arm. These findings indicate that an intact BLC is not essential for the formation and expression of long-term cognitive/explicit memory of contextual fear conditioning.","author":[{"dropping-particle":"","family":"Vazdarjanova","given":"Almira","non-dropping-particle":"","parse-names":false,"suffix":""},{"dropping-particle":"","family":"McGaugh","given":"James L.","non-dropping-particle":"","parse-names":false,"suffix":""}],"container-title":"Proceedings of the National Academy of Sciences of the United States of America","id":"ITEM-2","issue":"25","issued":{"date-parts":[["1998","12","8"]]},"page":"15003-15007","title":"Basolateral amygdala is not critical for cognitive memory of contextual fear conditioning","type":"article-journal","volume":"95"},"uris":["http://www.mendeley.com/documents/?uuid=715dfc54-8eb3-31d1-a838-2fb2e525da11"]},{"id":"ITEM-3","itemData":{"DOI":"10.1101/lm.37601","ISSN":"10720502","abstract":"A large body of literature implicates the amygdala in Pavlovian fear conditioning. In this study, we examined the contribution of individual amygdaloid nuclei to contextual and auditory fear conditioning in rats. Prior to fear conditioning, rats received a large electrolytic lesion of the amygdala in one hemisphere, and a nucleus-specific neurotoxic lesion in the contralateral hemisphere. Neurotoxic lesions targeted either the lateral nucleus (LA), basolateral and basomedial nuclei (basal nuclei), or central nucleus (CE) of the amygdala. LA and CE lesions attenuated freezing to both contextual and auditory conditional stimuli (CSs). Lesions of the basal nuclei produced deficits in contextual and auditory fear conditioning only when the damage extended into the anterior divisions of the basal nuclei; damage limited to the posterior divisions of the basal nuclei did not significantly impair conditioning to either auditory or contextual CS. These effects were typically not lateralized, although neurotoxic lesions of the posterior divisions of the basal nuclei had greater effects on contextual fear conditioning when the contralateral electrolytic lesion was placed in the right hemisphere. These results indicate that there is significant overlap within the amygdala in the neural pathways mediating fear conditioning to contextual and acoustic CS, and that these forms of learning are not anatomically dissociable at the level of amygdaloid nuclei.","author":[{"dropping-particle":"","family":"Goosens","given":"Ki A.","non-dropping-particle":"","parse-names":false,"suffix":""},{"dropping-particle":"","family":"Maren","given":"Stephen","non-dropping-particle":"","parse-names":false,"suffix":""}],"container-title":"Learning and Memory","id":"ITEM-3","issue":"3","issued":{"date-parts":[["2001"]]},"page":"148-155","title":"Contextual and auditory fear conditioning are mediated by the lateral, basal, and central amygdaloid nuclei in rats","type":"article-journal","volume":"8"},"uris":["http://www.mendeley.com/documents/?uuid=c9e7c305-e261-38a7-8d03-f7c59ec4e963"]}],"mendeley":{"formattedCitation":"&lt;sup&gt;76–78&lt;/sup&gt;","plainTextFormattedCitation":"76–78","previouslyFormattedCitation":"&lt;sup&gt;76–78&lt;/sup&gt;"},"properties":{"noteIndex":0},"schema":"https://github.com/citation-style-language/schema/raw/master/csl-citation.json"}</w:instrText>
      </w:r>
      <w:r w:rsidR="007B0C2A">
        <w:rPr>
          <w:rFonts w:asciiTheme="minorBidi" w:hAnsiTheme="minorBidi"/>
        </w:rPr>
        <w:fldChar w:fldCharType="separate"/>
      </w:r>
      <w:r w:rsidR="001B3279" w:rsidRPr="001B3279">
        <w:rPr>
          <w:rFonts w:asciiTheme="minorBidi" w:hAnsiTheme="minorBidi"/>
          <w:noProof/>
          <w:vertAlign w:val="superscript"/>
        </w:rPr>
        <w:t>76–78</w:t>
      </w:r>
      <w:r w:rsidR="007B0C2A">
        <w:rPr>
          <w:rFonts w:asciiTheme="minorBidi" w:hAnsiTheme="minorBidi"/>
        </w:rPr>
        <w:fldChar w:fldCharType="end"/>
      </w:r>
      <w:r w:rsidR="007B0C2A">
        <w:rPr>
          <w:rFonts w:asciiTheme="minorBidi" w:hAnsiTheme="minorBidi"/>
        </w:rPr>
        <w:t>.</w:t>
      </w:r>
      <w:r w:rsidR="006D263F">
        <w:rPr>
          <w:rFonts w:asciiTheme="minorBidi" w:hAnsiTheme="minorBidi"/>
        </w:rPr>
        <w:t xml:space="preserve"> Forty-eight hours after exposure to the paired tone and </w:t>
      </w:r>
      <w:proofErr w:type="spellStart"/>
      <w:r w:rsidR="006D263F">
        <w:rPr>
          <w:rFonts w:asciiTheme="minorBidi" w:hAnsiTheme="minorBidi"/>
        </w:rPr>
        <w:t>footshock</w:t>
      </w:r>
      <w:proofErr w:type="spellEnd"/>
      <w:r w:rsidR="006D263F">
        <w:rPr>
          <w:rFonts w:asciiTheme="minorBidi" w:hAnsiTheme="minorBidi"/>
        </w:rPr>
        <w:t>, MUT mice showed a significant decrease in conditioned freezing to tone presentation compared to their WT littermates (</w:t>
      </w:r>
      <w:r w:rsidR="006D263F" w:rsidRPr="002B1B3B">
        <w:rPr>
          <w:rFonts w:asciiTheme="minorBidi" w:hAnsiTheme="minorBidi"/>
        </w:rPr>
        <w:t xml:space="preserve">Fig </w:t>
      </w:r>
      <w:r w:rsidR="00DF35DC">
        <w:rPr>
          <w:rFonts w:asciiTheme="minorBidi" w:hAnsiTheme="minorBidi"/>
        </w:rPr>
        <w:t>5</w:t>
      </w:r>
      <w:proofErr w:type="gramStart"/>
      <w:r w:rsidR="00DF35DC" w:rsidRPr="002B1B3B">
        <w:rPr>
          <w:rFonts w:asciiTheme="minorBidi" w:hAnsiTheme="minorBidi"/>
        </w:rPr>
        <w:t>b</w:t>
      </w:r>
      <w:r w:rsidR="008958FA" w:rsidRPr="0016373C">
        <w:rPr>
          <w:rFonts w:asciiTheme="minorBidi" w:hAnsiTheme="minorBidi"/>
        </w:rPr>
        <w:t>,c</w:t>
      </w:r>
      <w:proofErr w:type="gramEnd"/>
      <w:r w:rsidR="006D263F">
        <w:rPr>
          <w:rFonts w:asciiTheme="minorBidi" w:hAnsiTheme="minorBidi"/>
        </w:rPr>
        <w:t xml:space="preserve">). To ensure that this difference was not due to altered sensory capacities of MUT mice, </w:t>
      </w:r>
      <w:r w:rsidR="009A0F83">
        <w:rPr>
          <w:rFonts w:asciiTheme="minorBidi" w:hAnsiTheme="minorBidi"/>
        </w:rPr>
        <w:t xml:space="preserve">we measured </w:t>
      </w:r>
      <w:r w:rsidR="006D263F">
        <w:rPr>
          <w:rFonts w:asciiTheme="minorBidi" w:hAnsiTheme="minorBidi"/>
        </w:rPr>
        <w:t xml:space="preserve">the startle response of mice to </w:t>
      </w:r>
      <w:r w:rsidR="009A0F83">
        <w:rPr>
          <w:rFonts w:asciiTheme="minorBidi" w:hAnsiTheme="minorBidi"/>
        </w:rPr>
        <w:t xml:space="preserve">both </w:t>
      </w:r>
      <w:r w:rsidR="006D263F">
        <w:rPr>
          <w:rFonts w:asciiTheme="minorBidi" w:hAnsiTheme="minorBidi"/>
        </w:rPr>
        <w:t>electric foot shock</w:t>
      </w:r>
      <w:r w:rsidR="009A0F83">
        <w:rPr>
          <w:rFonts w:asciiTheme="minorBidi" w:hAnsiTheme="minorBidi"/>
        </w:rPr>
        <w:t xml:space="preserve"> and</w:t>
      </w:r>
      <w:r w:rsidR="006D263F">
        <w:rPr>
          <w:rFonts w:asciiTheme="minorBidi" w:hAnsiTheme="minorBidi"/>
        </w:rPr>
        <w:t xml:space="preserve"> presented tones</w:t>
      </w:r>
      <w:r w:rsidR="005D65D6">
        <w:rPr>
          <w:rFonts w:asciiTheme="minorBidi" w:hAnsiTheme="minorBidi"/>
        </w:rPr>
        <w:t xml:space="preserve">. </w:t>
      </w:r>
      <w:r w:rsidR="009A0F83">
        <w:rPr>
          <w:rFonts w:asciiTheme="minorBidi" w:hAnsiTheme="minorBidi"/>
        </w:rPr>
        <w:t xml:space="preserve">In line with intact sensation, </w:t>
      </w:r>
      <w:r w:rsidR="006D263F">
        <w:rPr>
          <w:rFonts w:asciiTheme="minorBidi" w:hAnsiTheme="minorBidi"/>
        </w:rPr>
        <w:t xml:space="preserve">MUT mice responded comparably to WT mice </w:t>
      </w:r>
      <w:r w:rsidR="005D65D6">
        <w:rPr>
          <w:rFonts w:asciiTheme="minorBidi" w:hAnsiTheme="minorBidi"/>
        </w:rPr>
        <w:t xml:space="preserve">in these tests </w:t>
      </w:r>
      <w:r w:rsidR="006D263F">
        <w:rPr>
          <w:rFonts w:asciiTheme="minorBidi" w:hAnsiTheme="minorBidi"/>
        </w:rPr>
        <w:t>(</w:t>
      </w:r>
      <w:r w:rsidR="005F4E2F">
        <w:rPr>
          <w:rFonts w:ascii="Arial" w:hAnsi="Arial" w:cs="Arial"/>
        </w:rPr>
        <w:t xml:space="preserve">Extended Data </w:t>
      </w:r>
      <w:r w:rsidR="005F4E2F" w:rsidRPr="004755B3">
        <w:rPr>
          <w:rFonts w:ascii="Arial" w:hAnsi="Arial" w:cs="Arial"/>
        </w:rPr>
        <w:t xml:space="preserve">Fig </w:t>
      </w:r>
      <w:r w:rsidR="00364B4F" w:rsidRPr="004755B3">
        <w:rPr>
          <w:rFonts w:ascii="Arial" w:hAnsi="Arial" w:cs="Arial"/>
        </w:rPr>
        <w:t>9</w:t>
      </w:r>
      <w:r w:rsidR="006D263F" w:rsidRPr="004755B3">
        <w:rPr>
          <w:rFonts w:asciiTheme="minorBidi" w:hAnsiTheme="minorBidi"/>
        </w:rPr>
        <w:t>).</w:t>
      </w:r>
      <w:r w:rsidR="006D263F">
        <w:rPr>
          <w:rFonts w:asciiTheme="minorBidi" w:hAnsiTheme="minorBidi"/>
        </w:rPr>
        <w:t xml:space="preserve"> These data demonstrate that although MUT mice perceive </w:t>
      </w:r>
      <w:proofErr w:type="spellStart"/>
      <w:r w:rsidR="006D263F">
        <w:rPr>
          <w:rFonts w:asciiTheme="minorBidi" w:hAnsiTheme="minorBidi"/>
        </w:rPr>
        <w:t>footshock</w:t>
      </w:r>
      <w:proofErr w:type="spellEnd"/>
      <w:r w:rsidR="006D263F">
        <w:rPr>
          <w:rFonts w:asciiTheme="minorBidi" w:hAnsiTheme="minorBidi"/>
        </w:rPr>
        <w:t xml:space="preserve"> sensations and auditory cues, </w:t>
      </w:r>
      <w:r w:rsidR="009A0F83">
        <w:rPr>
          <w:rFonts w:asciiTheme="minorBidi" w:hAnsiTheme="minorBidi"/>
        </w:rPr>
        <w:t xml:space="preserve">it is their </w:t>
      </w:r>
      <w:r w:rsidR="006D263F">
        <w:rPr>
          <w:rFonts w:asciiTheme="minorBidi" w:hAnsiTheme="minorBidi"/>
        </w:rPr>
        <w:t xml:space="preserve">memory of these paired events </w:t>
      </w:r>
      <w:r w:rsidR="009A0F83">
        <w:rPr>
          <w:rFonts w:asciiTheme="minorBidi" w:hAnsiTheme="minorBidi"/>
        </w:rPr>
        <w:t xml:space="preserve">that is </w:t>
      </w:r>
      <w:r w:rsidR="006D263F">
        <w:rPr>
          <w:rFonts w:asciiTheme="minorBidi" w:hAnsiTheme="minorBidi"/>
        </w:rPr>
        <w:t xml:space="preserve">significantly impaired. Additionally, this </w:t>
      </w:r>
      <w:commentRangeStart w:id="528"/>
      <w:commentRangeStart w:id="529"/>
      <w:ins w:id="530" w:author="Jamie Courtland" w:date="2020-06-25T06:55:00Z">
        <w:r w:rsidR="005379FF">
          <w:rPr>
            <w:rFonts w:asciiTheme="minorBidi" w:hAnsiTheme="minorBidi"/>
          </w:rPr>
          <w:t>deficit</w:t>
        </w:r>
        <w:commentRangeEnd w:id="529"/>
        <w:r w:rsidR="005379FF">
          <w:rPr>
            <w:rStyle w:val="CommentReference"/>
          </w:rPr>
          <w:commentReference w:id="529"/>
        </w:r>
        <w:r w:rsidR="005379FF">
          <w:rPr>
            <w:rFonts w:asciiTheme="minorBidi" w:hAnsiTheme="minorBidi"/>
          </w:rPr>
          <w:t xml:space="preserve"> </w:t>
        </w:r>
        <w:commentRangeEnd w:id="528"/>
        <w:r w:rsidR="005379FF">
          <w:rPr>
            <w:rStyle w:val="CommentReference"/>
          </w:rPr>
          <w:commentReference w:id="528"/>
        </w:r>
      </w:ins>
      <w:r w:rsidR="006D263F">
        <w:rPr>
          <w:rFonts w:asciiTheme="minorBidi" w:hAnsiTheme="minorBidi"/>
        </w:rPr>
        <w:t xml:space="preserve"> in fear response was evident at both adolescence and adulthood </w:t>
      </w:r>
      <w:r w:rsidR="006D263F">
        <w:rPr>
          <w:rFonts w:asciiTheme="minorBidi" w:hAnsiTheme="minorBidi"/>
        </w:rPr>
        <w:lastRenderedPageBreak/>
        <w:t xml:space="preserve">(top panels, and bottom panels, respectively, </w:t>
      </w:r>
      <w:r w:rsidR="006D263F" w:rsidRPr="002B1B3B">
        <w:rPr>
          <w:rFonts w:asciiTheme="minorBidi" w:hAnsiTheme="minorBidi"/>
        </w:rPr>
        <w:t xml:space="preserve">Fig </w:t>
      </w:r>
      <w:r w:rsidR="00DF35DC">
        <w:rPr>
          <w:rFonts w:asciiTheme="minorBidi" w:hAnsiTheme="minorBidi"/>
        </w:rPr>
        <w:t>5</w:t>
      </w:r>
      <w:proofErr w:type="gramStart"/>
      <w:r w:rsidR="00DF35DC" w:rsidRPr="002B1B3B">
        <w:rPr>
          <w:rFonts w:asciiTheme="minorBidi" w:hAnsiTheme="minorBidi"/>
        </w:rPr>
        <w:t>b</w:t>
      </w:r>
      <w:r w:rsidR="008958FA" w:rsidRPr="002B1B3B">
        <w:rPr>
          <w:rFonts w:asciiTheme="minorBidi" w:hAnsiTheme="minorBidi"/>
        </w:rPr>
        <w:t>,</w:t>
      </w:r>
      <w:r w:rsidR="006D263F" w:rsidRPr="002B1B3B">
        <w:rPr>
          <w:rFonts w:asciiTheme="minorBidi" w:hAnsiTheme="minorBidi"/>
        </w:rPr>
        <w:t>c</w:t>
      </w:r>
      <w:proofErr w:type="gramEnd"/>
      <w:r w:rsidR="006D263F" w:rsidRPr="0016373C">
        <w:rPr>
          <w:rFonts w:asciiTheme="minorBidi" w:hAnsiTheme="minorBidi"/>
        </w:rPr>
        <w:t>),</w:t>
      </w:r>
      <w:r w:rsidR="006D263F">
        <w:rPr>
          <w:rFonts w:asciiTheme="minorBidi" w:hAnsiTheme="minorBidi"/>
        </w:rPr>
        <w:t xml:space="preserve"> </w:t>
      </w:r>
      <w:r w:rsidR="005D65D6">
        <w:rPr>
          <w:rFonts w:asciiTheme="minorBidi" w:hAnsiTheme="minorBidi"/>
        </w:rPr>
        <w:t xml:space="preserve">consistent with cognitive impairments </w:t>
      </w:r>
      <w:r>
        <w:rPr>
          <w:rFonts w:asciiTheme="minorBidi" w:hAnsiTheme="minorBidi"/>
        </w:rPr>
        <w:t>presenting as a</w:t>
      </w:r>
      <w:r w:rsidR="005D65D6">
        <w:rPr>
          <w:rFonts w:asciiTheme="minorBidi" w:hAnsiTheme="minorBidi"/>
        </w:rPr>
        <w:t xml:space="preserve">n early phenotype downstream of </w:t>
      </w:r>
      <w:r w:rsidR="005D65D6" w:rsidRPr="004A148C">
        <w:rPr>
          <w:rFonts w:asciiTheme="minorBidi" w:hAnsiTheme="minorBidi"/>
        </w:rPr>
        <w:t>SWIP</w:t>
      </w:r>
      <w:r w:rsidR="005D65D6" w:rsidRPr="004A148C">
        <w:rPr>
          <w:rFonts w:asciiTheme="minorBidi" w:hAnsiTheme="minorBidi"/>
          <w:vertAlign w:val="superscript"/>
        </w:rPr>
        <w:t>P1019R</w:t>
      </w:r>
      <w:r w:rsidR="006D263F">
        <w:rPr>
          <w:rFonts w:asciiTheme="minorBidi" w:hAnsiTheme="minorBidi"/>
        </w:rPr>
        <w:t xml:space="preserve">. </w:t>
      </w:r>
    </w:p>
    <w:p w14:paraId="7142564E" w14:textId="77777777" w:rsidR="006D263F" w:rsidRDefault="006D263F" w:rsidP="003F70D2">
      <w:pPr>
        <w:spacing w:line="480" w:lineRule="auto"/>
        <w:jc w:val="thaiDistribute"/>
        <w:rPr>
          <w:rFonts w:asciiTheme="minorBidi" w:hAnsiTheme="minorBidi"/>
          <w:b/>
          <w:bCs/>
        </w:rPr>
      </w:pPr>
    </w:p>
    <w:p w14:paraId="18F5D896" w14:textId="767BEB29" w:rsidR="006D263F" w:rsidRPr="00440E47" w:rsidRDefault="0064374F" w:rsidP="006B2303">
      <w:pPr>
        <w:spacing w:line="480" w:lineRule="auto"/>
        <w:jc w:val="thaiDistribute"/>
        <w:rPr>
          <w:rFonts w:asciiTheme="minorBidi" w:hAnsiTheme="minorBidi"/>
          <w:b/>
          <w:bCs/>
        </w:rPr>
      </w:pPr>
      <w:r w:rsidRPr="003F70D2">
        <w:rPr>
          <w:rFonts w:asciiTheme="minorBidi" w:hAnsiTheme="minorBidi"/>
          <w:b/>
          <w:bCs/>
        </w:rPr>
        <w:t>SWIP</w:t>
      </w:r>
      <w:r w:rsidRPr="003F70D2">
        <w:rPr>
          <w:rFonts w:asciiTheme="minorBidi" w:hAnsiTheme="minorBidi"/>
          <w:b/>
          <w:bCs/>
          <w:vertAlign w:val="superscript"/>
        </w:rPr>
        <w:t>P1019R</w:t>
      </w:r>
      <w:r w:rsidR="006D263F" w:rsidRPr="00A10BED">
        <w:rPr>
          <w:rFonts w:asciiTheme="minorBidi" w:hAnsiTheme="minorBidi"/>
          <w:b/>
          <w:bCs/>
          <w:i/>
          <w:iCs/>
        </w:rPr>
        <w:t xml:space="preserve"> </w:t>
      </w:r>
      <w:r w:rsidR="006D263F" w:rsidRPr="00A10BED">
        <w:rPr>
          <w:rFonts w:asciiTheme="minorBidi" w:hAnsiTheme="minorBidi"/>
          <w:b/>
          <w:bCs/>
        </w:rPr>
        <w:t xml:space="preserve">mutant mice </w:t>
      </w:r>
      <w:r w:rsidR="00B67860">
        <w:rPr>
          <w:rFonts w:asciiTheme="minorBidi" w:hAnsiTheme="minorBidi"/>
          <w:b/>
          <w:bCs/>
        </w:rPr>
        <w:t>exhibit</w:t>
      </w:r>
      <w:r w:rsidR="006D263F">
        <w:rPr>
          <w:rFonts w:asciiTheme="minorBidi" w:hAnsiTheme="minorBidi"/>
          <w:b/>
          <w:bCs/>
        </w:rPr>
        <w:t xml:space="preserve"> motor deficits</w:t>
      </w:r>
      <w:r w:rsidR="00B67860">
        <w:rPr>
          <w:rFonts w:asciiTheme="minorBidi" w:hAnsiTheme="minorBidi"/>
          <w:b/>
          <w:bCs/>
        </w:rPr>
        <w:t xml:space="preserve"> that progressively worsen with age</w:t>
      </w:r>
      <w:r w:rsidR="006D263F">
        <w:rPr>
          <w:rFonts w:asciiTheme="minorBidi" w:hAnsiTheme="minorBidi"/>
          <w:b/>
          <w:bCs/>
        </w:rPr>
        <w:t xml:space="preserve">. </w:t>
      </w:r>
      <w:r w:rsidR="005D65D6">
        <w:rPr>
          <w:rFonts w:asciiTheme="minorBidi" w:hAnsiTheme="minorBidi"/>
        </w:rPr>
        <w:t>Because</w:t>
      </w:r>
      <w:r w:rsidR="006B2303">
        <w:rPr>
          <w:rFonts w:asciiTheme="minorBidi" w:hAnsiTheme="minorBidi"/>
        </w:rPr>
        <w:t xml:space="preserve"> </w:t>
      </w:r>
      <w:r w:rsidR="005D65D6" w:rsidRPr="004A148C">
        <w:rPr>
          <w:rFonts w:asciiTheme="minorBidi" w:hAnsiTheme="minorBidi"/>
        </w:rPr>
        <w:t>SWIP</w:t>
      </w:r>
      <w:r w:rsidR="005D65D6" w:rsidRPr="004A148C">
        <w:rPr>
          <w:rFonts w:asciiTheme="minorBidi" w:hAnsiTheme="minorBidi"/>
          <w:vertAlign w:val="superscript"/>
        </w:rPr>
        <w:t>P1019R</w:t>
      </w:r>
      <w:r w:rsidR="006B2303">
        <w:rPr>
          <w:rFonts w:asciiTheme="minorBidi" w:hAnsiTheme="minorBidi"/>
        </w:rPr>
        <w:t xml:space="preserve"> </w:t>
      </w:r>
      <w:r w:rsidR="005D65D6">
        <w:rPr>
          <w:rFonts w:asciiTheme="minorBidi" w:hAnsiTheme="minorBidi"/>
        </w:rPr>
        <w:t>result</w:t>
      </w:r>
      <w:r w:rsidR="00364B4F">
        <w:rPr>
          <w:rFonts w:asciiTheme="minorBidi" w:hAnsiTheme="minorBidi"/>
        </w:rPr>
        <w:t>s</w:t>
      </w:r>
      <w:r w:rsidR="005D65D6">
        <w:rPr>
          <w:rFonts w:asciiTheme="minorBidi" w:hAnsiTheme="minorBidi"/>
        </w:rPr>
        <w:t xml:space="preserve"> in</w:t>
      </w:r>
      <w:r w:rsidR="006B2303">
        <w:rPr>
          <w:rFonts w:asciiTheme="minorBidi" w:hAnsiTheme="minorBidi"/>
        </w:rPr>
        <w:t xml:space="preserve"> </w:t>
      </w:r>
      <w:r w:rsidR="00364B4F">
        <w:rPr>
          <w:rFonts w:asciiTheme="minorBidi" w:hAnsiTheme="minorBidi"/>
        </w:rPr>
        <w:t>endo-lysosomal</w:t>
      </w:r>
      <w:r w:rsidR="006B2303">
        <w:rPr>
          <w:rFonts w:asciiTheme="minorBidi" w:hAnsiTheme="minorBidi"/>
        </w:rPr>
        <w:t xml:space="preserve"> </w:t>
      </w:r>
      <w:r w:rsidR="005D65D6">
        <w:rPr>
          <w:rFonts w:asciiTheme="minorBidi" w:hAnsiTheme="minorBidi"/>
        </w:rPr>
        <w:t>pathology</w:t>
      </w:r>
      <w:r w:rsidR="006B2303">
        <w:rPr>
          <w:rFonts w:asciiTheme="minorBidi" w:hAnsiTheme="minorBidi"/>
        </w:rPr>
        <w:t xml:space="preserve"> </w:t>
      </w:r>
      <w:r w:rsidR="005D65D6">
        <w:rPr>
          <w:rFonts w:asciiTheme="minorBidi" w:hAnsiTheme="minorBidi"/>
        </w:rPr>
        <w:t>consistent</w:t>
      </w:r>
      <w:r w:rsidR="006B2303">
        <w:rPr>
          <w:rFonts w:asciiTheme="minorBidi" w:hAnsiTheme="minorBidi"/>
        </w:rPr>
        <w:t xml:space="preserve"> </w:t>
      </w:r>
      <w:r w:rsidR="005D65D6">
        <w:rPr>
          <w:rFonts w:asciiTheme="minorBidi" w:hAnsiTheme="minorBidi"/>
        </w:rPr>
        <w:t xml:space="preserve">with neurodegenerative disorders in the motor cortex, </w:t>
      </w:r>
      <w:r w:rsidR="008958FA">
        <w:rPr>
          <w:rFonts w:asciiTheme="minorBidi" w:hAnsiTheme="minorBidi"/>
        </w:rPr>
        <w:t xml:space="preserve">we next analyzed </w:t>
      </w:r>
      <w:r w:rsidR="006D263F">
        <w:rPr>
          <w:rFonts w:asciiTheme="minorBidi" w:hAnsiTheme="minorBidi"/>
        </w:rPr>
        <w:t xml:space="preserve">motor </w:t>
      </w:r>
      <w:r w:rsidR="005D65D6">
        <w:rPr>
          <w:rFonts w:asciiTheme="minorBidi" w:hAnsiTheme="minorBidi"/>
        </w:rPr>
        <w:t xml:space="preserve">function </w:t>
      </w:r>
      <w:r w:rsidR="008958FA">
        <w:rPr>
          <w:rFonts w:asciiTheme="minorBidi" w:hAnsiTheme="minorBidi"/>
        </w:rPr>
        <w:t xml:space="preserve">in the mice </w:t>
      </w:r>
      <w:r w:rsidR="005D65D6">
        <w:rPr>
          <w:rFonts w:asciiTheme="minorBidi" w:hAnsiTheme="minorBidi"/>
        </w:rPr>
        <w:t>over time</w:t>
      </w:r>
      <w:r w:rsidR="006D263F">
        <w:rPr>
          <w:rFonts w:asciiTheme="minorBidi" w:hAnsiTheme="minorBidi"/>
        </w:rPr>
        <w:t xml:space="preserve">. </w:t>
      </w:r>
      <w:r w:rsidR="005D65D6">
        <w:rPr>
          <w:rFonts w:asciiTheme="minorBidi" w:hAnsiTheme="minorBidi"/>
        </w:rPr>
        <w:t>F</w:t>
      </w:r>
      <w:r w:rsidR="006D263F">
        <w:rPr>
          <w:rFonts w:asciiTheme="minorBidi" w:hAnsiTheme="minorBidi"/>
        </w:rPr>
        <w:t>irst</w:t>
      </w:r>
      <w:r w:rsidR="005D65D6">
        <w:rPr>
          <w:rFonts w:asciiTheme="minorBidi" w:hAnsiTheme="minorBidi"/>
        </w:rPr>
        <w:t>,</w:t>
      </w:r>
      <w:r w:rsidR="006D263F">
        <w:rPr>
          <w:rFonts w:asciiTheme="minorBidi" w:hAnsiTheme="minorBidi"/>
        </w:rPr>
        <w:t xml:space="preserve"> </w:t>
      </w:r>
      <w:r w:rsidR="009A0F83">
        <w:rPr>
          <w:rFonts w:asciiTheme="minorBidi" w:hAnsiTheme="minorBidi"/>
        </w:rPr>
        <w:t xml:space="preserve">we tested </w:t>
      </w:r>
      <w:r w:rsidR="00B176C3">
        <w:rPr>
          <w:rFonts w:asciiTheme="minorBidi" w:hAnsiTheme="minorBidi"/>
        </w:rPr>
        <w:t xml:space="preserve">the </w:t>
      </w:r>
      <w:r w:rsidR="006D263F">
        <w:rPr>
          <w:rFonts w:asciiTheme="minorBidi" w:hAnsiTheme="minorBidi"/>
        </w:rPr>
        <w:t>ability of WT and MUT mice to remain on a rotating rod for five minutes (</w:t>
      </w:r>
      <w:r w:rsidR="00F63401">
        <w:rPr>
          <w:rFonts w:asciiTheme="minorBidi" w:hAnsiTheme="minorBidi"/>
        </w:rPr>
        <w:t>Rotarod</w:t>
      </w:r>
      <w:r w:rsidR="006D263F">
        <w:rPr>
          <w:rFonts w:asciiTheme="minorBidi" w:hAnsiTheme="minorBidi"/>
        </w:rPr>
        <w:t xml:space="preserve">, </w:t>
      </w:r>
      <w:r w:rsidR="006D263F" w:rsidRPr="002B1B3B">
        <w:rPr>
          <w:rFonts w:asciiTheme="minorBidi" w:hAnsiTheme="minorBidi"/>
        </w:rPr>
        <w:t xml:space="preserve">Fig </w:t>
      </w:r>
      <w:r w:rsidR="00DF35DC">
        <w:rPr>
          <w:rFonts w:asciiTheme="minorBidi" w:hAnsiTheme="minorBidi"/>
        </w:rPr>
        <w:t>6</w:t>
      </w:r>
      <w:r w:rsidR="00DF35DC" w:rsidRPr="002B1B3B">
        <w:rPr>
          <w:rFonts w:asciiTheme="minorBidi" w:hAnsiTheme="minorBidi"/>
        </w:rPr>
        <w:t>a</w:t>
      </w:r>
      <w:r w:rsidR="006D263F" w:rsidRPr="002B1B3B">
        <w:rPr>
          <w:rFonts w:asciiTheme="minorBidi" w:hAnsiTheme="minorBidi"/>
        </w:rPr>
        <w:t>-c</w:t>
      </w:r>
      <w:r w:rsidR="006D263F" w:rsidRPr="0016373C">
        <w:rPr>
          <w:rFonts w:asciiTheme="minorBidi" w:hAnsiTheme="minorBidi"/>
        </w:rPr>
        <w:t>)</w:t>
      </w:r>
      <w:r w:rsidR="009A0F83" w:rsidRPr="00FF5553">
        <w:rPr>
          <w:rFonts w:asciiTheme="minorBidi" w:hAnsiTheme="minorBidi"/>
        </w:rPr>
        <w:t>.</w:t>
      </w:r>
      <w:r w:rsidR="005D65D6">
        <w:rPr>
          <w:rFonts w:asciiTheme="minorBidi" w:hAnsiTheme="minorBidi"/>
        </w:rPr>
        <w:t xml:space="preserve"> </w:t>
      </w:r>
      <w:ins w:id="531" w:author="Jamie Courtland" w:date="2020-06-25T06:56:00Z">
        <w:r w:rsidR="005379FF">
          <w:rPr>
            <w:rFonts w:asciiTheme="minorBidi" w:hAnsiTheme="minorBidi"/>
          </w:rPr>
          <w:t>A</w:t>
        </w:r>
      </w:ins>
      <w:r w:rsidR="006D263F">
        <w:rPr>
          <w:rFonts w:asciiTheme="minorBidi" w:hAnsiTheme="minorBidi"/>
        </w:rPr>
        <w:t xml:space="preserve">t both </w:t>
      </w:r>
      <w:r w:rsidR="00C84BE3">
        <w:rPr>
          <w:rFonts w:asciiTheme="minorBidi" w:hAnsiTheme="minorBidi"/>
        </w:rPr>
        <w:t>adolescence and adulthood</w:t>
      </w:r>
      <w:ins w:id="532" w:author="Jamie Courtland" w:date="2020-06-25T06:58:00Z">
        <w:r w:rsidR="005379FF">
          <w:rPr>
            <w:rFonts w:asciiTheme="minorBidi" w:hAnsiTheme="minorBidi"/>
          </w:rPr>
          <w:t>,</w:t>
        </w:r>
      </w:ins>
      <w:r w:rsidR="006D263F">
        <w:rPr>
          <w:rFonts w:asciiTheme="minorBidi" w:hAnsiTheme="minorBidi"/>
        </w:rPr>
        <w:t xml:space="preserve"> the MUT mice performed markedly worse than WT littermate controls</w:t>
      </w:r>
      <w:r w:rsidR="00C84BE3">
        <w:rPr>
          <w:rFonts w:asciiTheme="minorBidi" w:hAnsiTheme="minorBidi"/>
        </w:rPr>
        <w:t xml:space="preserve"> </w:t>
      </w:r>
      <w:r w:rsidR="006D263F">
        <w:rPr>
          <w:rFonts w:asciiTheme="minorBidi" w:hAnsiTheme="minorBidi"/>
        </w:rPr>
        <w:t>(</w:t>
      </w:r>
      <w:r w:rsidR="006D263F" w:rsidRPr="002B1B3B">
        <w:rPr>
          <w:rFonts w:asciiTheme="minorBidi" w:hAnsiTheme="minorBidi"/>
        </w:rPr>
        <w:t xml:space="preserve">Fib </w:t>
      </w:r>
      <w:r w:rsidR="00DF35DC">
        <w:rPr>
          <w:rFonts w:asciiTheme="minorBidi" w:hAnsiTheme="minorBidi"/>
        </w:rPr>
        <w:t>6</w:t>
      </w:r>
      <w:r w:rsidR="00DF35DC" w:rsidRPr="002B1B3B">
        <w:rPr>
          <w:rFonts w:asciiTheme="minorBidi" w:hAnsiTheme="minorBidi"/>
        </w:rPr>
        <w:t>c</w:t>
      </w:r>
      <w:r w:rsidR="006D263F">
        <w:rPr>
          <w:rFonts w:asciiTheme="minorBidi" w:hAnsiTheme="minorBidi"/>
        </w:rPr>
        <w:t xml:space="preserve">). </w:t>
      </w:r>
      <w:ins w:id="533" w:author="Jamie Courtland" w:date="2020-06-25T06:57:00Z">
        <w:r w:rsidR="005379FF">
          <w:rPr>
            <w:rFonts w:asciiTheme="minorBidi" w:hAnsiTheme="minorBidi"/>
          </w:rPr>
          <w:t>M</w:t>
        </w:r>
      </w:ins>
      <w:r w:rsidR="00F332C8">
        <w:rPr>
          <w:rFonts w:asciiTheme="minorBidi" w:hAnsiTheme="minorBidi"/>
        </w:rPr>
        <w:t>ouse performance was not</w:t>
      </w:r>
      <w:r w:rsidR="006D263F">
        <w:rPr>
          <w:rFonts w:asciiTheme="minorBidi" w:hAnsiTheme="minorBidi"/>
        </w:rPr>
        <w:t xml:space="preserve"> significantly different across trials, which suggest</w:t>
      </w:r>
      <w:r w:rsidR="004C7478">
        <w:rPr>
          <w:rFonts w:asciiTheme="minorBidi" w:hAnsiTheme="minorBidi"/>
        </w:rPr>
        <w:t>ed</w:t>
      </w:r>
      <w:r w:rsidR="006D263F">
        <w:rPr>
          <w:rFonts w:asciiTheme="minorBidi" w:hAnsiTheme="minorBidi"/>
        </w:rPr>
        <w:t xml:space="preserve"> that this difference in retention time was not due to progressive </w:t>
      </w:r>
      <w:commentRangeStart w:id="534"/>
      <w:r w:rsidR="006D263F">
        <w:rPr>
          <w:rFonts w:asciiTheme="minorBidi" w:hAnsiTheme="minorBidi"/>
        </w:rPr>
        <w:t>fatigu</w:t>
      </w:r>
      <w:ins w:id="535" w:author="Jamie Courtland" w:date="2020-06-25T06:57:00Z">
        <w:r w:rsidR="005379FF">
          <w:rPr>
            <w:rFonts w:asciiTheme="minorBidi" w:hAnsiTheme="minorBidi"/>
          </w:rPr>
          <w:t>e</w:t>
        </w:r>
      </w:ins>
      <w:commentRangeEnd w:id="534"/>
      <w:ins w:id="536" w:author="Jamie Courtland" w:date="2020-06-25T11:18:00Z">
        <w:r w:rsidR="008121B7">
          <w:rPr>
            <w:rStyle w:val="CommentReference"/>
          </w:rPr>
          <w:commentReference w:id="534"/>
        </w:r>
      </w:ins>
      <w:r w:rsidR="006D263F">
        <w:rPr>
          <w:rFonts w:asciiTheme="minorBidi" w:hAnsiTheme="minorBidi"/>
        </w:rPr>
        <w:t>, but more likely due to an overall difference in motor control</w:t>
      </w:r>
      <w:r w:rsidR="008D321F">
        <w:rPr>
          <w:rFonts w:asciiTheme="minorBidi" w:hAnsiTheme="minorBidi"/>
        </w:rPr>
        <w:fldChar w:fldCharType="begin" w:fldLock="1"/>
      </w:r>
      <w:r w:rsidR="0086372A">
        <w:rPr>
          <w:rFonts w:asciiTheme="minorBidi" w:hAnsiTheme="minorBidi"/>
        </w:rPr>
        <w:instrText>ADDIN CSL_CITATION {"citationItems":[{"id":"ITEM-1","itemData":{"DOI":"10.1016/B978-0-12-405195-9.00008-1","ISBN":"9780124051959","abstract":"Among a wide variety of model systems, rodents provide a unique, testable, and translational tool for modeling movement disorders. It is important to first select a model that offers construct validity (i.e., reflects mechanisms underlying pathological features of the disease), then various methods can be used to assess motor dysfunction. Even though motor assessments can provide face validity to models of motor disorders, rodents cannot be expected to faithfully reproduce human deficits. Rather, these motor tests may provide reliable endpoint measures despite the presence of deficits not closely related to those seen in humans. Using multiple motor tests in parallel can help correctly assess motor deficits and assist in interpreting results. The motor tests discussed here assess motor coordination, balance, fine motor skills, general exploration and locomotion, sensorimotor skills, limb bias, grip strength, and gait. Although some tests listed in this chapter are designed for use specifically in either rats or mice, they often can be modified for use in either rodent model.","author":[{"dropping-particle":"","family":"Mann","given":"Amandeep","non-dropping-particle":"","parse-names":false,"suffix":""},{"dropping-particle":"","family":"Chesselet","given":"Marie Francoise","non-dropping-particle":"","parse-names":false,"suffix":""}],"container-title":"Movement Disorders: Genetics and Models: Second Edition","id":"ITEM-1","issued":{"date-parts":[["2015","1","1"]]},"page":"139-157","publisher":"Elsevier Inc.","title":"Techniques for Motor Assessment in Rodents","type":"chapter"},"uris":["http://www.mendeley.com/documents/?uuid=4c4e4dec-3b65-340d-baf1-3f2515bd0553"]}],"mendeley":{"formattedCitation":"&lt;sup&gt;79&lt;/sup&gt;","plainTextFormattedCitation":"79","previouslyFormattedCitation":"&lt;sup&gt;79&lt;/sup&gt;"},"properties":{"noteIndex":0},"schema":"https://github.com/citation-style-language/schema/raw/master/csl-citation.json"}</w:instrText>
      </w:r>
      <w:r w:rsidR="008D321F">
        <w:rPr>
          <w:rFonts w:asciiTheme="minorBidi" w:hAnsiTheme="minorBidi"/>
        </w:rPr>
        <w:fldChar w:fldCharType="separate"/>
      </w:r>
      <w:r w:rsidR="001B3279" w:rsidRPr="001B3279">
        <w:rPr>
          <w:rFonts w:asciiTheme="minorBidi" w:hAnsiTheme="minorBidi"/>
          <w:noProof/>
          <w:vertAlign w:val="superscript"/>
        </w:rPr>
        <w:t>79</w:t>
      </w:r>
      <w:r w:rsidR="008D321F">
        <w:rPr>
          <w:rFonts w:asciiTheme="minorBidi" w:hAnsiTheme="minorBidi"/>
        </w:rPr>
        <w:fldChar w:fldCharType="end"/>
      </w:r>
      <w:r w:rsidR="006D263F">
        <w:rPr>
          <w:rFonts w:asciiTheme="minorBidi" w:hAnsiTheme="minorBidi"/>
        </w:rPr>
        <w:t>.</w:t>
      </w:r>
    </w:p>
    <w:p w14:paraId="2A82BBD9" w14:textId="31BAAEAB" w:rsidR="008958FA" w:rsidRDefault="006D263F" w:rsidP="003F70D2">
      <w:pPr>
        <w:spacing w:line="480" w:lineRule="auto"/>
        <w:ind w:firstLine="720"/>
        <w:jc w:val="thaiDistribute"/>
        <w:rPr>
          <w:rFonts w:asciiTheme="minorBidi" w:hAnsiTheme="minorBidi"/>
        </w:rPr>
      </w:pPr>
      <w:r>
        <w:rPr>
          <w:rFonts w:asciiTheme="minorBidi" w:hAnsiTheme="minorBidi"/>
        </w:rPr>
        <w:t xml:space="preserve">To study the animals’ movement at a finer scale, the gait of WT and MUT mice </w:t>
      </w:r>
      <w:r w:rsidR="005D65D6">
        <w:rPr>
          <w:rFonts w:asciiTheme="minorBidi" w:hAnsiTheme="minorBidi"/>
        </w:rPr>
        <w:t xml:space="preserve">was also analyzed using </w:t>
      </w:r>
      <w:r w:rsidR="008958FA">
        <w:rPr>
          <w:rFonts w:asciiTheme="minorBidi" w:hAnsiTheme="minorBidi"/>
        </w:rPr>
        <w:t xml:space="preserve">a </w:t>
      </w:r>
      <w:proofErr w:type="spellStart"/>
      <w:r w:rsidR="008958FA">
        <w:rPr>
          <w:rFonts w:asciiTheme="minorBidi" w:hAnsiTheme="minorBidi"/>
        </w:rPr>
        <w:t>Treadscan</w:t>
      </w:r>
      <w:proofErr w:type="spellEnd"/>
      <w:r w:rsidR="008958FA">
        <w:rPr>
          <w:rFonts w:asciiTheme="minorBidi" w:hAnsiTheme="minorBidi"/>
        </w:rPr>
        <w:t xml:space="preserve"> system containing </w:t>
      </w:r>
      <w:r>
        <w:rPr>
          <w:rFonts w:asciiTheme="minorBidi" w:hAnsiTheme="minorBidi"/>
        </w:rPr>
        <w:t>a high</w:t>
      </w:r>
      <w:r w:rsidR="00485452">
        <w:rPr>
          <w:rFonts w:asciiTheme="minorBidi" w:hAnsiTheme="minorBidi"/>
        </w:rPr>
        <w:t>-</w:t>
      </w:r>
      <w:r>
        <w:rPr>
          <w:rFonts w:asciiTheme="minorBidi" w:hAnsiTheme="minorBidi"/>
        </w:rPr>
        <w:t>speed camera coupled to a transparent treadmill (</w:t>
      </w:r>
      <w:r w:rsidRPr="002B1B3B">
        <w:rPr>
          <w:rFonts w:asciiTheme="minorBidi" w:hAnsiTheme="minorBidi"/>
        </w:rPr>
        <w:t xml:space="preserve">Fig </w:t>
      </w:r>
      <w:r w:rsidR="00DF35DC">
        <w:rPr>
          <w:rFonts w:asciiTheme="minorBidi" w:hAnsiTheme="minorBidi"/>
        </w:rPr>
        <w:t>6</w:t>
      </w:r>
      <w:r w:rsidR="00DF35DC" w:rsidRPr="002B1B3B">
        <w:rPr>
          <w:rFonts w:asciiTheme="minorBidi" w:hAnsiTheme="minorBidi"/>
        </w:rPr>
        <w:t>d</w:t>
      </w:r>
      <w:r w:rsidRPr="0016373C">
        <w:rPr>
          <w:rFonts w:asciiTheme="minorBidi" w:hAnsiTheme="minorBidi"/>
        </w:rPr>
        <w:t>)</w:t>
      </w:r>
      <w:r w:rsidR="008D321F">
        <w:rPr>
          <w:rFonts w:asciiTheme="minorBidi" w:hAnsiTheme="minorBidi"/>
        </w:rPr>
        <w:fldChar w:fldCharType="begin" w:fldLock="1"/>
      </w:r>
      <w:r w:rsidR="0086372A">
        <w:rPr>
          <w:rFonts w:asciiTheme="minorBidi" w:hAnsiTheme="minorBidi"/>
        </w:rPr>
        <w:instrText>ADDIN CSL_CITATION {"citationItems":[{"id":"ITEM-1","itemData":{"DOI":"10.1089/neu.2009.0914","ISSN":"08977151","abstract":"Advances in spinal cord injury (SCI) research are dependent on quality animal models, which in turn rely on sensitive outcome measures able to detect functional differences in animals following injury. To date, most measurements of dysfunction following SCI rely either on the subjective rating of observers or the slow throughput of manual gait assessment. The present study compares the gait of normal and contusion-injured mice using the TreadScan® system. TreadScan utilizes a transparent treadmill belt and a high-speed camera to capture the footprints of animals and automatically analyze gait characteristics. Adult female C57Bl/6 mice were introduced to the treadmill prior to receiving either a standardized mild, moderate, or sham contusion spinal cord injury. TreadScan gait analyses were performed weekly for 10 weeks and compared with scores on the Basso Mouse Scale (BMS). Results indicate that this software successfully differentiates sham animals from injured animals on a number of gait characteristics, including hindlimb swing time, stride length, toe spread, and track width. Differences were found between mild and moderate contusion injuries, indicating a high degree of sensitivity within the system. Rear track width, a measure of the animal's hindlimb base of support, correlated strongly both with spared white matter percentage and with terminal BMS. TreadScan allows for an objective and rapid behavioral assessment of locomotor function following mild-moderate contusive SCI, where the majority of mice still exhibit hindlimb weight support and plantar paw placement during stepping. © 2009, Mary Ann Liebert, Inc.","author":[{"dropping-particle":"","family":"Beare","given":"Jason E.","non-dropping-particle":"","parse-names":false,"suffix":""},{"dropping-particle":"","family":"Morehouse","given":"Johnny R.","non-dropping-particle":"","parse-names":false,"suffix":""},{"dropping-particle":"","family":"Devries","given":"William H.","non-dropping-particle":"","parse-names":false,"suffix":""},{"dropping-particle":"","family":"Enzmann","given":"Gaby U.","non-dropping-particle":"","parse-names":false,"suffix":""},{"dropping-particle":"","family":"Burke","given":"Darlene A.","non-dropping-particle":"","parse-names":false,"suffix":""},{"dropping-particle":"","family":"Magnuson","given":"David S.K.","non-dropping-particle":"","parse-names":false,"suffix":""},{"dropping-particle":"","family":"Whittemore","given":"Scott R.","non-dropping-particle":"","parse-names":false,"suffix":""}],"container-title":"Journal of Neurotrauma","id":"ITEM-1","issue":"11","issued":{"date-parts":[["2009","11","1"]]},"page":"2045-2056","title":"Gait analysis in normal and spinal contused mice using the treadscan system","type":"article-journal","volume":"26"},"uris":["http://www.mendeley.com/documents/?uuid=d1349ef6-b6ec-3e0d-b974-79cd8052df93"]}],"mendeley":{"formattedCitation":"&lt;sup&gt;80&lt;/sup&gt;","plainTextFormattedCitation":"80","previouslyFormattedCitation":"&lt;sup&gt;80&lt;/sup&gt;"},"properties":{"noteIndex":0},"schema":"https://github.com/citation-style-language/schema/raw/master/csl-citation.json"}</w:instrText>
      </w:r>
      <w:r w:rsidR="008D321F">
        <w:rPr>
          <w:rFonts w:asciiTheme="minorBidi" w:hAnsiTheme="minorBidi"/>
        </w:rPr>
        <w:fldChar w:fldCharType="separate"/>
      </w:r>
      <w:r w:rsidR="001B3279" w:rsidRPr="001B3279">
        <w:rPr>
          <w:rFonts w:asciiTheme="minorBidi" w:hAnsiTheme="minorBidi"/>
          <w:noProof/>
          <w:vertAlign w:val="superscript"/>
        </w:rPr>
        <w:t>80</w:t>
      </w:r>
      <w:r w:rsidR="008D321F">
        <w:rPr>
          <w:rFonts w:asciiTheme="minorBidi" w:hAnsiTheme="minorBidi"/>
        </w:rPr>
        <w:fldChar w:fldCharType="end"/>
      </w:r>
      <w:r>
        <w:rPr>
          <w:rFonts w:asciiTheme="minorBidi" w:hAnsiTheme="minorBidi"/>
        </w:rPr>
        <w:t xml:space="preserve">. Interestingly, while the gait parameters of mice were </w:t>
      </w:r>
      <w:r w:rsidR="00B67860">
        <w:rPr>
          <w:rFonts w:asciiTheme="minorBidi" w:hAnsiTheme="minorBidi"/>
        </w:rPr>
        <w:t>largely indistinguishable</w:t>
      </w:r>
      <w:r>
        <w:rPr>
          <w:rFonts w:asciiTheme="minorBidi" w:hAnsiTheme="minorBidi"/>
        </w:rPr>
        <w:t xml:space="preserve"> across genotypes at </w:t>
      </w:r>
      <w:r w:rsidR="00C84BE3">
        <w:rPr>
          <w:rFonts w:asciiTheme="minorBidi" w:hAnsiTheme="minorBidi"/>
        </w:rPr>
        <w:t>adolescence</w:t>
      </w:r>
      <w:r>
        <w:rPr>
          <w:rFonts w:asciiTheme="minorBidi" w:hAnsiTheme="minorBidi"/>
        </w:rPr>
        <w:t xml:space="preserve">, a striking difference was seen when the </w:t>
      </w:r>
      <w:r w:rsidR="00C84BE3">
        <w:rPr>
          <w:rFonts w:asciiTheme="minorBidi" w:hAnsiTheme="minorBidi"/>
        </w:rPr>
        <w:t xml:space="preserve">same </w:t>
      </w:r>
      <w:r>
        <w:rPr>
          <w:rFonts w:asciiTheme="minorBidi" w:hAnsiTheme="minorBidi"/>
        </w:rPr>
        <w:t xml:space="preserve">mice </w:t>
      </w:r>
      <w:r w:rsidR="00C84BE3">
        <w:rPr>
          <w:rFonts w:asciiTheme="minorBidi" w:hAnsiTheme="minorBidi"/>
        </w:rPr>
        <w:t>were aged to adulthood</w:t>
      </w:r>
      <w:r>
        <w:rPr>
          <w:rFonts w:asciiTheme="minorBidi" w:hAnsiTheme="minorBidi"/>
        </w:rPr>
        <w:t xml:space="preserve"> (</w:t>
      </w:r>
      <w:r w:rsidRPr="002B1B3B">
        <w:rPr>
          <w:rFonts w:asciiTheme="minorBidi" w:hAnsiTheme="minorBidi"/>
        </w:rPr>
        <w:t xml:space="preserve">Fig </w:t>
      </w:r>
      <w:r w:rsidR="00DF35DC">
        <w:rPr>
          <w:rFonts w:asciiTheme="minorBidi" w:hAnsiTheme="minorBidi"/>
        </w:rPr>
        <w:t>6</w:t>
      </w:r>
      <w:r w:rsidR="00DF35DC" w:rsidRPr="002B1B3B">
        <w:rPr>
          <w:rFonts w:asciiTheme="minorBidi" w:hAnsiTheme="minorBidi"/>
        </w:rPr>
        <w:t>e</w:t>
      </w:r>
      <w:r w:rsidRPr="002B1B3B">
        <w:rPr>
          <w:rFonts w:asciiTheme="minorBidi" w:hAnsiTheme="minorBidi"/>
        </w:rPr>
        <w:t>-g</w:t>
      </w:r>
      <w:r w:rsidRPr="0016373C">
        <w:rPr>
          <w:rFonts w:asciiTheme="minorBidi" w:hAnsiTheme="minorBidi"/>
        </w:rPr>
        <w:t>).</w:t>
      </w:r>
      <w:r>
        <w:rPr>
          <w:rFonts w:asciiTheme="minorBidi" w:hAnsiTheme="minorBidi"/>
        </w:rPr>
        <w:t xml:space="preserve"> In particular, MUT mice took slower (</w:t>
      </w:r>
      <w:r w:rsidRPr="002B1B3B">
        <w:rPr>
          <w:rFonts w:asciiTheme="minorBidi" w:hAnsiTheme="minorBidi"/>
        </w:rPr>
        <w:t xml:space="preserve">Fig </w:t>
      </w:r>
      <w:r w:rsidR="00DF35DC">
        <w:rPr>
          <w:rFonts w:asciiTheme="minorBidi" w:hAnsiTheme="minorBidi"/>
        </w:rPr>
        <w:t>6</w:t>
      </w:r>
      <w:r w:rsidR="00DF35DC" w:rsidRPr="002B1B3B">
        <w:rPr>
          <w:rFonts w:asciiTheme="minorBidi" w:hAnsiTheme="minorBidi"/>
        </w:rPr>
        <w:t>e</w:t>
      </w:r>
      <w:r>
        <w:rPr>
          <w:rFonts w:asciiTheme="minorBidi" w:hAnsiTheme="minorBidi"/>
        </w:rPr>
        <w:t xml:space="preserve">), longer strides </w:t>
      </w:r>
      <w:r w:rsidR="0016373C">
        <w:rPr>
          <w:rFonts w:asciiTheme="minorBidi" w:hAnsiTheme="minorBidi"/>
        </w:rPr>
        <w:t xml:space="preserve">(Fig </w:t>
      </w:r>
      <w:r w:rsidR="00DF35DC">
        <w:rPr>
          <w:rFonts w:asciiTheme="minorBidi" w:hAnsiTheme="minorBidi"/>
        </w:rPr>
        <w:t>6</w:t>
      </w:r>
      <w:r w:rsidR="0016373C">
        <w:rPr>
          <w:rFonts w:asciiTheme="minorBidi" w:hAnsiTheme="minorBidi"/>
        </w:rPr>
        <w:t>f)</w:t>
      </w:r>
      <w:r w:rsidRPr="0016373C">
        <w:rPr>
          <w:rFonts w:asciiTheme="minorBidi" w:hAnsiTheme="minorBidi"/>
        </w:rPr>
        <w:t>,</w:t>
      </w:r>
      <w:r>
        <w:rPr>
          <w:rFonts w:asciiTheme="minorBidi" w:hAnsiTheme="minorBidi"/>
        </w:rPr>
        <w:t xml:space="preserve"> stepping closer to the midline of their body (track width, </w:t>
      </w:r>
      <w:r w:rsidR="005F4E2F">
        <w:rPr>
          <w:rFonts w:ascii="Arial" w:hAnsi="Arial" w:cs="Arial"/>
        </w:rPr>
        <w:t xml:space="preserve">Extended Data </w:t>
      </w:r>
      <w:r w:rsidR="005F4E2F" w:rsidRPr="004755B3">
        <w:rPr>
          <w:rFonts w:ascii="Arial" w:hAnsi="Arial" w:cs="Arial"/>
        </w:rPr>
        <w:t xml:space="preserve">Fig </w:t>
      </w:r>
      <w:r w:rsidR="00364B4F">
        <w:rPr>
          <w:rFonts w:ascii="Arial" w:hAnsi="Arial" w:cs="Arial"/>
        </w:rPr>
        <w:t>10</w:t>
      </w:r>
      <w:r>
        <w:rPr>
          <w:rFonts w:asciiTheme="minorBidi" w:hAnsiTheme="minorBidi"/>
        </w:rPr>
        <w:t xml:space="preserve">), and their gait symmetry was altered so that their strides were no longer perfectly out of phase (out of phase=0.5, </w:t>
      </w:r>
      <w:r w:rsidRPr="002B1B3B">
        <w:rPr>
          <w:rFonts w:asciiTheme="minorBidi" w:hAnsiTheme="minorBidi"/>
        </w:rPr>
        <w:t xml:space="preserve">Fig </w:t>
      </w:r>
      <w:r w:rsidR="00DF35DC" w:rsidRPr="00C84BE3">
        <w:rPr>
          <w:rFonts w:asciiTheme="minorBidi" w:hAnsiTheme="minorBidi"/>
        </w:rPr>
        <w:t>6g</w:t>
      </w:r>
      <w:r w:rsidRPr="00C84BE3">
        <w:rPr>
          <w:rFonts w:asciiTheme="minorBidi" w:hAnsiTheme="minorBidi"/>
        </w:rPr>
        <w:t>)</w:t>
      </w:r>
      <w:r>
        <w:rPr>
          <w:rFonts w:asciiTheme="minorBidi" w:hAnsiTheme="minorBidi"/>
        </w:rPr>
        <w:t xml:space="preserve">. While these differences were most pronounced in the rear limbs (as depicted in Fig </w:t>
      </w:r>
      <w:r w:rsidR="00DF35DC">
        <w:rPr>
          <w:rFonts w:asciiTheme="minorBidi" w:hAnsiTheme="minorBidi"/>
        </w:rPr>
        <w:t>6</w:t>
      </w:r>
      <w:r w:rsidR="00DF35DC" w:rsidRPr="002B1B3B">
        <w:rPr>
          <w:rFonts w:asciiTheme="minorBidi" w:hAnsiTheme="minorBidi"/>
        </w:rPr>
        <w:t>e</w:t>
      </w:r>
      <w:r w:rsidRPr="002B1B3B">
        <w:rPr>
          <w:rFonts w:asciiTheme="minorBidi" w:hAnsiTheme="minorBidi"/>
        </w:rPr>
        <w:t>-g</w:t>
      </w:r>
      <w:r>
        <w:rPr>
          <w:rFonts w:asciiTheme="minorBidi" w:hAnsiTheme="minorBidi"/>
        </w:rPr>
        <w:t>), the same trends were present in front limbs (</w:t>
      </w:r>
      <w:r w:rsidR="005F4E2F">
        <w:rPr>
          <w:rFonts w:ascii="Arial" w:hAnsi="Arial" w:cs="Arial"/>
        </w:rPr>
        <w:t xml:space="preserve">Extended Data </w:t>
      </w:r>
      <w:r w:rsidR="005F4E2F" w:rsidRPr="004755B3">
        <w:rPr>
          <w:rFonts w:ascii="Arial" w:hAnsi="Arial" w:cs="Arial"/>
        </w:rPr>
        <w:t xml:space="preserve">Fig </w:t>
      </w:r>
      <w:r w:rsidR="00364B4F">
        <w:rPr>
          <w:rFonts w:ascii="Arial" w:hAnsi="Arial" w:cs="Arial"/>
        </w:rPr>
        <w:t>10</w:t>
      </w:r>
      <w:r w:rsidRPr="00C84BE3">
        <w:rPr>
          <w:rFonts w:asciiTheme="minorBidi" w:hAnsiTheme="minorBidi"/>
        </w:rPr>
        <w:t>).</w:t>
      </w:r>
      <w:r>
        <w:rPr>
          <w:rFonts w:asciiTheme="minorBidi" w:hAnsiTheme="minorBidi"/>
        </w:rPr>
        <w:t xml:space="preserve"> These findings </w:t>
      </w:r>
      <w:r w:rsidR="005D65D6">
        <w:rPr>
          <w:rFonts w:asciiTheme="minorBidi" w:hAnsiTheme="minorBidi"/>
        </w:rPr>
        <w:t xml:space="preserve">demonstrate </w:t>
      </w:r>
      <w:r>
        <w:rPr>
          <w:rFonts w:asciiTheme="minorBidi" w:hAnsiTheme="minorBidi"/>
        </w:rPr>
        <w:t xml:space="preserve">that </w:t>
      </w:r>
      <w:r w:rsidR="005D65D6" w:rsidRPr="004A148C">
        <w:rPr>
          <w:rFonts w:asciiTheme="minorBidi" w:hAnsiTheme="minorBidi"/>
        </w:rPr>
        <w:t>SWIP</w:t>
      </w:r>
      <w:r w:rsidR="005D65D6" w:rsidRPr="004A148C">
        <w:rPr>
          <w:rFonts w:asciiTheme="minorBidi" w:hAnsiTheme="minorBidi"/>
          <w:vertAlign w:val="superscript"/>
        </w:rPr>
        <w:t>P1019R</w:t>
      </w:r>
      <w:r>
        <w:rPr>
          <w:rFonts w:asciiTheme="minorBidi" w:hAnsiTheme="minorBidi"/>
        </w:rPr>
        <w:t xml:space="preserve"> </w:t>
      </w:r>
      <w:r w:rsidR="00B67860">
        <w:rPr>
          <w:rFonts w:asciiTheme="minorBidi" w:hAnsiTheme="minorBidi"/>
        </w:rPr>
        <w:t xml:space="preserve">results in </w:t>
      </w:r>
      <w:r>
        <w:rPr>
          <w:rFonts w:asciiTheme="minorBidi" w:hAnsiTheme="minorBidi"/>
        </w:rPr>
        <w:t xml:space="preserve">a progressive motor function decline that </w:t>
      </w:r>
      <w:r w:rsidR="004C7478">
        <w:rPr>
          <w:rFonts w:asciiTheme="minorBidi" w:hAnsiTheme="minorBidi"/>
        </w:rPr>
        <w:t xml:space="preserve">was </w:t>
      </w:r>
      <w:r>
        <w:rPr>
          <w:rFonts w:asciiTheme="minorBidi" w:hAnsiTheme="minorBidi"/>
        </w:rPr>
        <w:t xml:space="preserve">detectable </w:t>
      </w:r>
      <w:r w:rsidR="00B67860">
        <w:rPr>
          <w:rFonts w:asciiTheme="minorBidi" w:hAnsiTheme="minorBidi"/>
        </w:rPr>
        <w:t>by the</w:t>
      </w:r>
      <w:r>
        <w:rPr>
          <w:rFonts w:asciiTheme="minorBidi" w:hAnsiTheme="minorBidi"/>
        </w:rPr>
        <w:t xml:space="preserve"> </w:t>
      </w:r>
      <w:r w:rsidR="00C84BE3">
        <w:rPr>
          <w:rFonts w:asciiTheme="minorBidi" w:hAnsiTheme="minorBidi"/>
        </w:rPr>
        <w:lastRenderedPageBreak/>
        <w:t xml:space="preserve">rotarod </w:t>
      </w:r>
      <w:r>
        <w:rPr>
          <w:rFonts w:asciiTheme="minorBidi" w:hAnsiTheme="minorBidi"/>
        </w:rPr>
        <w:t xml:space="preserve">task at </w:t>
      </w:r>
      <w:r w:rsidR="00F332C8">
        <w:rPr>
          <w:rFonts w:asciiTheme="minorBidi" w:hAnsiTheme="minorBidi"/>
        </w:rPr>
        <w:t>adolescence</w:t>
      </w:r>
      <w:r>
        <w:rPr>
          <w:rFonts w:asciiTheme="minorBidi" w:hAnsiTheme="minorBidi"/>
        </w:rPr>
        <w:t>, but which bec</w:t>
      </w:r>
      <w:r w:rsidR="004C7478">
        <w:rPr>
          <w:rFonts w:asciiTheme="minorBidi" w:hAnsiTheme="minorBidi"/>
        </w:rPr>
        <w:t>ame</w:t>
      </w:r>
      <w:r>
        <w:rPr>
          <w:rFonts w:asciiTheme="minorBidi" w:hAnsiTheme="minorBidi"/>
        </w:rPr>
        <w:t xml:space="preserve"> more prominent with age</w:t>
      </w:r>
      <w:r w:rsidR="00F332C8">
        <w:rPr>
          <w:rFonts w:asciiTheme="minorBidi" w:hAnsiTheme="minorBidi"/>
        </w:rPr>
        <w:t>,</w:t>
      </w:r>
      <w:r>
        <w:rPr>
          <w:rFonts w:asciiTheme="minorBidi" w:hAnsiTheme="minorBidi"/>
        </w:rPr>
        <w:t xml:space="preserve"> as both gait and strength functions deteriorate</w:t>
      </w:r>
      <w:r w:rsidR="004C7478">
        <w:rPr>
          <w:rFonts w:asciiTheme="minorBidi" w:hAnsiTheme="minorBidi"/>
        </w:rPr>
        <w:t>d</w:t>
      </w:r>
      <w:r>
        <w:rPr>
          <w:rFonts w:asciiTheme="minorBidi" w:hAnsiTheme="minorBidi"/>
        </w:rPr>
        <w:t xml:space="preserve">.  </w:t>
      </w:r>
    </w:p>
    <w:p w14:paraId="746D4700" w14:textId="010D01C6" w:rsidR="006D263F" w:rsidRPr="002B1B3B" w:rsidRDefault="00A03B3E" w:rsidP="002B1B3B">
      <w:pPr>
        <w:spacing w:line="480" w:lineRule="auto"/>
        <w:ind w:firstLine="720"/>
        <w:jc w:val="thaiDistribute"/>
        <w:rPr>
          <w:rFonts w:asciiTheme="minorBidi" w:hAnsiTheme="minorBidi"/>
          <w:b/>
          <w:bCs/>
          <w:iCs/>
        </w:rPr>
      </w:pPr>
      <w:r>
        <w:rPr>
          <w:rFonts w:asciiTheme="minorBidi" w:hAnsiTheme="minorBidi"/>
          <w:iCs/>
        </w:rPr>
        <w:t>These marked motor findings prompted us to re</w:t>
      </w:r>
      <w:r w:rsidR="00215607">
        <w:rPr>
          <w:rFonts w:asciiTheme="minorBidi" w:hAnsiTheme="minorBidi"/>
          <w:iCs/>
        </w:rPr>
        <w:t>-</w:t>
      </w:r>
      <w:r>
        <w:rPr>
          <w:rFonts w:asciiTheme="minorBidi" w:hAnsiTheme="minorBidi"/>
          <w:iCs/>
        </w:rPr>
        <w:t xml:space="preserve">evaluate the original </w:t>
      </w:r>
      <w:ins w:id="537" w:author="Jamie Courtland" w:date="2020-06-23T22:02:00Z">
        <w:r w:rsidR="005301C0">
          <w:rPr>
            <w:rFonts w:asciiTheme="minorBidi" w:hAnsiTheme="minorBidi"/>
            <w:iCs/>
          </w:rPr>
          <w:t xml:space="preserve">reports of </w:t>
        </w:r>
      </w:ins>
      <w:r>
        <w:rPr>
          <w:rFonts w:asciiTheme="minorBidi" w:hAnsiTheme="minorBidi"/>
          <w:iCs/>
        </w:rPr>
        <w:t>human SWIP</w:t>
      </w:r>
      <w:r w:rsidRPr="002B1B3B">
        <w:rPr>
          <w:rFonts w:asciiTheme="minorBidi" w:hAnsiTheme="minorBidi"/>
          <w:iCs/>
          <w:vertAlign w:val="superscript"/>
        </w:rPr>
        <w:t>P1019R</w:t>
      </w:r>
      <w:r>
        <w:rPr>
          <w:rFonts w:asciiTheme="minorBidi" w:hAnsiTheme="minorBidi"/>
          <w:iCs/>
        </w:rPr>
        <w:t xml:space="preserve"> patient</w:t>
      </w:r>
      <w:r w:rsidR="00135BF2">
        <w:rPr>
          <w:rFonts w:asciiTheme="minorBidi" w:hAnsiTheme="minorBidi"/>
          <w:iCs/>
        </w:rPr>
        <w:t>s</w:t>
      </w:r>
      <w:r w:rsidR="004A7B4F">
        <w:rPr>
          <w:rFonts w:asciiTheme="minorBidi" w:hAnsiTheme="minorBidi"/>
          <w:iCs/>
        </w:rPr>
        <w:fldChar w:fldCharType="begin" w:fldLock="1"/>
      </w:r>
      <w:r w:rsidR="00610919">
        <w:rPr>
          <w:rFonts w:asciiTheme="minorBidi" w:hAnsiTheme="minorBidi"/>
          <w:iCs/>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34&lt;/sup&gt;","plainTextFormattedCitation":"34","previouslyFormattedCitation":"&lt;sup&gt;34&lt;/sup&gt;"},"properties":{"noteIndex":0},"schema":"https://github.com/citation-style-language/schema/raw/master/csl-citation.json"}</w:instrText>
      </w:r>
      <w:r w:rsidR="004A7B4F">
        <w:rPr>
          <w:rFonts w:asciiTheme="minorBidi" w:hAnsiTheme="minorBidi"/>
          <w:iCs/>
        </w:rPr>
        <w:fldChar w:fldCharType="separate"/>
      </w:r>
      <w:r w:rsidR="000F707D" w:rsidRPr="000F707D">
        <w:rPr>
          <w:rFonts w:asciiTheme="minorBidi" w:hAnsiTheme="minorBidi"/>
          <w:iCs/>
          <w:noProof/>
          <w:vertAlign w:val="superscript"/>
        </w:rPr>
        <w:t>34</w:t>
      </w:r>
      <w:r w:rsidR="004A7B4F">
        <w:rPr>
          <w:rFonts w:asciiTheme="minorBidi" w:hAnsiTheme="minorBidi"/>
          <w:iCs/>
        </w:rPr>
        <w:fldChar w:fldCharType="end"/>
      </w:r>
      <w:r>
        <w:rPr>
          <w:rFonts w:asciiTheme="minorBidi" w:hAnsiTheme="minorBidi"/>
          <w:iCs/>
        </w:rPr>
        <w:t xml:space="preserve">. </w:t>
      </w:r>
      <w:r w:rsidR="004669E4">
        <w:rPr>
          <w:rFonts w:asciiTheme="minorBidi" w:hAnsiTheme="minorBidi"/>
          <w:iCs/>
        </w:rPr>
        <w:t>While</w:t>
      </w:r>
      <w:r>
        <w:rPr>
          <w:rFonts w:asciiTheme="minorBidi" w:hAnsiTheme="minorBidi"/>
          <w:iCs/>
        </w:rPr>
        <w:t xml:space="preserve"> developmental delay or </w:t>
      </w:r>
      <w:r w:rsidR="00215607">
        <w:rPr>
          <w:rFonts w:asciiTheme="minorBidi" w:hAnsiTheme="minorBidi"/>
          <w:iCs/>
        </w:rPr>
        <w:t xml:space="preserve">learning </w:t>
      </w:r>
      <w:r>
        <w:rPr>
          <w:rFonts w:asciiTheme="minorBidi" w:hAnsiTheme="minorBidi"/>
          <w:iCs/>
        </w:rPr>
        <w:t>difficulties were the primary impetus for medical</w:t>
      </w:r>
      <w:r w:rsidR="004669E4">
        <w:rPr>
          <w:rFonts w:asciiTheme="minorBidi" w:hAnsiTheme="minorBidi"/>
          <w:iCs/>
        </w:rPr>
        <w:t xml:space="preserve"> evaluation</w:t>
      </w:r>
      <w:r>
        <w:rPr>
          <w:rFonts w:asciiTheme="minorBidi" w:hAnsiTheme="minorBidi"/>
          <w:iCs/>
        </w:rPr>
        <w:t>, all patients also exhibited motor symptoms</w:t>
      </w:r>
      <w:r w:rsidR="00C84BE3">
        <w:rPr>
          <w:rFonts w:asciiTheme="minorBidi" w:hAnsiTheme="minorBidi"/>
          <w:iCs/>
        </w:rPr>
        <w:t xml:space="preserve"> </w:t>
      </w:r>
      <w:r w:rsidR="004669E4">
        <w:rPr>
          <w:rFonts w:asciiTheme="minorBidi" w:hAnsiTheme="minorBidi"/>
          <w:iCs/>
        </w:rPr>
        <w:t>(</w:t>
      </w:r>
      <w:r w:rsidR="00C84BE3">
        <w:rPr>
          <w:rFonts w:asciiTheme="minorBidi" w:hAnsiTheme="minorBidi"/>
          <w:iCs/>
        </w:rPr>
        <w:t>mean age = 10.4 years</w:t>
      </w:r>
      <w:r w:rsidR="00364B4F">
        <w:rPr>
          <w:rFonts w:asciiTheme="minorBidi" w:hAnsiTheme="minorBidi"/>
          <w:iCs/>
        </w:rPr>
        <w:t xml:space="preserve"> </w:t>
      </w:r>
      <w:r w:rsidR="00C84BE3">
        <w:rPr>
          <w:rFonts w:asciiTheme="minorBidi" w:hAnsiTheme="minorBidi"/>
          <w:iCs/>
        </w:rPr>
        <w:t xml:space="preserve">old, </w:t>
      </w:r>
      <w:r w:rsidR="0097042F">
        <w:rPr>
          <w:rFonts w:asciiTheme="minorBidi" w:hAnsiTheme="minorBidi"/>
          <w:iCs/>
        </w:rPr>
        <w:t xml:space="preserve">Fig </w:t>
      </w:r>
      <w:r w:rsidR="00DF35DC">
        <w:rPr>
          <w:rFonts w:asciiTheme="minorBidi" w:hAnsiTheme="minorBidi"/>
          <w:iCs/>
        </w:rPr>
        <w:t>6</w:t>
      </w:r>
      <w:r w:rsidR="0097042F">
        <w:rPr>
          <w:rFonts w:asciiTheme="minorBidi" w:hAnsiTheme="minorBidi"/>
          <w:iCs/>
        </w:rPr>
        <w:t>h</w:t>
      </w:r>
      <w:r w:rsidR="004669E4">
        <w:rPr>
          <w:rFonts w:asciiTheme="minorBidi" w:hAnsiTheme="minorBidi"/>
          <w:iCs/>
        </w:rPr>
        <w:t>)</w:t>
      </w:r>
      <w:r>
        <w:rPr>
          <w:rFonts w:asciiTheme="minorBidi" w:hAnsiTheme="minorBidi"/>
          <w:iCs/>
        </w:rPr>
        <w:t>. The patients</w:t>
      </w:r>
      <w:r w:rsidR="00215607">
        <w:rPr>
          <w:rFonts w:asciiTheme="minorBidi" w:hAnsiTheme="minorBidi"/>
          <w:iCs/>
        </w:rPr>
        <w:t>’ movements</w:t>
      </w:r>
      <w:r>
        <w:rPr>
          <w:rFonts w:asciiTheme="minorBidi" w:hAnsiTheme="minorBidi"/>
          <w:iCs/>
        </w:rPr>
        <w:t xml:space="preserve"> were </w:t>
      </w:r>
      <w:r w:rsidR="00215607">
        <w:rPr>
          <w:rFonts w:asciiTheme="minorBidi" w:hAnsiTheme="minorBidi"/>
          <w:iCs/>
        </w:rPr>
        <w:t>describe</w:t>
      </w:r>
      <w:r>
        <w:rPr>
          <w:rFonts w:asciiTheme="minorBidi" w:hAnsiTheme="minorBidi"/>
          <w:iCs/>
        </w:rPr>
        <w:t xml:space="preserve">d as “clumsy” with notable </w:t>
      </w:r>
      <w:r w:rsidR="00747B03">
        <w:rPr>
          <w:rFonts w:asciiTheme="minorBidi" w:hAnsiTheme="minorBidi"/>
          <w:iCs/>
        </w:rPr>
        <w:t xml:space="preserve">fine motor difficulties, </w:t>
      </w:r>
      <w:r>
        <w:rPr>
          <w:rFonts w:asciiTheme="minorBidi" w:hAnsiTheme="minorBidi"/>
          <w:iCs/>
        </w:rPr>
        <w:t xml:space="preserve">dysmetria, </w:t>
      </w:r>
      <w:r w:rsidR="00215607">
        <w:rPr>
          <w:rFonts w:asciiTheme="minorBidi" w:hAnsiTheme="minorBidi"/>
          <w:iCs/>
        </w:rPr>
        <w:t>dys</w:t>
      </w:r>
      <w:r w:rsidR="00215607" w:rsidRPr="00215607">
        <w:rPr>
          <w:rFonts w:asciiTheme="minorBidi" w:hAnsiTheme="minorBidi"/>
          <w:iCs/>
        </w:rPr>
        <w:t>diadochokinesia</w:t>
      </w:r>
      <w:r w:rsidR="00215607">
        <w:rPr>
          <w:rFonts w:asciiTheme="minorBidi" w:hAnsiTheme="minorBidi"/>
          <w:iCs/>
        </w:rPr>
        <w:t xml:space="preserve">, and </w:t>
      </w:r>
      <w:r>
        <w:rPr>
          <w:rFonts w:asciiTheme="minorBidi" w:hAnsiTheme="minorBidi"/>
          <w:iCs/>
        </w:rPr>
        <w:t>mild dysarthria</w:t>
      </w:r>
      <w:r w:rsidR="00215607">
        <w:rPr>
          <w:rFonts w:asciiTheme="minorBidi" w:hAnsiTheme="minorBidi"/>
          <w:iCs/>
        </w:rPr>
        <w:t xml:space="preserve"> on clinical exam</w:t>
      </w:r>
      <w:r w:rsidR="0097042F">
        <w:rPr>
          <w:rFonts w:asciiTheme="minorBidi" w:hAnsiTheme="minorBidi"/>
          <w:iCs/>
        </w:rPr>
        <w:t xml:space="preserve"> (Fig </w:t>
      </w:r>
      <w:r w:rsidR="00DF35DC">
        <w:rPr>
          <w:rFonts w:asciiTheme="minorBidi" w:hAnsiTheme="minorBidi"/>
          <w:iCs/>
        </w:rPr>
        <w:t>6</w:t>
      </w:r>
      <w:r w:rsidR="0097042F">
        <w:rPr>
          <w:rFonts w:asciiTheme="minorBidi" w:hAnsiTheme="minorBidi"/>
          <w:iCs/>
        </w:rPr>
        <w:t>h)</w:t>
      </w:r>
      <w:r w:rsidR="004669E4">
        <w:rPr>
          <w:rFonts w:asciiTheme="minorBidi" w:hAnsiTheme="minorBidi"/>
          <w:iCs/>
        </w:rPr>
        <w:t>.</w:t>
      </w:r>
      <w:r w:rsidR="00215607">
        <w:rPr>
          <w:rFonts w:asciiTheme="minorBidi" w:hAnsiTheme="minorBidi"/>
          <w:iCs/>
        </w:rPr>
        <w:t xml:space="preserve"> </w:t>
      </w:r>
      <w:ins w:id="538" w:author="Jamie Courtland" w:date="2020-06-24T10:57:00Z">
        <w:r w:rsidR="00712106">
          <w:rPr>
            <w:rFonts w:asciiTheme="minorBidi" w:hAnsiTheme="minorBidi"/>
            <w:iCs/>
          </w:rPr>
          <w:t>R</w:t>
        </w:r>
      </w:ins>
      <w:r w:rsidR="00135BF2">
        <w:rPr>
          <w:rFonts w:asciiTheme="minorBidi" w:hAnsiTheme="minorBidi"/>
          <w:iCs/>
        </w:rPr>
        <w:t xml:space="preserve">ecent communication with </w:t>
      </w:r>
      <w:ins w:id="539" w:author="Jamie Courtland" w:date="2020-06-24T10:57:00Z">
        <w:r w:rsidR="00712106">
          <w:rPr>
            <w:rFonts w:asciiTheme="minorBidi" w:hAnsiTheme="minorBidi"/>
            <w:iCs/>
          </w:rPr>
          <w:t xml:space="preserve">the </w:t>
        </w:r>
      </w:ins>
      <w:r w:rsidR="00215607">
        <w:rPr>
          <w:rFonts w:asciiTheme="minorBidi" w:hAnsiTheme="minorBidi"/>
          <w:iCs/>
        </w:rPr>
        <w:t xml:space="preserve">parents </w:t>
      </w:r>
      <w:ins w:id="540" w:author="Jamie Courtland" w:date="2020-06-24T10:57:00Z">
        <w:r w:rsidR="00712106">
          <w:rPr>
            <w:rFonts w:asciiTheme="minorBidi" w:hAnsiTheme="minorBidi"/>
            <w:iCs/>
          </w:rPr>
          <w:t xml:space="preserve">of these patients, who are now </w:t>
        </w:r>
      </w:ins>
      <w:ins w:id="541" w:author="Jamie Courtland" w:date="2020-06-24T10:58:00Z">
        <w:r w:rsidR="00712106">
          <w:rPr>
            <w:rFonts w:asciiTheme="minorBidi" w:hAnsiTheme="minorBidi"/>
            <w:iCs/>
          </w:rPr>
          <w:t xml:space="preserve">an average of 21 years old, </w:t>
        </w:r>
      </w:ins>
      <w:r w:rsidR="00135BF2">
        <w:rPr>
          <w:rFonts w:asciiTheme="minorBidi" w:hAnsiTheme="minorBidi"/>
          <w:iCs/>
        </w:rPr>
        <w:t xml:space="preserve">revealed </w:t>
      </w:r>
      <w:r w:rsidR="00251815">
        <w:rPr>
          <w:rFonts w:asciiTheme="minorBidi" w:hAnsiTheme="minorBidi"/>
          <w:iCs/>
        </w:rPr>
        <w:t xml:space="preserve">no notable </w:t>
      </w:r>
      <w:ins w:id="542" w:author="Jamie Courtland" w:date="2020-06-24T10:59:00Z">
        <w:r w:rsidR="00712106">
          <w:rPr>
            <w:rFonts w:asciiTheme="minorBidi" w:hAnsiTheme="minorBidi"/>
            <w:iCs/>
          </w:rPr>
          <w:t xml:space="preserve">symptom </w:t>
        </w:r>
      </w:ins>
      <w:r w:rsidR="00251815">
        <w:rPr>
          <w:rFonts w:asciiTheme="minorBidi" w:hAnsiTheme="minorBidi"/>
          <w:iCs/>
        </w:rPr>
        <w:t xml:space="preserve">exacerbation </w:t>
      </w:r>
      <w:ins w:id="543" w:author="Jamie Courtland" w:date="2020-06-25T07:00:00Z">
        <w:r w:rsidR="005379FF">
          <w:rPr>
            <w:rFonts w:asciiTheme="minorBidi" w:hAnsiTheme="minorBidi"/>
            <w:iCs/>
          </w:rPr>
          <w:t>(</w:t>
        </w:r>
        <w:commentRangeStart w:id="544"/>
        <w:commentRangeStart w:id="545"/>
        <w:r w:rsidR="005379FF">
          <w:rPr>
            <w:rFonts w:asciiTheme="minorBidi" w:hAnsiTheme="minorBidi"/>
            <w:iCs/>
          </w:rPr>
          <w:t>personal</w:t>
        </w:r>
      </w:ins>
      <w:commentRangeEnd w:id="545"/>
      <w:ins w:id="546" w:author="Jamie Courtland" w:date="2020-06-25T11:20:00Z">
        <w:r w:rsidR="00481320">
          <w:rPr>
            <w:rStyle w:val="CommentReference"/>
          </w:rPr>
          <w:commentReference w:id="545"/>
        </w:r>
      </w:ins>
      <w:ins w:id="547" w:author="Jamie Courtland" w:date="2020-06-25T07:00:00Z">
        <w:r w:rsidR="005379FF">
          <w:rPr>
            <w:rFonts w:asciiTheme="minorBidi" w:hAnsiTheme="minorBidi"/>
            <w:iCs/>
          </w:rPr>
          <w:t xml:space="preserve"> communication with Dr. Anna Rajab</w:t>
        </w:r>
        <w:commentRangeEnd w:id="544"/>
        <w:r w:rsidR="005379FF">
          <w:rPr>
            <w:rStyle w:val="CommentReference"/>
          </w:rPr>
          <w:commentReference w:id="544"/>
        </w:r>
      </w:ins>
      <w:r w:rsidR="0097042F">
        <w:rPr>
          <w:rFonts w:asciiTheme="minorBidi" w:hAnsiTheme="minorBidi"/>
          <w:iCs/>
        </w:rPr>
        <w:t>)</w:t>
      </w:r>
      <w:r w:rsidR="00215607">
        <w:rPr>
          <w:rFonts w:asciiTheme="minorBidi" w:hAnsiTheme="minorBidi"/>
          <w:iCs/>
        </w:rPr>
        <w:t xml:space="preserve">. It is </w:t>
      </w:r>
      <w:r w:rsidR="004669E4">
        <w:rPr>
          <w:rFonts w:asciiTheme="minorBidi" w:hAnsiTheme="minorBidi"/>
          <w:iCs/>
        </w:rPr>
        <w:t xml:space="preserve">therefore </w:t>
      </w:r>
      <w:r w:rsidR="00215607">
        <w:rPr>
          <w:rFonts w:asciiTheme="minorBidi" w:hAnsiTheme="minorBidi"/>
          <w:iCs/>
        </w:rPr>
        <w:t xml:space="preserve">possible that our mouse model could </w:t>
      </w:r>
      <w:del w:id="548" w:author="Jamie Courtland" w:date="2020-06-25T07:01:00Z">
        <w:r w:rsidR="00215607" w:rsidDel="005379FF">
          <w:rPr>
            <w:rFonts w:asciiTheme="minorBidi" w:hAnsiTheme="minorBidi"/>
            <w:iCs/>
          </w:rPr>
          <w:delText xml:space="preserve">portend </w:delText>
        </w:r>
      </w:del>
      <w:ins w:id="549" w:author="Jamie Courtland" w:date="2020-06-25T07:01:00Z">
        <w:r w:rsidR="005379FF">
          <w:rPr>
            <w:rFonts w:asciiTheme="minorBidi" w:hAnsiTheme="minorBidi"/>
            <w:iCs/>
          </w:rPr>
          <w:t xml:space="preserve">predict </w:t>
        </w:r>
      </w:ins>
      <w:ins w:id="550" w:author="Jamie Courtland" w:date="2020-06-23T22:04:00Z">
        <w:r w:rsidR="005301C0">
          <w:rPr>
            <w:rFonts w:asciiTheme="minorBidi" w:hAnsiTheme="minorBidi"/>
            <w:iCs/>
          </w:rPr>
          <w:t xml:space="preserve">future </w:t>
        </w:r>
      </w:ins>
      <w:r w:rsidR="00215607">
        <w:rPr>
          <w:rFonts w:asciiTheme="minorBidi" w:hAnsiTheme="minorBidi"/>
          <w:iCs/>
        </w:rPr>
        <w:t xml:space="preserve">disease progression for these individuals, given that </w:t>
      </w:r>
      <w:r w:rsidR="004669E4">
        <w:rPr>
          <w:rFonts w:asciiTheme="minorBidi" w:hAnsiTheme="minorBidi"/>
          <w:iCs/>
        </w:rPr>
        <w:t xml:space="preserve">we observed significant </w:t>
      </w:r>
      <w:r w:rsidR="00251815">
        <w:rPr>
          <w:rFonts w:asciiTheme="minorBidi" w:hAnsiTheme="minorBidi"/>
          <w:iCs/>
        </w:rPr>
        <w:t>worsening</w:t>
      </w:r>
      <w:r w:rsidR="004669E4">
        <w:rPr>
          <w:rFonts w:asciiTheme="minorBidi" w:hAnsiTheme="minorBidi"/>
          <w:iCs/>
        </w:rPr>
        <w:t xml:space="preserve"> at 5-6</w:t>
      </w:r>
      <w:r w:rsidR="005B63A2">
        <w:rPr>
          <w:rFonts w:asciiTheme="minorBidi" w:hAnsiTheme="minorBidi"/>
          <w:iCs/>
        </w:rPr>
        <w:t xml:space="preserve"> months old</w:t>
      </w:r>
      <w:r w:rsidR="004669E4">
        <w:rPr>
          <w:rFonts w:asciiTheme="minorBidi" w:hAnsiTheme="minorBidi"/>
          <w:iCs/>
        </w:rPr>
        <w:t xml:space="preserve"> </w:t>
      </w:r>
      <w:r w:rsidR="00747B03">
        <w:rPr>
          <w:rFonts w:asciiTheme="minorBidi" w:hAnsiTheme="minorBidi"/>
          <w:iCs/>
        </w:rPr>
        <w:t xml:space="preserve">in mice </w:t>
      </w:r>
      <w:r w:rsidR="004669E4">
        <w:rPr>
          <w:rFonts w:asciiTheme="minorBidi" w:hAnsiTheme="minorBidi"/>
          <w:iCs/>
        </w:rPr>
        <w:t>(equivalent to ~30-35</w:t>
      </w:r>
      <w:r w:rsidR="005B63A2">
        <w:rPr>
          <w:rFonts w:asciiTheme="minorBidi" w:hAnsiTheme="minorBidi"/>
          <w:iCs/>
        </w:rPr>
        <w:t xml:space="preserve"> </w:t>
      </w:r>
      <w:r w:rsidR="005E4E28">
        <w:rPr>
          <w:rFonts w:asciiTheme="minorBidi" w:hAnsiTheme="minorBidi"/>
          <w:iCs/>
        </w:rPr>
        <w:t>year</w:t>
      </w:r>
      <w:r w:rsidR="005B63A2">
        <w:rPr>
          <w:rFonts w:asciiTheme="minorBidi" w:hAnsiTheme="minorBidi"/>
          <w:iCs/>
        </w:rPr>
        <w:t>s</w:t>
      </w:r>
      <w:r w:rsidR="00364B4F">
        <w:rPr>
          <w:rFonts w:asciiTheme="minorBidi" w:hAnsiTheme="minorBidi"/>
          <w:iCs/>
        </w:rPr>
        <w:t xml:space="preserve"> </w:t>
      </w:r>
      <w:r w:rsidR="005E4E28">
        <w:rPr>
          <w:rFonts w:asciiTheme="minorBidi" w:hAnsiTheme="minorBidi"/>
          <w:iCs/>
        </w:rPr>
        <w:t>old</w:t>
      </w:r>
      <w:r w:rsidR="005B63A2">
        <w:rPr>
          <w:rFonts w:asciiTheme="minorBidi" w:hAnsiTheme="minorBidi"/>
          <w:iCs/>
        </w:rPr>
        <w:t xml:space="preserve"> in</w:t>
      </w:r>
      <w:r w:rsidR="004669E4">
        <w:rPr>
          <w:rFonts w:asciiTheme="minorBidi" w:hAnsiTheme="minorBidi"/>
          <w:iCs/>
        </w:rPr>
        <w:t xml:space="preserve"> human</w:t>
      </w:r>
      <w:r w:rsidR="00747B03">
        <w:rPr>
          <w:rFonts w:asciiTheme="minorBidi" w:hAnsiTheme="minorBidi"/>
          <w:iCs/>
        </w:rPr>
        <w:t>s</w:t>
      </w:r>
      <w:ins w:id="551" w:author="Jamie Courtland" w:date="2020-06-24T10:59:00Z">
        <w:r w:rsidR="00712106">
          <w:rPr>
            <w:rFonts w:asciiTheme="minorBidi" w:hAnsiTheme="minorBidi"/>
            <w:iCs/>
          </w:rPr>
          <w:t>)</w:t>
        </w:r>
      </w:ins>
      <w:r w:rsidR="004669E4">
        <w:rPr>
          <w:rFonts w:asciiTheme="minorBidi" w:hAnsiTheme="minorBidi"/>
          <w:iCs/>
        </w:rPr>
        <w:t>.</w:t>
      </w:r>
    </w:p>
    <w:p w14:paraId="1F49BCAB" w14:textId="77777777" w:rsidR="001E4548" w:rsidRDefault="001E4548" w:rsidP="003F70D2">
      <w:pPr>
        <w:spacing w:line="480" w:lineRule="auto"/>
        <w:jc w:val="thaiDistribute"/>
        <w:rPr>
          <w:rFonts w:asciiTheme="minorBidi" w:hAnsiTheme="minorBidi"/>
          <w:b/>
          <w:bCs/>
        </w:rPr>
      </w:pPr>
    </w:p>
    <w:p w14:paraId="6AD7B4B9" w14:textId="77777777" w:rsidR="0032293C" w:rsidRDefault="0032293C" w:rsidP="003F70D2">
      <w:pPr>
        <w:spacing w:line="480" w:lineRule="auto"/>
        <w:jc w:val="thaiDistribute"/>
        <w:rPr>
          <w:rFonts w:asciiTheme="minorBidi" w:hAnsiTheme="minorBidi"/>
          <w:b/>
          <w:bCs/>
        </w:rPr>
      </w:pPr>
      <w:r w:rsidRPr="003F70D2">
        <w:rPr>
          <w:rFonts w:asciiTheme="minorBidi" w:hAnsiTheme="minorBidi"/>
          <w:b/>
          <w:bCs/>
        </w:rPr>
        <w:t>Conclusions:</w:t>
      </w:r>
    </w:p>
    <w:p w14:paraId="703D1DC8" w14:textId="29B31E7E" w:rsidR="001D3F39" w:rsidRDefault="00A525AF" w:rsidP="002E0F17">
      <w:pPr>
        <w:spacing w:line="480" w:lineRule="auto"/>
        <w:ind w:firstLine="720"/>
        <w:jc w:val="thaiDistribute"/>
        <w:rPr>
          <w:rFonts w:asciiTheme="minorBidi" w:hAnsiTheme="minorBidi"/>
        </w:rPr>
      </w:pPr>
      <w:r w:rsidRPr="004706B9">
        <w:rPr>
          <w:rFonts w:ascii="Arial" w:hAnsi="Arial" w:cs="Arial"/>
        </w:rPr>
        <w:t xml:space="preserve">Taken together, </w:t>
      </w:r>
      <w:r>
        <w:rPr>
          <w:rFonts w:ascii="Arial" w:hAnsi="Arial" w:cs="Arial"/>
        </w:rPr>
        <w:t xml:space="preserve">the data presented here support a mechanistic model whereby </w:t>
      </w:r>
      <w:r w:rsidR="00B176C3" w:rsidRPr="004A148C">
        <w:rPr>
          <w:rFonts w:asciiTheme="minorBidi" w:hAnsiTheme="minorBidi"/>
        </w:rPr>
        <w:t>SWIP</w:t>
      </w:r>
      <w:r w:rsidR="00B176C3" w:rsidRPr="004A148C">
        <w:rPr>
          <w:rFonts w:asciiTheme="minorBidi" w:hAnsiTheme="minorBidi"/>
          <w:vertAlign w:val="superscript"/>
        </w:rPr>
        <w:t>P1019R</w:t>
      </w:r>
      <w:r w:rsidR="00B176C3">
        <w:rPr>
          <w:rFonts w:ascii="Arial" w:hAnsi="Arial" w:cs="Arial"/>
        </w:rPr>
        <w:t xml:space="preserve"> causes a </w:t>
      </w:r>
      <w:r w:rsidRPr="004706B9">
        <w:rPr>
          <w:rFonts w:ascii="Arial" w:hAnsi="Arial" w:cs="Arial"/>
        </w:rPr>
        <w:t xml:space="preserve">loss of WASH complex </w:t>
      </w:r>
      <w:r>
        <w:rPr>
          <w:rFonts w:ascii="Arial" w:hAnsi="Arial" w:cs="Arial"/>
        </w:rPr>
        <w:t xml:space="preserve">function, </w:t>
      </w:r>
      <w:r w:rsidR="00B176C3">
        <w:rPr>
          <w:rFonts w:ascii="Arial" w:hAnsi="Arial" w:cs="Arial"/>
        </w:rPr>
        <w:t>resulting in</w:t>
      </w:r>
      <w:r>
        <w:rPr>
          <w:rFonts w:asciiTheme="minorBidi" w:hAnsiTheme="minorBidi"/>
        </w:rPr>
        <w:t xml:space="preserve"> </w:t>
      </w:r>
      <w:r>
        <w:rPr>
          <w:rFonts w:ascii="Arial" w:hAnsi="Arial" w:cs="Arial"/>
        </w:rPr>
        <w:t>endo</w:t>
      </w:r>
      <w:r w:rsidR="00344FBD">
        <w:rPr>
          <w:rFonts w:ascii="Arial" w:hAnsi="Arial" w:cs="Arial"/>
        </w:rPr>
        <w:t>-</w:t>
      </w:r>
      <w:r>
        <w:rPr>
          <w:rFonts w:ascii="Arial" w:hAnsi="Arial" w:cs="Arial"/>
        </w:rPr>
        <w:t xml:space="preserve">lysosomal </w:t>
      </w:r>
      <w:r w:rsidR="00B176C3">
        <w:rPr>
          <w:rFonts w:ascii="Arial" w:hAnsi="Arial" w:cs="Arial"/>
        </w:rPr>
        <w:t>disruption and</w:t>
      </w:r>
      <w:r>
        <w:rPr>
          <w:rFonts w:ascii="Arial" w:hAnsi="Arial" w:cs="Arial"/>
        </w:rPr>
        <w:t xml:space="preserve"> accumulation of neurodegenerati</w:t>
      </w:r>
      <w:r w:rsidR="00CB3939">
        <w:rPr>
          <w:rFonts w:ascii="Arial" w:hAnsi="Arial" w:cs="Arial"/>
        </w:rPr>
        <w:t xml:space="preserve">ve markers, </w:t>
      </w:r>
      <w:r w:rsidR="001F251F">
        <w:rPr>
          <w:rFonts w:ascii="Arial" w:hAnsi="Arial" w:cs="Arial"/>
        </w:rPr>
        <w:t xml:space="preserve">such as </w:t>
      </w:r>
      <w:r>
        <w:rPr>
          <w:rFonts w:ascii="Arial" w:hAnsi="Arial" w:cs="Arial"/>
        </w:rPr>
        <w:t xml:space="preserve">upregulation </w:t>
      </w:r>
      <w:r w:rsidR="00A902EF">
        <w:rPr>
          <w:rFonts w:ascii="Arial" w:hAnsi="Arial" w:cs="Arial"/>
        </w:rPr>
        <w:t xml:space="preserve">of </w:t>
      </w:r>
      <w:r>
        <w:rPr>
          <w:rFonts w:ascii="Arial" w:hAnsi="Arial" w:cs="Arial"/>
        </w:rPr>
        <w:t xml:space="preserve">unfolded protein response </w:t>
      </w:r>
      <w:r w:rsidR="00A902EF">
        <w:rPr>
          <w:rFonts w:ascii="Arial" w:hAnsi="Arial" w:cs="Arial"/>
        </w:rPr>
        <w:t xml:space="preserve">modulators </w:t>
      </w:r>
      <w:r>
        <w:rPr>
          <w:rFonts w:ascii="Arial" w:hAnsi="Arial" w:cs="Arial"/>
        </w:rPr>
        <w:t xml:space="preserve">and lysosomal enzymes, </w:t>
      </w:r>
      <w:r w:rsidR="001F251F">
        <w:rPr>
          <w:rFonts w:ascii="Arial" w:hAnsi="Arial" w:cs="Arial"/>
        </w:rPr>
        <w:t xml:space="preserve">as well as </w:t>
      </w:r>
      <w:r>
        <w:rPr>
          <w:rFonts w:ascii="Arial" w:hAnsi="Arial" w:cs="Arial"/>
        </w:rPr>
        <w:t>build-up of lipofus</w:t>
      </w:r>
      <w:r w:rsidR="00CB3939">
        <w:rPr>
          <w:rFonts w:ascii="Arial" w:hAnsi="Arial" w:cs="Arial"/>
        </w:rPr>
        <w:t>c</w:t>
      </w:r>
      <w:r>
        <w:rPr>
          <w:rFonts w:ascii="Arial" w:hAnsi="Arial" w:cs="Arial"/>
        </w:rPr>
        <w:t>in and cleaved caspase-3</w:t>
      </w:r>
      <w:r w:rsidR="00AD19E7">
        <w:rPr>
          <w:rFonts w:ascii="Arial" w:hAnsi="Arial" w:cs="Arial"/>
        </w:rPr>
        <w:t xml:space="preserve"> over time</w:t>
      </w:r>
      <w:r>
        <w:rPr>
          <w:rFonts w:ascii="Arial" w:hAnsi="Arial" w:cs="Arial"/>
        </w:rPr>
        <w:t xml:space="preserve">. </w:t>
      </w:r>
      <w:r w:rsidR="001D3F39">
        <w:rPr>
          <w:rFonts w:ascii="Arial" w:hAnsi="Arial" w:cs="Arial"/>
        </w:rPr>
        <w:t>To our knowledge, this study provides the first mechanistic evidence of</w:t>
      </w:r>
      <w:r w:rsidR="006311F9">
        <w:rPr>
          <w:rFonts w:ascii="Arial" w:hAnsi="Arial" w:cs="Arial"/>
        </w:rPr>
        <w:t xml:space="preserve"> </w:t>
      </w:r>
      <w:r>
        <w:rPr>
          <w:rFonts w:ascii="Arial" w:hAnsi="Arial" w:cs="Arial"/>
        </w:rPr>
        <w:t xml:space="preserve">WASH complex </w:t>
      </w:r>
      <w:r w:rsidR="00460C65">
        <w:rPr>
          <w:rFonts w:ascii="Arial" w:hAnsi="Arial" w:cs="Arial"/>
        </w:rPr>
        <w:t>impairment</w:t>
      </w:r>
      <w:r w:rsidR="00D06F8B">
        <w:rPr>
          <w:rFonts w:ascii="Arial" w:hAnsi="Arial" w:cs="Arial"/>
        </w:rPr>
        <w:t xml:space="preserve"> having direct and indirect </w:t>
      </w:r>
      <w:ins w:id="552" w:author="Jamie Courtland" w:date="2020-06-23T22:24:00Z">
        <w:r w:rsidR="00C902A2">
          <w:rPr>
            <w:rFonts w:ascii="Arial" w:hAnsi="Arial" w:cs="Arial"/>
          </w:rPr>
          <w:t>organ</w:t>
        </w:r>
      </w:ins>
      <w:ins w:id="553" w:author="Jamie Courtland" w:date="2020-06-23T22:25:00Z">
        <w:r w:rsidR="00C902A2">
          <w:rPr>
            <w:rFonts w:ascii="Arial" w:hAnsi="Arial" w:cs="Arial"/>
          </w:rPr>
          <w:t xml:space="preserve">ellar </w:t>
        </w:r>
      </w:ins>
      <w:r w:rsidR="00D06F8B">
        <w:rPr>
          <w:rFonts w:ascii="Arial" w:hAnsi="Arial" w:cs="Arial"/>
        </w:rPr>
        <w:t>effects that lead</w:t>
      </w:r>
      <w:r w:rsidR="006311F9">
        <w:rPr>
          <w:rFonts w:ascii="Arial" w:hAnsi="Arial" w:cs="Arial"/>
        </w:rPr>
        <w:t xml:space="preserve"> </w:t>
      </w:r>
      <w:r>
        <w:rPr>
          <w:rFonts w:ascii="Arial" w:hAnsi="Arial" w:cs="Arial"/>
        </w:rPr>
        <w:t xml:space="preserve">to cognitive </w:t>
      </w:r>
      <w:r w:rsidR="00CB3939">
        <w:rPr>
          <w:rFonts w:ascii="Arial" w:hAnsi="Arial" w:cs="Arial"/>
        </w:rPr>
        <w:t xml:space="preserve">deficits </w:t>
      </w:r>
      <w:r>
        <w:rPr>
          <w:rFonts w:ascii="Arial" w:hAnsi="Arial" w:cs="Arial"/>
        </w:rPr>
        <w:t>and progressive motor impairments</w:t>
      </w:r>
      <w:r w:rsidRPr="004706B9">
        <w:rPr>
          <w:rFonts w:ascii="Arial" w:hAnsi="Arial" w:cs="Arial"/>
        </w:rPr>
        <w:t xml:space="preserve"> (</w:t>
      </w:r>
      <w:r w:rsidRPr="002B1B3B">
        <w:rPr>
          <w:rFonts w:ascii="Arial" w:hAnsi="Arial" w:cs="Arial"/>
        </w:rPr>
        <w:t xml:space="preserve">Fig </w:t>
      </w:r>
      <w:r w:rsidR="00DF35DC">
        <w:rPr>
          <w:rFonts w:ascii="Arial" w:hAnsi="Arial" w:cs="Arial"/>
        </w:rPr>
        <w:t>7</w:t>
      </w:r>
      <w:r w:rsidR="001D3F39">
        <w:rPr>
          <w:rFonts w:ascii="Arial" w:hAnsi="Arial" w:cs="Arial"/>
        </w:rPr>
        <w:t>).</w:t>
      </w:r>
    </w:p>
    <w:p w14:paraId="73AC762B" w14:textId="47C61175" w:rsidR="0017180E" w:rsidRDefault="00C178C4" w:rsidP="001D3F39">
      <w:pPr>
        <w:spacing w:line="480" w:lineRule="auto"/>
        <w:ind w:firstLine="720"/>
        <w:jc w:val="thaiDistribute"/>
        <w:rPr>
          <w:rFonts w:asciiTheme="minorBidi" w:hAnsiTheme="minorBidi"/>
        </w:rPr>
      </w:pPr>
      <w:r>
        <w:rPr>
          <w:rFonts w:asciiTheme="minorBidi" w:hAnsiTheme="minorBidi"/>
        </w:rPr>
        <w:lastRenderedPageBreak/>
        <w:t xml:space="preserve">Using </w:t>
      </w:r>
      <w:r w:rsidRPr="00994E46">
        <w:rPr>
          <w:rFonts w:asciiTheme="minorBidi" w:hAnsiTheme="minorBidi"/>
          <w:i/>
          <w:iCs/>
        </w:rPr>
        <w:t>in vivo</w:t>
      </w:r>
      <w:r>
        <w:rPr>
          <w:rFonts w:asciiTheme="minorBidi" w:hAnsiTheme="minorBidi"/>
        </w:rPr>
        <w:t xml:space="preserve"> proximity-based proteomics in wild-type mouse brain, we identif</w:t>
      </w:r>
      <w:r w:rsidR="00ED2E17">
        <w:rPr>
          <w:rFonts w:asciiTheme="minorBidi" w:hAnsiTheme="minorBidi"/>
        </w:rPr>
        <w:t xml:space="preserve">y that the WASH complex interacts with the </w:t>
      </w:r>
      <w:r>
        <w:rPr>
          <w:rFonts w:asciiTheme="minorBidi" w:hAnsiTheme="minorBidi"/>
        </w:rPr>
        <w:t>CCC (</w:t>
      </w:r>
      <w:ins w:id="554" w:author="Jamie Courtland" w:date="2020-06-25T07:02:00Z">
        <w:r w:rsidR="005379FF">
          <w:rPr>
            <w:rFonts w:asciiTheme="minorBidi" w:hAnsiTheme="minorBidi"/>
          </w:rPr>
          <w:t xml:space="preserve">COMMD9 </w:t>
        </w:r>
      </w:ins>
      <w:r w:rsidR="009F4249">
        <w:rPr>
          <w:rFonts w:asciiTheme="minorBidi" w:hAnsiTheme="minorBidi"/>
        </w:rPr>
        <w:t>and</w:t>
      </w:r>
      <w:r>
        <w:rPr>
          <w:rFonts w:asciiTheme="minorBidi" w:hAnsiTheme="minorBidi"/>
        </w:rPr>
        <w:t xml:space="preserve"> </w:t>
      </w:r>
      <w:ins w:id="555" w:author="Jamie Courtland" w:date="2020-06-25T07:02:00Z">
        <w:r w:rsidR="005379FF">
          <w:rPr>
            <w:rFonts w:asciiTheme="minorBidi" w:hAnsiTheme="minorBidi"/>
          </w:rPr>
          <w:t>CCDC93</w:t>
        </w:r>
      </w:ins>
      <w:r>
        <w:rPr>
          <w:rFonts w:asciiTheme="minorBidi" w:hAnsiTheme="minorBidi"/>
        </w:rPr>
        <w:t>)</w:t>
      </w:r>
      <w:r w:rsidR="0093428A">
        <w:rPr>
          <w:rFonts w:asciiTheme="minorBidi" w:hAnsiTheme="minorBidi"/>
        </w:rPr>
        <w:t xml:space="preserve"> and Retriever (</w:t>
      </w:r>
      <w:ins w:id="556" w:author="Jamie Courtland" w:date="2020-06-25T07:02:00Z">
        <w:r w:rsidR="005379FF">
          <w:rPr>
            <w:rFonts w:asciiTheme="minorBidi" w:hAnsiTheme="minorBidi"/>
          </w:rPr>
          <w:t>VPS35L</w:t>
        </w:r>
      </w:ins>
      <w:r w:rsidR="0093428A">
        <w:rPr>
          <w:rFonts w:asciiTheme="minorBidi" w:hAnsiTheme="minorBidi"/>
        </w:rPr>
        <w:t>) cargo selective complexes</w:t>
      </w:r>
      <w:r w:rsidR="00833B6D">
        <w:rPr>
          <w:rFonts w:asciiTheme="minorBidi" w:hAnsiTheme="minorBidi"/>
        </w:rPr>
        <w:fldChar w:fldCharType="begin" w:fldLock="1"/>
      </w:r>
      <w:r w:rsidR="009D5853">
        <w:rPr>
          <w:rFonts w:asciiTheme="minorBidi" w:hAnsiTheme="minorBidi"/>
        </w:rPr>
        <w:instrText>ADDIN CSL_CITATION {"citationItems":[{"id":"ITEM-1","itemData":{"DOI":"10.1038/ncomms10961","ISSN":"20411723","abstract":"The low-density lipoprotein receptor (LDLR) plays a pivotal role in clearing atherogenic circulating low-density lipoprotein (LDL) cholesterol. Here we show that the COMMD/CCDC22/CCDC93 (CCC) and the Wiskott-Aldrich syndrome protein and SCAR homologue (WASH) complexes are both crucial for endosomal sorting of LDLR and for its function. We find that patients with X-linked intellectual disability caused by mutations in CCDC22 are hypercholesterolaemic, and that COMMD1-deficient dogs and liver-specific Commd1 knockout mice have elevated plasma LDL cholesterol levels. Furthermore, Commd1 depletion results in mislocalization of LDLR, accompanied by decreased LDL uptake. Increased total plasma cholesterol levels are also seen in hepatic COMMD9-deficient mice. Inactivation of the CCC-associated WASH complex causes LDLR mislocalization, increased lysosomal degradation of LDLR and impaired LDL uptake. Furthermore, a mutation in the WASH component KIAA0196 (strumpellin) is associated with hypercholesterolaemia in humans. Altogether, this study provides valuable insights into the mechanisms regulating cholesterol homeostasis and LDLR trafficking.","author":[{"dropping-particle":"","family":"Bartuzi","given":"Paulina","non-dropping-particle":"","parse-names":false,"suffix":""},{"dropping-particle":"","family":"Billadeau","given":"Daniel D.","non-dropping-particle":"","parse-names":false,"suffix":""},{"dropping-particle":"","family":"Favier","given":"Robert","non-dropping-particle":"","parse-names":false,"suffix":""},{"dropping-particle":"","family":"Rong","given":"Shunxing","non-dropping-particle":"","parse-names":false,"suffix":""},{"dropping-particle":"","family":"Dekker","given":"Daphne","non-dropping-particle":"","parse-names":false,"suffix":""},{"dropping-particle":"","family":"Fedoseienko","given":"Alina","non-dropping-particle":"","parse-names":false,"suffix":""},{"dropping-particle":"","family":"Fieten","given":"Hille","non-dropping-particle":"","parse-names":false,"suffix":""},{"dropping-particle":"","family":"Wijers","given":"Melinde","non-dropping-particle":"","parse-names":false,"suffix":""},{"dropping-particle":"","family":"Levels","given":"Johannes H.","non-dropping-particle":"","parse-names":false,"suffix":""},{"dropping-particle":"","family":"Huijkman","given":"Nicolette","non-dropping-particle":"","parse-names":false,"suffix":""},{"dropping-particle":"","family":"Kloosterhuis","given":"Niels","non-dropping-particle":"","parse-names":false,"suffix":""},{"dropping-particle":"","family":"Molen","given":"Henk","non-dropping-particle":"Van Der","parse-names":false,"suffix":""},{"dropping-particle":"","family":"Brufau","given":"Gemma","non-dropping-particle":"","parse-names":false,"suffix":""},{"dropping-particle":"","family":"Groen","given":"Albert K.","non-dropping-particle":"","parse-names":false,"suffix":""},{"dropping-particle":"","family":"Elliott","given":"Alison M.","non-dropping-particle":"","parse-names":false,"suffix":""},{"dropping-particle":"","family":"Kuivenhoven","given":"Jan Albert","non-dropping-particle":"","parse-names":false,"suffix":""},{"dropping-particle":"","family":"Plecko","given":"Barbara","non-dropping-particle":"","parse-names":false,"suffix":""},{"dropping-particle":"","family":"Grangl","given":"Gernot","non-dropping-particle":"","parse-names":false,"suffix":""},{"dropping-particle":"","family":"McGaughran","given":"Julie","non-dropping-particle":"","parse-names":false,"suffix":""},{"dropping-particle":"","family":"Horton","given":"Jay D.","non-dropping-particle":"","parse-names":false,"suffix":""},{"dropping-particle":"","family":"Burstein","given":"Ezra","non-dropping-particle":"","parse-names":false,"suffix":""},{"dropping-particle":"","family":"Hofker","given":"Marten H.","non-dropping-particle":"","parse-names":false,"suffix":""},{"dropping-particle":"","family":"Sluis","given":"Bart","non-dropping-particle":"Van De","parse-names":false,"suffix":""}],"container-title":"Nature Communications","id":"ITEM-1","issued":{"date-parts":[["2016","3","11"]]},"publisher":"Nature Publishing Group","title":"CCC- and WASH-mediated endosomal sorting of LDLR is required for normal clearance of circulating LDL","type":"article-journal","volume":"7"},"uris":["http://www.mendeley.com/documents/?uuid=702932d9-2e2d-3f48-a8a3-929b3a325aa4"]},{"id":"ITEM-2","itemData":{"DOI":"10.1038/s41467-019-12221-6","ISSN":"20411723","abstract":"Protein recycling through the endolysosomal system relies on molecular assemblies that interact with cargo proteins, membranes, and effector molecules. Among them, the COMMD/CCDC22/CCDC93 (CCC) complex plays a critical role in recycling events. While CCC is closely associated with retriever, a cargo recognition complex, its mechanism of action remains unexplained. Herein we show that CCC and retriever are closely linked through sharing a common subunit (VPS35L), yet the integrity of CCC, but not retriever, is required to maintain normal endosomal levels of phosphatidylinositol-3-phosphate (PI(3)P). CCC complex depletion leads to elevated PI(3)P levels, enhanced recruitment and activation of WASH (an actin nucleation promoting factor), excess endosomal F-actin and trapping of internalized receptors. Mechanistically, we find that CCC regulates the phosphorylation and endosomal recruitment of the PI(3)P phosphatase MTMR2. Taken together, we show that the regulation of PI(3)P levels by the CCC complex is critical to protein recycling in the endosomal compartment.","author":[{"dropping-particle":"","family":"Singla","given":"Amika","non-dropping-particle":"","parse-names":false,"suffix":""},{"dropping-particle":"","family":"Fedoseienko","given":"Alina","non-dropping-particle":"","parse-names":false,"suffix":""},{"dropping-particle":"","family":"Giridharan","given":"Sai S.P.","non-dropping-particle":"","parse-names":false,"suffix":""},{"dropping-particle":"","family":"Overlee","given":"Brittany L.","non-dropping-particle":"","parse-names":false,"suffix":""},{"dropping-particle":"","family":"Lopez","given":"Adam","non-dropping-particle":"","parse-names":false,"suffix":""},{"dropping-particle":"","family":"Jia","given":"Da","non-dropping-particle":"","parse-names":false,"suffix":""},{"dropping-particle":"","family":"Song","given":"Jie","non-dropping-particle":"","parse-names":false,"suffix":""},{"dropping-particle":"","family":"Huff-Hardy","given":"Kayci","non-dropping-particle":"","parse-names":false,"suffix":""},{"dropping-particle":"","family":"Weisman","given":"Lois","non-dropping-particle":"","parse-names":false,"suffix":""},{"dropping-particle":"","family":"Burstein","given":"Ezra","non-dropping-particle":"","parse-names":false,"suffix":""},{"dropping-particle":"","family":"Billadeau","given":"Daniel D.","non-dropping-particle":"","parse-names":false,"suffix":""}],"container-title":"Nature Communications","id":"ITEM-2","issue":"1","issued":{"date-parts":[["2019","12","1"]]},"publisher":"Nature Publishing Group","title":"Endosomal PI(3)P regulation by the COMMD/CCDC22/CCDC93 (CCC) complex controls membrane protein recycling","type":"article-journal","volume":"10"},"uris":["http://www.mendeley.com/documents/?uuid=6e5697eb-069d-3414-8003-ec527af528f1"]}],"mendeley":{"formattedCitation":"&lt;sup&gt;15,17&lt;/sup&gt;","plainTextFormattedCitation":"15,17","previouslyFormattedCitation":"&lt;sup&gt;15,17&lt;/sup&gt;"},"properties":{"noteIndex":0},"schema":"https://github.com/citation-style-language/schema/raw/master/csl-citation.json"}</w:instrText>
      </w:r>
      <w:r w:rsidR="00833B6D">
        <w:rPr>
          <w:rFonts w:asciiTheme="minorBidi" w:hAnsiTheme="minorBidi"/>
        </w:rPr>
        <w:fldChar w:fldCharType="separate"/>
      </w:r>
      <w:r w:rsidR="009D5853" w:rsidRPr="009D5853">
        <w:rPr>
          <w:rFonts w:asciiTheme="minorBidi" w:hAnsiTheme="minorBidi"/>
          <w:noProof/>
          <w:vertAlign w:val="superscript"/>
        </w:rPr>
        <w:t>15,17</w:t>
      </w:r>
      <w:r w:rsidR="00833B6D">
        <w:rPr>
          <w:rFonts w:asciiTheme="minorBidi" w:hAnsiTheme="minorBidi"/>
        </w:rPr>
        <w:fldChar w:fldCharType="end"/>
      </w:r>
      <w:r w:rsidR="00ED2E17">
        <w:rPr>
          <w:rFonts w:asciiTheme="minorBidi" w:hAnsiTheme="minorBidi"/>
        </w:rPr>
        <w:t xml:space="preserve">. </w:t>
      </w:r>
      <w:r w:rsidR="00394B8B" w:rsidRPr="003F70D2">
        <w:rPr>
          <w:rFonts w:asciiTheme="minorBidi" w:hAnsiTheme="minorBidi"/>
        </w:rPr>
        <w:t xml:space="preserve">Interestingly, </w:t>
      </w:r>
      <w:r w:rsidR="00ED2E17" w:rsidRPr="003F70D2">
        <w:rPr>
          <w:rFonts w:asciiTheme="minorBidi" w:hAnsiTheme="minorBidi"/>
        </w:rPr>
        <w:t xml:space="preserve">we </w:t>
      </w:r>
      <w:r w:rsidR="00394B8B" w:rsidRPr="003F70D2">
        <w:rPr>
          <w:rFonts w:asciiTheme="minorBidi" w:hAnsiTheme="minorBidi"/>
        </w:rPr>
        <w:t xml:space="preserve">did not find significant enrichment </w:t>
      </w:r>
      <w:r w:rsidR="001B16EE">
        <w:rPr>
          <w:rFonts w:asciiTheme="minorBidi" w:hAnsiTheme="minorBidi"/>
        </w:rPr>
        <w:t>of</w:t>
      </w:r>
      <w:r w:rsidR="001B16EE" w:rsidRPr="003F70D2">
        <w:rPr>
          <w:rFonts w:asciiTheme="minorBidi" w:hAnsiTheme="minorBidi"/>
        </w:rPr>
        <w:t xml:space="preserve"> </w:t>
      </w:r>
      <w:r w:rsidR="0093428A">
        <w:rPr>
          <w:rFonts w:asciiTheme="minorBidi" w:hAnsiTheme="minorBidi"/>
        </w:rPr>
        <w:t xml:space="preserve">the </w:t>
      </w:r>
      <w:r w:rsidR="00D105D1">
        <w:rPr>
          <w:rFonts w:asciiTheme="minorBidi" w:hAnsiTheme="minorBidi"/>
        </w:rPr>
        <w:t>R</w:t>
      </w:r>
      <w:r w:rsidR="0093428A">
        <w:rPr>
          <w:rFonts w:asciiTheme="minorBidi" w:hAnsiTheme="minorBidi"/>
        </w:rPr>
        <w:t>etromer sorting complex, a well-</w:t>
      </w:r>
      <w:r w:rsidR="00ED2E17" w:rsidRPr="003F70D2">
        <w:rPr>
          <w:rFonts w:asciiTheme="minorBidi" w:hAnsiTheme="minorBidi"/>
        </w:rPr>
        <w:t>known WASH</w:t>
      </w:r>
      <w:r w:rsidR="0093428A">
        <w:rPr>
          <w:rFonts w:asciiTheme="minorBidi" w:hAnsiTheme="minorBidi"/>
        </w:rPr>
        <w:t xml:space="preserve"> interactor</w:t>
      </w:r>
      <w:r w:rsidR="00ED2E17" w:rsidRPr="003F70D2">
        <w:rPr>
          <w:rFonts w:asciiTheme="minorBidi" w:hAnsiTheme="minorBidi"/>
        </w:rPr>
        <w:t xml:space="preserve">, </w:t>
      </w:r>
      <w:r w:rsidR="00394B8B" w:rsidRPr="003F70D2">
        <w:rPr>
          <w:rFonts w:asciiTheme="minorBidi" w:hAnsiTheme="minorBidi"/>
        </w:rPr>
        <w:t xml:space="preserve">suggesting that </w:t>
      </w:r>
      <w:r w:rsidR="0093428A">
        <w:rPr>
          <w:rFonts w:asciiTheme="minorBidi" w:hAnsiTheme="minorBidi"/>
        </w:rPr>
        <w:t>it</w:t>
      </w:r>
      <w:r w:rsidR="00394B8B" w:rsidRPr="003F70D2">
        <w:rPr>
          <w:rFonts w:asciiTheme="minorBidi" w:hAnsiTheme="minorBidi"/>
        </w:rPr>
        <w:t xml:space="preserve"> may play a </w:t>
      </w:r>
      <w:ins w:id="557" w:author="Jamie Courtland" w:date="2020-06-23T22:26:00Z">
        <w:r w:rsidR="00C902A2">
          <w:rPr>
            <w:rFonts w:asciiTheme="minorBidi" w:hAnsiTheme="minorBidi"/>
          </w:rPr>
          <w:t xml:space="preserve">minor </w:t>
        </w:r>
      </w:ins>
      <w:r w:rsidR="00394B8B" w:rsidRPr="003F70D2">
        <w:rPr>
          <w:rFonts w:asciiTheme="minorBidi" w:hAnsiTheme="minorBidi"/>
        </w:rPr>
        <w:t xml:space="preserve">role in neuronal WASH-mediated cargo sorting </w:t>
      </w:r>
      <w:r w:rsidR="009E0289" w:rsidRPr="003F70D2">
        <w:rPr>
          <w:rFonts w:asciiTheme="minorBidi" w:hAnsiTheme="minorBidi"/>
        </w:rPr>
        <w:t xml:space="preserve">(Fig </w:t>
      </w:r>
      <w:r w:rsidR="00DF35DC">
        <w:rPr>
          <w:rFonts w:asciiTheme="minorBidi" w:hAnsiTheme="minorBidi"/>
        </w:rPr>
        <w:t>1</w:t>
      </w:r>
      <w:r w:rsidR="009E0289" w:rsidRPr="003F70D2">
        <w:rPr>
          <w:rFonts w:asciiTheme="minorBidi" w:hAnsiTheme="minorBidi"/>
        </w:rPr>
        <w:t>)</w:t>
      </w:r>
      <w:r w:rsidR="00394B8B" w:rsidRPr="003F70D2">
        <w:rPr>
          <w:rFonts w:asciiTheme="minorBidi" w:hAnsiTheme="minorBidi"/>
        </w:rPr>
        <w:t xml:space="preserve">. </w:t>
      </w:r>
      <w:r w:rsidR="0073300D" w:rsidRPr="003F70D2">
        <w:rPr>
          <w:rFonts w:asciiTheme="minorBidi" w:hAnsiTheme="minorBidi"/>
        </w:rPr>
        <w:t xml:space="preserve">These data are supported by </w:t>
      </w:r>
      <w:r w:rsidR="001B16EE">
        <w:rPr>
          <w:rFonts w:asciiTheme="minorBidi" w:hAnsiTheme="minorBidi"/>
        </w:rPr>
        <w:t xml:space="preserve">our </w:t>
      </w:r>
      <w:r w:rsidR="0073300D" w:rsidRPr="003F70D2">
        <w:rPr>
          <w:rFonts w:asciiTheme="minorBidi" w:hAnsiTheme="minorBidi"/>
        </w:rPr>
        <w:t xml:space="preserve">tandem-mass-tag (TMT) </w:t>
      </w:r>
      <w:r w:rsidR="0093428A">
        <w:rPr>
          <w:rFonts w:asciiTheme="minorBidi" w:hAnsiTheme="minorBidi"/>
        </w:rPr>
        <w:t xml:space="preserve">and </w:t>
      </w:r>
      <w:ins w:id="558" w:author="Jamie Courtland" w:date="2020-06-24T11:48:00Z">
        <w:r w:rsidR="000A2D9E">
          <w:rPr>
            <w:rFonts w:asciiTheme="minorBidi" w:hAnsiTheme="minorBidi"/>
          </w:rPr>
          <w:t xml:space="preserve">covariation </w:t>
        </w:r>
      </w:ins>
      <w:r w:rsidR="0093428A">
        <w:rPr>
          <w:rFonts w:asciiTheme="minorBidi" w:hAnsiTheme="minorBidi"/>
        </w:rPr>
        <w:t xml:space="preserve">network </w:t>
      </w:r>
      <w:r w:rsidR="0093428A" w:rsidRPr="003F70D2">
        <w:rPr>
          <w:rFonts w:asciiTheme="minorBidi" w:hAnsiTheme="minorBidi"/>
        </w:rPr>
        <w:t>analys</w:t>
      </w:r>
      <w:r w:rsidR="0093428A">
        <w:rPr>
          <w:rFonts w:asciiTheme="minorBidi" w:hAnsiTheme="minorBidi"/>
        </w:rPr>
        <w:t>e</w:t>
      </w:r>
      <w:r w:rsidR="0093428A" w:rsidRPr="003F70D2">
        <w:rPr>
          <w:rFonts w:asciiTheme="minorBidi" w:hAnsiTheme="minorBidi"/>
        </w:rPr>
        <w:t xml:space="preserve">s </w:t>
      </w:r>
      <w:r w:rsidR="0073300D" w:rsidRPr="003F70D2">
        <w:rPr>
          <w:rFonts w:asciiTheme="minorBidi" w:hAnsiTheme="minorBidi"/>
        </w:rPr>
        <w:t>of SWIP</w:t>
      </w:r>
      <w:r w:rsidR="0073300D" w:rsidRPr="003F70D2">
        <w:rPr>
          <w:rFonts w:asciiTheme="minorBidi" w:hAnsiTheme="minorBidi"/>
          <w:vertAlign w:val="superscript"/>
        </w:rPr>
        <w:t xml:space="preserve">P1019R </w:t>
      </w:r>
      <w:r w:rsidR="0073300D" w:rsidRPr="003F70D2">
        <w:rPr>
          <w:rFonts w:asciiTheme="minorBidi" w:hAnsiTheme="minorBidi"/>
        </w:rPr>
        <w:t xml:space="preserve">mutant brain, </w:t>
      </w:r>
      <w:r w:rsidR="001832F2" w:rsidRPr="001832F2">
        <w:rPr>
          <w:rFonts w:asciiTheme="minorBidi" w:hAnsiTheme="minorBidi"/>
        </w:rPr>
        <w:t>which</w:t>
      </w:r>
      <w:r w:rsidR="001832F2" w:rsidRPr="00CE7643">
        <w:rPr>
          <w:rFonts w:asciiTheme="minorBidi" w:hAnsiTheme="minorBidi"/>
        </w:rPr>
        <w:t xml:space="preserve"> </w:t>
      </w:r>
      <w:r w:rsidR="0093428A">
        <w:rPr>
          <w:rFonts w:asciiTheme="minorBidi" w:hAnsiTheme="minorBidi"/>
        </w:rPr>
        <w:t xml:space="preserve">clustered the WASH, CCC, and Retriever complexes together in </w:t>
      </w:r>
      <w:r w:rsidR="0093428A" w:rsidRPr="00026809">
        <w:rPr>
          <w:rFonts w:asciiTheme="minorBidi" w:hAnsiTheme="minorBidi"/>
        </w:rPr>
        <w:t>M1</w:t>
      </w:r>
      <w:r w:rsidR="00C84BE3" w:rsidRPr="00026809">
        <w:rPr>
          <w:rFonts w:asciiTheme="minorBidi" w:hAnsiTheme="minorBidi"/>
        </w:rPr>
        <w:t>9</w:t>
      </w:r>
      <w:r w:rsidR="0093428A" w:rsidRPr="00026809">
        <w:rPr>
          <w:rFonts w:asciiTheme="minorBidi" w:hAnsiTheme="minorBidi"/>
        </w:rPr>
        <w:t>,</w:t>
      </w:r>
      <w:r w:rsidR="0093428A">
        <w:rPr>
          <w:rFonts w:asciiTheme="minorBidi" w:hAnsiTheme="minorBidi"/>
        </w:rPr>
        <w:t xml:space="preserve"> but not the Retromer complex (Fig 2).</w:t>
      </w:r>
      <w:r w:rsidR="0049273B">
        <w:rPr>
          <w:rFonts w:asciiTheme="minorBidi" w:hAnsiTheme="minorBidi"/>
        </w:rPr>
        <w:t xml:space="preserve"> </w:t>
      </w:r>
      <w:r w:rsidR="0073300D" w:rsidRPr="00CE7643">
        <w:rPr>
          <w:rFonts w:asciiTheme="minorBidi" w:hAnsiTheme="minorBidi"/>
        </w:rPr>
        <w:t>TMT analy</w:t>
      </w:r>
      <w:r w:rsidR="0073300D" w:rsidRPr="000455E7">
        <w:rPr>
          <w:rFonts w:asciiTheme="minorBidi" w:hAnsiTheme="minorBidi"/>
        </w:rPr>
        <w:t>s</w:t>
      </w:r>
      <w:r w:rsidR="0073300D" w:rsidRPr="00722E28">
        <w:rPr>
          <w:rFonts w:asciiTheme="minorBidi" w:hAnsiTheme="minorBidi"/>
        </w:rPr>
        <w:t>es</w:t>
      </w:r>
      <w:r w:rsidR="0073300D" w:rsidRPr="002A2D00">
        <w:rPr>
          <w:rFonts w:asciiTheme="minorBidi" w:hAnsiTheme="minorBidi"/>
        </w:rPr>
        <w:t xml:space="preserve"> also revealed that </w:t>
      </w:r>
      <w:r w:rsidR="0073300D" w:rsidRPr="001B16EE">
        <w:rPr>
          <w:rFonts w:asciiTheme="minorBidi" w:hAnsiTheme="minorBidi"/>
        </w:rPr>
        <w:t>disrup</w:t>
      </w:r>
      <w:r w:rsidR="0073300D" w:rsidRPr="001832F2">
        <w:rPr>
          <w:rFonts w:asciiTheme="minorBidi" w:hAnsiTheme="minorBidi"/>
        </w:rPr>
        <w:t xml:space="preserve">tion of </w:t>
      </w:r>
      <w:r w:rsidR="00966FA1" w:rsidRPr="001832F2">
        <w:rPr>
          <w:rFonts w:asciiTheme="minorBidi" w:hAnsiTheme="minorBidi"/>
        </w:rPr>
        <w:t>th</w:t>
      </w:r>
      <w:r w:rsidR="00966FA1">
        <w:rPr>
          <w:rFonts w:asciiTheme="minorBidi" w:hAnsiTheme="minorBidi"/>
        </w:rPr>
        <w:t>ese</w:t>
      </w:r>
      <w:r w:rsidR="00966FA1" w:rsidRPr="001832F2">
        <w:rPr>
          <w:rFonts w:asciiTheme="minorBidi" w:hAnsiTheme="minorBidi"/>
        </w:rPr>
        <w:t xml:space="preserve"> </w:t>
      </w:r>
      <w:r w:rsidR="0073300D" w:rsidRPr="001832F2">
        <w:rPr>
          <w:rFonts w:asciiTheme="minorBidi" w:hAnsiTheme="minorBidi"/>
        </w:rPr>
        <w:t>WASH-CCC</w:t>
      </w:r>
      <w:r w:rsidR="0049273B">
        <w:rPr>
          <w:rFonts w:asciiTheme="minorBidi" w:hAnsiTheme="minorBidi"/>
        </w:rPr>
        <w:t>-Retriever</w:t>
      </w:r>
      <w:r w:rsidR="0073300D" w:rsidRPr="001832F2">
        <w:rPr>
          <w:rFonts w:asciiTheme="minorBidi" w:hAnsiTheme="minorBidi"/>
        </w:rPr>
        <w:t xml:space="preserve"> interaction</w:t>
      </w:r>
      <w:r w:rsidR="00966FA1">
        <w:rPr>
          <w:rFonts w:asciiTheme="minorBidi" w:hAnsiTheme="minorBidi"/>
        </w:rPr>
        <w:t>s</w:t>
      </w:r>
      <w:r w:rsidR="0073300D" w:rsidRPr="001832F2">
        <w:rPr>
          <w:rFonts w:asciiTheme="minorBidi" w:hAnsiTheme="minorBidi"/>
        </w:rPr>
        <w:t xml:space="preserve"> may have multiple downstream effects on </w:t>
      </w:r>
      <w:r w:rsidR="001832F2" w:rsidRPr="001832F2">
        <w:rPr>
          <w:rFonts w:asciiTheme="minorBidi" w:hAnsiTheme="minorBidi"/>
        </w:rPr>
        <w:t xml:space="preserve">the </w:t>
      </w:r>
      <w:r w:rsidR="0073300D" w:rsidRPr="001832F2">
        <w:rPr>
          <w:rFonts w:asciiTheme="minorBidi" w:hAnsiTheme="minorBidi"/>
        </w:rPr>
        <w:t xml:space="preserve">endosomal </w:t>
      </w:r>
      <w:r w:rsidR="001832F2" w:rsidRPr="001832F2">
        <w:rPr>
          <w:rFonts w:asciiTheme="minorBidi" w:hAnsiTheme="minorBidi"/>
        </w:rPr>
        <w:t>machinery</w:t>
      </w:r>
      <w:r w:rsidR="0073300D" w:rsidRPr="001832F2">
        <w:rPr>
          <w:rFonts w:asciiTheme="minorBidi" w:hAnsiTheme="minorBidi"/>
        </w:rPr>
        <w:t xml:space="preserve">, </w:t>
      </w:r>
      <w:r w:rsidR="00966FA1">
        <w:rPr>
          <w:rFonts w:asciiTheme="minorBidi" w:hAnsiTheme="minorBidi"/>
        </w:rPr>
        <w:t>since</w:t>
      </w:r>
      <w:r w:rsidR="00966FA1" w:rsidRPr="001832F2">
        <w:rPr>
          <w:rFonts w:asciiTheme="minorBidi" w:hAnsiTheme="minorBidi"/>
        </w:rPr>
        <w:t xml:space="preserve"> </w:t>
      </w:r>
      <w:r w:rsidR="00966FA1">
        <w:rPr>
          <w:rFonts w:asciiTheme="minorBidi" w:hAnsiTheme="minorBidi"/>
        </w:rPr>
        <w:t xml:space="preserve">endosomal </w:t>
      </w:r>
      <w:r w:rsidR="0001305F">
        <w:rPr>
          <w:rFonts w:asciiTheme="minorBidi" w:hAnsiTheme="minorBidi"/>
        </w:rPr>
        <w:t>modules</w:t>
      </w:r>
      <w:r w:rsidR="00966FA1">
        <w:rPr>
          <w:rFonts w:asciiTheme="minorBidi" w:hAnsiTheme="minorBidi"/>
        </w:rPr>
        <w:t xml:space="preserve"> displayed significant changes in SWIP</w:t>
      </w:r>
      <w:r w:rsidR="00966FA1">
        <w:rPr>
          <w:rFonts w:asciiTheme="minorBidi" w:hAnsiTheme="minorBidi"/>
          <w:vertAlign w:val="superscript"/>
        </w:rPr>
        <w:t>P1019R</w:t>
      </w:r>
      <w:r w:rsidR="00966FA1">
        <w:rPr>
          <w:rFonts w:asciiTheme="minorBidi" w:hAnsiTheme="minorBidi"/>
        </w:rPr>
        <w:t xml:space="preserve"> brain (</w:t>
      </w:r>
      <w:r w:rsidR="0001305F">
        <w:rPr>
          <w:rFonts w:asciiTheme="minorBidi" w:hAnsiTheme="minorBidi"/>
        </w:rPr>
        <w:t>including M19,</w:t>
      </w:r>
      <w:r w:rsidR="00966FA1">
        <w:rPr>
          <w:rFonts w:asciiTheme="minorBidi" w:hAnsiTheme="minorBidi"/>
        </w:rPr>
        <w:t xml:space="preserve"> Fig 2</w:t>
      </w:r>
      <w:r w:rsidR="0001305F">
        <w:rPr>
          <w:rFonts w:asciiTheme="minorBidi" w:hAnsiTheme="minorBidi"/>
        </w:rPr>
        <w:t xml:space="preserve"> and M14, Extended Data Fig </w:t>
      </w:r>
      <w:r w:rsidR="009B7E51" w:rsidRPr="00026809">
        <w:rPr>
          <w:rFonts w:asciiTheme="minorBidi" w:hAnsiTheme="minorBidi"/>
        </w:rPr>
        <w:t>4</w:t>
      </w:r>
      <w:r w:rsidR="00BE48A7">
        <w:rPr>
          <w:rFonts w:asciiTheme="minorBidi" w:hAnsiTheme="minorBidi"/>
        </w:rPr>
        <w:t>b</w:t>
      </w:r>
      <w:r w:rsidR="00966FA1">
        <w:rPr>
          <w:rFonts w:asciiTheme="minorBidi" w:hAnsiTheme="minorBidi"/>
        </w:rPr>
        <w:t xml:space="preserve">), </w:t>
      </w:r>
      <w:r w:rsidR="0001305F">
        <w:rPr>
          <w:rFonts w:asciiTheme="minorBidi" w:hAnsiTheme="minorBidi"/>
        </w:rPr>
        <w:t xml:space="preserve">with corresponding decreases in </w:t>
      </w:r>
      <w:ins w:id="559" w:author="Jamie Courtland" w:date="2020-06-25T11:23:00Z">
        <w:r w:rsidR="00481320">
          <w:rPr>
            <w:rFonts w:asciiTheme="minorBidi" w:hAnsiTheme="minorBidi"/>
          </w:rPr>
          <w:t xml:space="preserve">the </w:t>
        </w:r>
      </w:ins>
      <w:r w:rsidR="0001305F">
        <w:rPr>
          <w:rFonts w:asciiTheme="minorBidi" w:hAnsiTheme="minorBidi"/>
        </w:rPr>
        <w:t>abundance of</w:t>
      </w:r>
      <w:r w:rsidR="00966FA1">
        <w:rPr>
          <w:rFonts w:asciiTheme="minorBidi" w:hAnsiTheme="minorBidi"/>
        </w:rPr>
        <w:t xml:space="preserve"> endosomal proteins</w:t>
      </w:r>
      <w:r w:rsidR="00966FA1" w:rsidRPr="001832F2">
        <w:rPr>
          <w:rFonts w:asciiTheme="minorBidi" w:hAnsiTheme="minorBidi"/>
        </w:rPr>
        <w:t xml:space="preserve"> </w:t>
      </w:r>
      <w:r w:rsidR="00966FA1">
        <w:rPr>
          <w:rFonts w:asciiTheme="minorBidi" w:hAnsiTheme="minorBidi"/>
        </w:rPr>
        <w:t xml:space="preserve">including </w:t>
      </w:r>
      <w:commentRangeStart w:id="560"/>
      <w:r w:rsidR="00D105D1">
        <w:rPr>
          <w:rFonts w:asciiTheme="minorBidi" w:hAnsiTheme="minorBidi"/>
        </w:rPr>
        <w:t>R</w:t>
      </w:r>
      <w:r w:rsidR="00394B8B" w:rsidRPr="003F70D2">
        <w:rPr>
          <w:rFonts w:asciiTheme="minorBidi" w:hAnsiTheme="minorBidi"/>
        </w:rPr>
        <w:t>etromer</w:t>
      </w:r>
      <w:r w:rsidR="00966FA1">
        <w:rPr>
          <w:rFonts w:asciiTheme="minorBidi" w:hAnsiTheme="minorBidi"/>
        </w:rPr>
        <w:t xml:space="preserve"> subunits</w:t>
      </w:r>
      <w:r w:rsidR="00394B8B" w:rsidRPr="003F70D2">
        <w:rPr>
          <w:rFonts w:asciiTheme="minorBidi" w:hAnsiTheme="minorBidi"/>
        </w:rPr>
        <w:t xml:space="preserve"> (</w:t>
      </w:r>
      <w:ins w:id="561" w:author="Jamie Courtland" w:date="2020-06-24T16:02:00Z">
        <w:r w:rsidR="00EA3529">
          <w:rPr>
            <w:rFonts w:asciiTheme="minorBidi" w:hAnsiTheme="minorBidi"/>
            <w:highlight w:val="yellow"/>
          </w:rPr>
          <w:t>VPS</w:t>
        </w:r>
        <w:r w:rsidR="00EA3529" w:rsidRPr="002B1B3B">
          <w:rPr>
            <w:rFonts w:asciiTheme="minorBidi" w:hAnsiTheme="minorBidi"/>
            <w:highlight w:val="yellow"/>
          </w:rPr>
          <w:t>29</w:t>
        </w:r>
      </w:ins>
      <w:r w:rsidR="00394B8B" w:rsidRPr="002B1B3B">
        <w:rPr>
          <w:rFonts w:asciiTheme="minorBidi" w:hAnsiTheme="minorBidi"/>
          <w:highlight w:val="yellow"/>
        </w:rPr>
        <w:t xml:space="preserve">, </w:t>
      </w:r>
      <w:ins w:id="562" w:author="Jamie Courtland" w:date="2020-06-24T16:02:00Z">
        <w:r w:rsidR="00EA3529">
          <w:rPr>
            <w:rFonts w:asciiTheme="minorBidi" w:hAnsiTheme="minorBidi"/>
            <w:highlight w:val="yellow"/>
          </w:rPr>
          <w:t>VPS</w:t>
        </w:r>
        <w:r w:rsidR="00EA3529" w:rsidRPr="002B1B3B">
          <w:rPr>
            <w:rFonts w:asciiTheme="minorBidi" w:hAnsiTheme="minorBidi"/>
            <w:highlight w:val="yellow"/>
          </w:rPr>
          <w:t>35</w:t>
        </w:r>
      </w:ins>
      <w:ins w:id="563" w:author="Jamie Courtland" w:date="2020-06-24T11:40:00Z">
        <w:r w:rsidR="000A2D9E">
          <w:rPr>
            <w:rFonts w:asciiTheme="minorBidi" w:hAnsiTheme="minorBidi"/>
          </w:rPr>
          <w:t>; M14</w:t>
        </w:r>
      </w:ins>
      <w:r w:rsidR="009E0289" w:rsidRPr="003F70D2">
        <w:rPr>
          <w:rFonts w:asciiTheme="minorBidi" w:hAnsiTheme="minorBidi"/>
        </w:rPr>
        <w:t>)</w:t>
      </w:r>
      <w:commentRangeEnd w:id="560"/>
      <w:r w:rsidR="00572DFD">
        <w:rPr>
          <w:rStyle w:val="CommentReference"/>
        </w:rPr>
        <w:commentReference w:id="560"/>
      </w:r>
      <w:r w:rsidR="00F97F14" w:rsidRPr="003F70D2">
        <w:rPr>
          <w:rFonts w:asciiTheme="minorBidi" w:hAnsiTheme="minorBidi"/>
        </w:rPr>
        <w:fldChar w:fldCharType="begin" w:fldLock="1"/>
      </w:r>
      <w:r w:rsidR="0086372A">
        <w:rPr>
          <w:rFonts w:asciiTheme="minorBidi" w:hAnsiTheme="minorBidi"/>
        </w:rPr>
        <w:instrText>ADDIN CSL_CITATION {"citationItems":[{"id":"ITEM-1","itemData":{"DOI":"10.7554/elife.51977","ISSN":"2050084X","PMID":"32286230","abstract":"Retromer, including Vps35, Vps26, and Vps29, is a protein complex responsible for recycling proteins within the endolysosomal pathway. Although implicated in both Parkinson’s and Alzheimer’s disease, our understanding of retromer function in the adult brain remains limited, in part because Vps35 and Vps26 are essential for development. In Drosophila, we find that Vps29 is dispensable for embryogenesis but required for retromer function in aging adults, including for synaptic transmission, survival, and locomotion. Unexpectedly, in Vps29 mutants, Vps35 and Vps26 proteins are normally expressed and associated, but retromer is mislocalized from neuropil to soma with the Rab7 GTPase. Further, Vps29 phenotypes are suppressed by reducing Rab7 or overexpressing the GTPase activating protein, TBC1D5. With aging, retromer insufficiency triggers progressive endolysosomal dysfunction, with ultrastructural evidence of impaired substrate clearance and lysosomal stress. Our results reveal the role of Vps29 in retromer localization and function, highlighting requirements for brain homeostasis in aging.","author":[{"dropping-particle":"","family":"Ye","given":"Hui","non-dropping-particle":"","parse-names":false,"suffix":""},{"dropping-particle":"","family":"Ojelade","given":"Shamsideen A","non-dropping-particle":"","parse-names":false,"suffix":""},{"dropping-particle":"","family":"Li-Kroeger","given":"David","non-dropping-particle":"","parse-names":false,"suffix":""},{"dropping-particle":"","family":"Zuo","given":"Zhongyuan","non-dropping-particle":"","parse-names":false,"suffix":""},{"dropping-particle":"","family":"Wang","given":"Liping","non-dropping-particle":"","parse-names":false,"suffix":""},{"dropping-particle":"","family":"Li","given":"Yarong","non-dropping-particle":"","parse-names":false,"suffix":""},{"dropping-particle":"","family":"Gu","given":"Jessica YJ","non-dropping-particle":"","parse-names":false,"suffix":""},{"dropping-particle":"","family":"Tepass","given":"Ulrich","non-dropping-particle":"","parse-names":false,"suffix":""},{"dropping-particle":"","family":"Rodal","given":"Avital Adah","non-dropping-particle":"","parse-names":false,"suffix":""},{"dropping-particle":"","family":"Bellen","given":"Hugo J","non-dropping-particle":"","parse-names":false,"suffix":""},{"dropping-particle":"","family":"Shulman","given":"Joshua M","non-dropping-particle":"","parse-names":false,"suffix":""}],"container-title":"eLife","id":"ITEM-1","issued":{"date-parts":[["2020","4","14"]]},"publisher":"eLife Sciences Publications, Ltd","title":"Retromer subunit, VPS29, regulates synaptic transmission and is required for endolysosomal function in the aging brain","type":"article-journal","volume":"9"},"uris":["http://www.mendeley.com/documents/?uuid=c9909c74-81bb-33e8-ab23-0123230d907a"]},{"id":"ITEM-2","itemData":{"DOI":"10.1016/j.ajhg.2011.06.008","ISSN":"15376605","abstract":"To identify rare causal variants in late-onset Parkinson disease (PD), we investigated an Austrian family with 16 affected individuals by exome sequencing. We found a missense mutation, c.1858G&gt;A (p.Asp620Asn), in the VPS35 gene in all seven affected family members who are alive. By screening additional PD cases, we saw the same variant cosegregating with the disease in an autosomal-dominant mode with high but incomplete penetrance in two further families with five and ten affected members, respectively. The mean age of onset in the affected individuals was 53 years. Genotyping showed that the shared haplotype extends across 65 kilobases around VPS35. Screening the entire VPS35 coding sequence in an additional 860 cases and 1014 controls revealed six further nonsynonymous missense variants. Three were only present in cases, two were only present in controls, and one was present in cases and controls. The familial mutation p.Asp620Asn and a further variant, c.1570C&gt;T (p.Arg524Trp), detected in a sporadic PD case were predicted to be damaging by sequence-based and molecular-dynamics analyses. VPS35 is a component of the retromer complex and mediates retrograde transport between endosomes and the trans-Golgi network, and it has recently been found to be involved in Alzheimer disease. © 2011 by The American Society of Human Genetics. All rights reserved.","author":[{"dropping-particle":"","family":"Zimprich","given":"Alexander","non-dropping-particle":"","parse-names":false,"suffix":""},{"dropping-particle":"","family":"Benet-Pagès","given":"Anna","non-dropping-particle":"","parse-names":false,"suffix":""},{"dropping-particle":"","family":"Struhal","given":"Walter","non-dropping-particle":"","parse-names":false,"suffix":""},{"dropping-particle":"","family":"Graf","given":"Elisabeth","non-dropping-particle":"","parse-names":false,"suffix":""},{"dropping-particle":"","family":"Eck","given":"Sebastian H.","non-dropping-particle":"","parse-names":false,"suffix":""},{"dropping-particle":"","family":"Offman","given":"Marc N.","non-dropping-particle":"","parse-names":false,"suffix":""},{"dropping-particle":"","family":"Haubenberger","given":"Dietrich","non-dropping-particle":"","parse-names":false,"suffix":""},{"dropping-particle":"","family":"Spielberger","given":"Sabine","non-dropping-particle":"","parse-names":false,"suffix":""},{"dropping-particle":"","family":"Schulte","given":"Eva C.","non-dropping-particle":"","parse-names":false,"suffix":""},{"dropping-particle":"","family":"Lichtner","given":"Peter","non-dropping-particle":"","parse-names":false,"suffix":""},{"dropping-particle":"","family":"Rossle","given":"Shaila C.","non-dropping-particle":"","parse-names":false,"suffix":""},{"dropping-particle":"","family":"Klopp","given":"Norman","non-dropping-particle":"","parse-names":false,"suffix":""},{"dropping-particle":"","family":"Wolf","given":"Elisabeth","non-dropping-particle":"","parse-names":false,"suffix":""},{"dropping-particle":"","family":"Seppi","given":"Klaus","non-dropping-particle":"","parse-names":false,"suffix":""},{"dropping-particle":"","family":"Pirker","given":"Walter","non-dropping-particle":"","parse-names":false,"suffix":""},{"dropping-particle":"","family":"Presslauer","given":"Stefan","non-dropping-particle":"","parse-names":false,"suffix":""},{"dropping-particle":"","family":"Mollenhauer","given":"Brit","non-dropping-particle":"","parse-names":false,"suffix":""},{"dropping-particle":"","family":"Katzenschlager","given":"Regina","non-dropping-particle":"","parse-names":false,"suffix":""},{"dropping-particle":"","family":"Foki","given":"Thomas","non-dropping-particle":"","parse-names":false,"suffix":""},{"dropping-particle":"","family":"Hotzy","given":"Christoph","non-dropping-particle":"","parse-names":false,"suffix":""},{"dropping-particle":"","family":"Reinthaler","given":"Eva","non-dropping-particle":"","parse-names":false,"suffix":""},{"dropping-particle":"","family":"Harutyunyan","given":"Ashot","non-dropping-particle":"","parse-names":false,"suffix":""},{"dropping-particle":"","family":"Kralovics","given":"Robert","non-dropping-particle":"","parse-names":false,"suffix":""},{"dropping-particle":"","family":"Peters","given":"Annette","non-dropping-particle":"","parse-names":false,"suffix":""},{"dropping-particle":"","family":"Zimprich","given":"Fritz","non-dropping-particle":"","parse-names":false,"suffix":""},{"dropping-particle":"","family":"Brücke","given":"Thomas","non-dropping-particle":"","parse-names":false,"suffix":""},{"dropping-particle":"","family":"Poewe","given":"Werner","non-dropping-particle":"","parse-names":false,"suffix":""},{"dropping-particle":"","family":"Auff","given":"Eduard","non-dropping-particle":"","parse-names":false,"suffix":""},{"dropping-particle":"","family":"Trenkwalder","given":"Claudia","non-dropping-particle":"","parse-names":false,"suffix":""},{"dropping-particle":"","family":"Rost","given":"Burkhard","non-dropping-particle":"","parse-names":false,"suffix":""},{"dropping-particle":"","family":"Ransmayr","given":"Gerhard","non-dropping-particle":"","parse-names":false,"suffix":""},{"dropping-particle":"","family":"Winkelmann","given":"Juliane","non-dropping-particle":"","parse-names":false,"suffix":""},{"dropping-particle":"","family":"Meitinger","given":"Thomas","non-dropping-particle":"","parse-names":false,"suffix":""},{"dropping-particle":"","family":"Strom","given":"Tim M.","non-dropping-particle":"","parse-names":false,"suffix":""}],"container-title":"American Journal of Human Genetics","id":"ITEM-2","issue":"1","issued":{"date-parts":[["2011","7","15"]]},"page":"168-175","publisher":"Cell Press","title":"A mutation in VPS35, encoding a subunit of the retromer complex, causes late-onset parkinson disease","type":"article-journal","volume":"89"},"uris":["http://www.mendeley.com/documents/?uuid=dac7d96c-bc5c-3d38-afc4-0fb5640e3918"]}],"mendeley":{"formattedCitation":"&lt;sup&gt;81,82&lt;/sup&gt;","plainTextFormattedCitation":"81,82","previouslyFormattedCitation":"&lt;sup&gt;81,82&lt;/sup&gt;"},"properties":{"noteIndex":0},"schema":"https://github.com/citation-style-language/schema/raw/master/csl-citation.json"}</w:instrText>
      </w:r>
      <w:r w:rsidR="00F97F14" w:rsidRPr="003F70D2">
        <w:rPr>
          <w:rFonts w:asciiTheme="minorBidi" w:hAnsiTheme="minorBidi"/>
        </w:rPr>
        <w:fldChar w:fldCharType="separate"/>
      </w:r>
      <w:r w:rsidR="001B3279" w:rsidRPr="001B3279">
        <w:rPr>
          <w:rFonts w:asciiTheme="minorBidi" w:hAnsiTheme="minorBidi"/>
          <w:noProof/>
          <w:vertAlign w:val="superscript"/>
        </w:rPr>
        <w:t>81,82</w:t>
      </w:r>
      <w:r w:rsidR="00F97F14" w:rsidRPr="003F70D2">
        <w:rPr>
          <w:rFonts w:asciiTheme="minorBidi" w:hAnsiTheme="minorBidi"/>
        </w:rPr>
        <w:fldChar w:fldCharType="end"/>
      </w:r>
      <w:r w:rsidR="00394B8B" w:rsidRPr="003F70D2">
        <w:rPr>
          <w:rFonts w:asciiTheme="minorBidi" w:hAnsiTheme="minorBidi"/>
        </w:rPr>
        <w:t xml:space="preserve">, </w:t>
      </w:r>
      <w:r w:rsidR="00F97F14" w:rsidRPr="003F70D2">
        <w:rPr>
          <w:rFonts w:asciiTheme="minorBidi" w:hAnsiTheme="minorBidi"/>
        </w:rPr>
        <w:t>associated</w:t>
      </w:r>
      <w:r w:rsidR="00394B8B" w:rsidRPr="003F70D2">
        <w:rPr>
          <w:rFonts w:asciiTheme="minorBidi" w:hAnsiTheme="minorBidi"/>
        </w:rPr>
        <w:t xml:space="preserve"> sorting nexins</w:t>
      </w:r>
      <w:r w:rsidR="009E0289" w:rsidRPr="003F70D2">
        <w:rPr>
          <w:rFonts w:asciiTheme="minorBidi" w:hAnsiTheme="minorBidi"/>
        </w:rPr>
        <w:t xml:space="preserve"> (</w:t>
      </w:r>
      <w:ins w:id="564" w:author="Jamie Courtland" w:date="2020-06-24T16:02:00Z">
        <w:r w:rsidR="00EA3529">
          <w:rPr>
            <w:rFonts w:asciiTheme="minorBidi" w:hAnsiTheme="minorBidi"/>
          </w:rPr>
          <w:t>SNX17</w:t>
        </w:r>
      </w:ins>
      <w:r w:rsidR="00966FA1">
        <w:rPr>
          <w:rFonts w:asciiTheme="minorBidi" w:hAnsiTheme="minorBidi"/>
        </w:rPr>
        <w:t>,</w:t>
      </w:r>
      <w:ins w:id="565" w:author="Jamie Courtland" w:date="2020-06-24T11:41:00Z">
        <w:r w:rsidR="000A2D9E">
          <w:rPr>
            <w:rFonts w:asciiTheme="minorBidi" w:hAnsiTheme="minorBidi"/>
          </w:rPr>
          <w:t xml:space="preserve"> not clustered—NC</w:t>
        </w:r>
        <w:r w:rsidR="000A2D9E" w:rsidRPr="00545BB8">
          <w:rPr>
            <w:rFonts w:asciiTheme="minorBidi" w:hAnsiTheme="minorBidi"/>
          </w:rPr>
          <w:t>;</w:t>
        </w:r>
      </w:ins>
      <w:r w:rsidR="00966FA1" w:rsidRPr="00545BB8">
        <w:rPr>
          <w:rFonts w:asciiTheme="minorBidi" w:hAnsiTheme="minorBidi"/>
        </w:rPr>
        <w:t xml:space="preserve"> </w:t>
      </w:r>
      <w:ins w:id="566" w:author="Jamie Courtland" w:date="2020-06-24T16:03:00Z">
        <w:r w:rsidR="00EA3529" w:rsidRPr="00545BB8">
          <w:rPr>
            <w:rFonts w:asciiTheme="minorBidi" w:hAnsiTheme="minorBidi"/>
          </w:rPr>
          <w:t>SNX27</w:t>
        </w:r>
      </w:ins>
      <w:ins w:id="567" w:author="Jamie Courtland" w:date="2020-06-24T11:41:00Z">
        <w:r w:rsidR="000A2D9E">
          <w:rPr>
            <w:rFonts w:asciiTheme="minorBidi" w:hAnsiTheme="minorBidi"/>
          </w:rPr>
          <w:t>, M13</w:t>
        </w:r>
      </w:ins>
      <w:ins w:id="568" w:author="Jamie Courtland" w:date="2020-06-25T20:25:00Z">
        <w:r w:rsidR="002B1C96">
          <w:rPr>
            <w:rFonts w:asciiTheme="minorBidi" w:hAnsiTheme="minorBidi"/>
          </w:rPr>
          <w:t>6</w:t>
        </w:r>
      </w:ins>
      <w:r w:rsidR="009E0289" w:rsidRPr="003F70D2">
        <w:rPr>
          <w:rFonts w:asciiTheme="minorBidi" w:hAnsiTheme="minorBidi"/>
        </w:rPr>
        <w:t>)</w:t>
      </w:r>
      <w:r w:rsidR="00F97F14" w:rsidRPr="003F70D2">
        <w:rPr>
          <w:rFonts w:asciiTheme="minorBidi" w:hAnsiTheme="minorBidi"/>
        </w:rPr>
        <w:fldChar w:fldCharType="begin" w:fldLock="1"/>
      </w:r>
      <w:r w:rsidR="0086372A">
        <w:rPr>
          <w:rFonts w:asciiTheme="minorBidi" w:hAnsiTheme="minorBidi"/>
        </w:rPr>
        <w:instrText>ADDIN CSL_CITATION {"citationItems":[{"id":"ITEM-1","itemData":{"DOI":"10.1111/tra.12076","ISSN":"13989219","abstract":"Synopsis: SNX17 is an early endosomal protein that allows efficient recycling of membrane receptors, such as LRP1 and LDLR, containing an NPxY motif in the cytoplasmic domain. When expressed in polarized epithelial cells, both receptors distribute basolaterally and recycle through the basolateral sorting endosome (BSE). This study describes in detail the SNX17-binding domain present in the LRP1's cytoplasmic domain and demonstrates that in polarized epithelial cells the function of SNX17 is restricted to the basolateral cargo recycling through the BSE. SNX17 is an early endosomal protein that allows efficient recycling of membrane receptors, such as LRP1 and LDLR, containing an NPxY motif in the cytoplasmic domain. When expressed in polarized epithelial cells, both receptors distribute basolaterally and recycle through the basolateral sorting endosome (BSE). This study describes in detail the SNX17-binding domain present in the LRP1's cytoplasmic domain and demonstrates that in polarized epithelial cells the function of SNX17 is restricted to the basolateral cargo recycling through the BSE. Sorting nexin 17 (SNX17) is an adaptor protein present in early endosomal antigen 1 (EEA1)-positive sorting endosomes that promotes the efficient recycling of low-density lipoprotein receptor-related protein 1 (LRP1) to the plasma membrane through recognition of the first NPxY motif in the cytoplasmic tail of this receptor. The interaction of LRP1 with SNX17 also regulates the basolateral recycling of the receptor from the basolateral sorting endosome (BSE). In contrast, megalin, which is apically distributed in polarized epithelial cells and localizes poorly to EEA1-positive sorting endosomes, does not interact with SNX17, despite containing three NPxY motifs, indicating that this motif is not sufficient for receptor recognition by SNX17. Here, we identified a cluster of 32 amino acids within the cytoplasmic domain of LRP1 that is both necessary and sufficient for SNX17 binding. To delineate the function of this SNX17-binding domain, we generated chimeric proteins in which the SNX17-binding domain was inserted into the cytoplasmic tail of megalin. This insertion mediated the binding of megalin to SNX17 and modified the cell surface expression and recycling of megalin in non-polarized cells. However, the polarized localization of chimeric megalin was not modified in polarized Madin-Darby canine kidney cells. These results provide evidence regarding the molecular and …","author":[{"dropping-particle":"","family":"Farfán","given":"Pamela","non-dropping-particle":"","parse-names":false,"suffix":""},{"dropping-particle":"","family":"Lee","given":"Jiyeon","non-dropping-particle":"","parse-names":false,"suffix":""},{"dropping-particle":"","family":"Larios","given":"Jorge","non-dropping-particle":"","parse-names":false,"suffix":""},{"dropping-particle":"","family":"Sotelo","given":"Pablo","non-dropping-particle":"","parse-names":false,"suffix":""},{"dropping-particle":"","family":"Bu","given":"Guojun","non-dropping-particle":"","parse-names":false,"suffix":""},{"dropping-particle":"","family":"Marzolo","given":"María Paz","non-dropping-particle":"","parse-names":false,"suffix":""}],"container-title":"Traffic","id":"ITEM-1","issue":"7","issued":{"date-parts":[["2013","7"]]},"page":"823-838","title":"A Sorting Nexin 17-Binding Domain Within the LRP1 Cytoplasmic Tail Mediates Receptor Recycling Through the Basolateral Sorting Endosome","type":"article-journal","volume":"14"},"uris":["http://www.mendeley.com/documents/?uuid=82ecc8f3-e296-3d2e-a64b-9b3cf6243a4e"]},{"id":"ITEM-2","itemData":{"DOI":"10.1016/j.celrep.2019.10.096","ISSN":"22111247","abstract":"GABAA receptors mediate fast inhibitory transmission in the brain, and their number can be rapidly up- or downregulated to alter synaptic strength. Neuroligin-2 plays a critical role in the stabilization of synaptic GABAA receptors and the development and maintenance of inhibitory synapses. To date, little is known about how the amount of neuroligin-2 at the synapse is regulated and whether neuroligin-2 trafficking affects inhibitory signaling. Here, we show that neuroligin-2, when internalized to endosomes, co-localizes with SNX27, a brain-enriched cargo-adaptor protein that facilitates membrane protein recycling. Direct interaction between the PDZ domain of SNX27 and PDZ-binding motif in neuroligin-2 enables membrane retrieval of neuroligin-2, thus enhancing synaptic neuroligin-2 clusters. Furthermore, SNX27 knockdown has the opposite effect. SNX27-mediated up- and downregulation of neuroligin-2 surface levels affects inhibitory synapse composition and signaling strength. Taken together, we show a role for SNX27-mediated recycling of neuroligin-2 in maintenance and signaling of the GABAergic synapse.","author":[{"dropping-particle":"","family":"Halff","given":"Els F.","non-dropping-particle":"","parse-names":false,"suffix":""},{"dropping-particle":"","family":"Szulc","given":"Blanka R.","non-dropping-particle":"","parse-names":false,"suffix":""},{"dropping-particle":"","family":"Lesept","given":"Flavie","non-dropping-particle":"","parse-names":false,"suffix":""},{"dropping-particle":"","family":"Kittler","given":"Josef T.","non-dropping-particle":"","parse-names":false,"suffix":""}],"container-title":"Cell Reports","id":"ITEM-2","issue":"9","issued":{"date-parts":[["2019","11","26"]]},"page":"2599-2607.e6","publisher":"Elsevier B.V.","title":"SNX27-Mediated Recycling of Neuroligin-2 Regulates Inhibitory Signaling","type":"article-journal","volume":"29"},"uris":["http://www.mendeley.com/documents/?uuid=2eb3ab6a-51c3-3593-b06c-a8168cf3eab1"]}],"mendeley":{"formattedCitation":"&lt;sup&gt;14,83&lt;/sup&gt;","plainTextFormattedCitation":"14,83","previouslyFormattedCitation":"&lt;sup&gt;14,83&lt;/sup&gt;"},"properties":{"noteIndex":0},"schema":"https://github.com/citation-style-language/schema/raw/master/csl-citation.json"}</w:instrText>
      </w:r>
      <w:r w:rsidR="00F97F14" w:rsidRPr="003F70D2">
        <w:rPr>
          <w:rFonts w:asciiTheme="minorBidi" w:hAnsiTheme="minorBidi"/>
        </w:rPr>
        <w:fldChar w:fldCharType="separate"/>
      </w:r>
      <w:r w:rsidR="001B3279" w:rsidRPr="001B3279">
        <w:rPr>
          <w:rFonts w:asciiTheme="minorBidi" w:hAnsiTheme="minorBidi"/>
          <w:noProof/>
          <w:vertAlign w:val="superscript"/>
        </w:rPr>
        <w:t>14,83</w:t>
      </w:r>
      <w:r w:rsidR="00F97F14" w:rsidRPr="003F70D2">
        <w:rPr>
          <w:rFonts w:asciiTheme="minorBidi" w:hAnsiTheme="minorBidi"/>
        </w:rPr>
        <w:fldChar w:fldCharType="end"/>
      </w:r>
      <w:r w:rsidR="00F97F14" w:rsidRPr="003F70D2">
        <w:rPr>
          <w:rFonts w:asciiTheme="minorBidi" w:hAnsiTheme="minorBidi"/>
        </w:rPr>
        <w:t xml:space="preserve">, </w:t>
      </w:r>
      <w:r w:rsidR="0073300D" w:rsidRPr="003F70D2">
        <w:rPr>
          <w:rFonts w:asciiTheme="minorBidi" w:hAnsiTheme="minorBidi"/>
        </w:rPr>
        <w:t xml:space="preserve">known </w:t>
      </w:r>
      <w:r w:rsidR="00966FA1">
        <w:rPr>
          <w:rFonts w:asciiTheme="minorBidi" w:hAnsiTheme="minorBidi"/>
        </w:rPr>
        <w:t xml:space="preserve">WASH </w:t>
      </w:r>
      <w:r w:rsidR="0073300D" w:rsidRPr="003F70D2">
        <w:rPr>
          <w:rFonts w:asciiTheme="minorBidi" w:hAnsiTheme="minorBidi"/>
        </w:rPr>
        <w:t xml:space="preserve">interactors </w:t>
      </w:r>
      <w:r w:rsidR="0073300D" w:rsidRPr="00545BB8">
        <w:rPr>
          <w:rFonts w:asciiTheme="minorBidi" w:hAnsiTheme="minorBidi"/>
        </w:rPr>
        <w:t>(</w:t>
      </w:r>
      <w:ins w:id="569" w:author="Jamie Courtland" w:date="2020-06-24T16:03:00Z">
        <w:r w:rsidR="00EA3529" w:rsidRPr="00545BB8">
          <w:rPr>
            <w:rFonts w:asciiTheme="minorBidi" w:hAnsiTheme="minorBidi"/>
          </w:rPr>
          <w:t>RAB21</w:t>
        </w:r>
      </w:ins>
      <w:r w:rsidR="0073300D" w:rsidRPr="00545BB8">
        <w:rPr>
          <w:rFonts w:asciiTheme="minorBidi" w:hAnsiTheme="minorBidi"/>
        </w:rPr>
        <w:t>,</w:t>
      </w:r>
      <w:ins w:id="570" w:author="Jamie Courtland" w:date="2020-06-24T11:41:00Z">
        <w:r w:rsidR="000A2D9E" w:rsidRPr="00545BB8">
          <w:rPr>
            <w:rFonts w:asciiTheme="minorBidi" w:hAnsiTheme="minorBidi"/>
          </w:rPr>
          <w:t xml:space="preserve"> M13</w:t>
        </w:r>
      </w:ins>
      <w:ins w:id="571" w:author="Jamie Courtland" w:date="2020-06-25T20:25:00Z">
        <w:r w:rsidR="002B1C96">
          <w:rPr>
            <w:rFonts w:asciiTheme="minorBidi" w:hAnsiTheme="minorBidi"/>
          </w:rPr>
          <w:t>6</w:t>
        </w:r>
      </w:ins>
      <w:ins w:id="572" w:author="Jamie Courtland" w:date="2020-06-24T11:41:00Z">
        <w:r w:rsidR="000A2D9E" w:rsidRPr="00545BB8">
          <w:rPr>
            <w:rFonts w:asciiTheme="minorBidi" w:hAnsiTheme="minorBidi"/>
          </w:rPr>
          <w:t>;</w:t>
        </w:r>
      </w:ins>
      <w:r w:rsidR="0073300D" w:rsidRPr="00545BB8">
        <w:rPr>
          <w:rFonts w:asciiTheme="minorBidi" w:hAnsiTheme="minorBidi"/>
        </w:rPr>
        <w:t xml:space="preserve"> </w:t>
      </w:r>
      <w:ins w:id="573" w:author="Jamie Courtland" w:date="2020-06-24T16:03:00Z">
        <w:r w:rsidR="00EA3529" w:rsidRPr="00545BB8">
          <w:rPr>
            <w:rFonts w:asciiTheme="minorBidi" w:hAnsiTheme="minorBidi"/>
          </w:rPr>
          <w:t>FKBP15</w:t>
        </w:r>
      </w:ins>
      <w:ins w:id="574" w:author="Jamie Courtland" w:date="2020-06-24T11:41:00Z">
        <w:r w:rsidR="000A2D9E">
          <w:rPr>
            <w:rFonts w:asciiTheme="minorBidi" w:hAnsiTheme="minorBidi"/>
          </w:rPr>
          <w:t>,</w:t>
        </w:r>
      </w:ins>
      <w:ins w:id="575" w:author="Jamie Courtland" w:date="2020-06-24T14:11:00Z">
        <w:r w:rsidR="00801795">
          <w:rPr>
            <w:rFonts w:asciiTheme="minorBidi" w:hAnsiTheme="minorBidi"/>
          </w:rPr>
          <w:t xml:space="preserve"> </w:t>
        </w:r>
      </w:ins>
      <w:ins w:id="576" w:author="Jamie Courtland" w:date="2020-06-24T11:41:00Z">
        <w:r w:rsidR="000A2D9E">
          <w:rPr>
            <w:rFonts w:asciiTheme="minorBidi" w:hAnsiTheme="minorBidi"/>
          </w:rPr>
          <w:t>NC</w:t>
        </w:r>
      </w:ins>
      <w:r w:rsidR="0073300D" w:rsidRPr="003F70D2">
        <w:rPr>
          <w:rFonts w:asciiTheme="minorBidi" w:hAnsiTheme="minorBidi"/>
        </w:rPr>
        <w:t>)</w:t>
      </w:r>
      <w:r w:rsidR="001832F2" w:rsidRPr="003F70D2">
        <w:rPr>
          <w:rFonts w:asciiTheme="minorBidi" w:hAnsiTheme="minorBidi"/>
        </w:rPr>
        <w:fldChar w:fldCharType="begin" w:fldLock="1"/>
      </w:r>
      <w:r w:rsidR="0086372A">
        <w:rPr>
          <w:rFonts w:asciiTheme="minorBidi" w:hAnsiTheme="minorBidi"/>
        </w:rPr>
        <w:instrText>ADDIN CSL_CITATION {"citationItems":[{"id":"ITEM-1","itemData":{"DOI":"10.15252/embr.201847192","abstract":"RAB GTPases are central modulators of membrane trafficking. They are under the dynamic regulation of activating guanine exchange factors (GEFs) and inactivating GTPase-activating proteins (GAPs). Once activated, RABs recruit a large spectrum of effectors to control trafficking functions of eukaryotic cells. Multiple proteomic studies, using pull-down or yeast two-hybrid approaches, have identified a number of RAB interactors. However, due to the in vitro nature of these approaches and inherent limitations of each technique , a comprehensive definition of RAB interactors is still lacking. By comparing quantitative affinity purifications of GFP:RAB21 with APEX2-mediated proximity labeling of RAB4a, RAB5a, RAB7a, and RAB21, we find that APEX2 proximity labeling allows for the comprehensive identification of RAB regulators and interactors. Importantly, through biochemical and genetic approaches, we establish a novel link between RAB21 and the WASH and retromer complexes, with functional consequences on cargo sorting. Hence, APEX2-mediated proximity labeling of RAB neighboring proteins represents a new and efficient tool to define RAB functions.","author":[{"dropping-particle":"Del","family":"Olmo","given":"Tomas","non-dropping-particle":"","parse-names":false,"suffix":""},{"dropping-particle":"","family":"Lauzier","given":"Annie","non-dropping-particle":"","parse-names":false,"suffix":""},{"dropping-particle":"","family":"Normandin","given":"Caroline","non-dropping-particle":"","parse-names":false,"suffix":""},{"dropping-particle":"","family":"Larcher","given":"Raphaëlle","non-dropping-particle":"","parse-names":false,"suffix":""},{"dropping-particle":"","family":"Lecours","given":"Mia","non-dropping-particle":"","parse-names":false,"suffix":""},{"dropping-particle":"","family":"Jean","given":"Dominique","non-dropping-particle":"","parse-names":false,"suffix":""},{"dropping-particle":"","family":"Lessard","given":"Louis","non-dropping-particle":"","parse-names":false,"suffix":""},{"dropping-particle":"","family":"Steinberg","given":"Florian","non-dropping-particle":"","parse-names":false,"suffix":""},{"dropping-particle":"","family":"Boisvert","given":"François-Michel","non-dropping-particle":"","parse-names":false,"suffix":""},{"dropping-particle":"","family":"Jean","given":"Steve","non-dropping-particle":"","parse-names":false,"suffix":""}],"id":"ITEM-1","issued":{"date-parts":[["0"]]},"title":"APEX2-mediated RAB proximity labeling identifies a role for RAB21 in clathrin-independent cargo sorting","type":"article-journal"},"uris":["http://www.mendeley.com/documents/?uuid=600db790-a910-3c66-a470-18329a797abc"]},{"id":"ITEM-2","itemData":{"DOI":"10.1042/BJ20111761","ISSN":"02646021","abstract":"The retromer complex is a conserved endosomal protein sorting complex that sorts membrane proteins into nascent endosomal tubules. The recognition of membrane proteins is mediated by the cargo-selective retromer complex, a stable trimer of the Vps35 (vacuolar protein sorting 35), Vps29 and Vps26 proteins. We have recently reported that the cargo-selective retromer complex associates with the WASH (Wiskott-Aldrich syndrome homologue) complex, a multimeric protein complex that regulates tubule dynamics at endosomes. In the present study, we show that the retromer-WASH complex interaction occurs through the long unstructured 'tail' domain of the WASH complex-Fam21 protein binding to Vps35, an interaction that is necessary and sufficient to target the WASH complex to endosomes. The Fam21-tail also binds to FKBP15 (FK506- binding protein 15), a protein associated with ulcerative colitis, to mediate the membrane association of FKBP15. Elevated Fam21- tail expression inhibits the association of the WASH complex with retromer, resulting in increased cytoplasmicWASHcomplex. Additionally, overexpression of the Fam21-tail results in cellspreading defects, implicating the activity of theWASH complex in regulating the mobilization of membrane into the endosome-to-cell surface pathway. © The Authors Journal compilation © 2012 Biochemical Society.","author":[{"dropping-particle":"","family":"Harbour","given":"Michael E.","non-dropping-particle":"","parse-names":false,"suffix":""},{"dropping-particle":"","family":"Breusegem","given":"Sophia Y.","non-dropping-particle":"","parse-names":false,"suffix":""},{"dropping-particle":"","family":"Seaman","given":"Matthew N.J.","non-dropping-particle":"","parse-names":false,"suffix":""}],"container-title":"Biochemical Journal","id":"ITEM-2","issue":"1","issued":{"date-parts":[["2012","2","15"]]},"page":"209-220","title":"Recruitment of the endosomal WASH complex is mediated by the extended 'tail' of Fam21 binding to the retromer protein Vps35","type":"article-journal","volume":"442"},"uris":["http://www.mendeley.com/documents/?uuid=fab9583d-0aae-36ce-8c49-127b51cad2fe"]},{"id":"ITEM-3","itemData":{"DOI":"10.7150/ijbs.6.163","ISSN":"14492288","abstract":"Ulcerative colitis (UC) is one of the major forms of inflammatory bowel disease with unknown cause. A molecular marker, WAFL, has recently been found to be up-regulated in the inflamed colonic mucosa of UC patients. Towards understanding biological function of WAFL, we analyzed proteins interacting with WAFL in HEK-293 cells by immunoprecipitation and mass spectrometry. Among four proteins found to specifically interact with WAFL, both KIAA0196 and KIAA1033 bind to α-appendage of the adaptor protein complex 2 (AP2), which acts as an interaction hub for accessory proteins in endocytosis mediated by clathrin-coated vesicle (CCV). The specific interaction between WAFL and KIAA0196 was also confirmed in human colorectal carcinoma HCT-116 cells by co-immunoprecipitation with specific antibodies. Meta-analyses of the databases of expressed genes suggest that the three genes are co-expressed in many tissues and cell types, and that their molecular function may be classified in the category of 'membrane traffic protein'. Therefore, these results suggest that WAFL may play an important role in endocytosis and subsequent membrane trafficking by interacting with AP2 through KIAA0196 and KIAA1033. © Ivyspring International Publisher.","author":[{"dropping-particle":"","family":"Pan","given":"You Fu","non-dropping-particle":"","parse-names":false,"suffix":""},{"dropping-particle":"","family":"Viklund","given":"Ing Marie","non-dropping-particle":"","parse-names":false,"suffix":""},{"dropping-particle":"","family":"Tsai","given":"Heng Hang","non-dropping-particle":"","parse-names":false,"suffix":""},{"dropping-particle":"","family":"Pettersson","given":"Sven","non-dropping-particle":"","parse-names":false,"suffix":""},{"dropping-particle":"","family":"Maruyama","given":"Ichiro N.","non-dropping-particle":"","parse-names":false,"suffix":""}],"container-title":"International Journal of Biological Sciences","id":"ITEM-3","issue":"2","issued":{"date-parts":[["2010"]]},"page":"163-171","publisher":"Ivyspring International Publisher","title":"The ulcerative colitis marker protein WAFL interacts with accessory proteins in endocytosis","type":"article-journal","volume":"6"},"uris":["http://www.mendeley.com/documents/?uuid=40d94ccb-4ace-3921-936c-9a21f0b17293"]}],"mendeley":{"formattedCitation":"&lt;sup&gt;52,84,85&lt;/sup&gt;","plainTextFormattedCitation":"52,84,85","previouslyFormattedCitation":"&lt;sup&gt;52,84,85&lt;/sup&gt;"},"properties":{"noteIndex":0},"schema":"https://github.com/citation-style-language/schema/raw/master/csl-citation.json"}</w:instrText>
      </w:r>
      <w:r w:rsidR="001832F2" w:rsidRPr="003F70D2">
        <w:rPr>
          <w:rFonts w:asciiTheme="minorBidi" w:hAnsiTheme="minorBidi"/>
        </w:rPr>
        <w:fldChar w:fldCharType="separate"/>
      </w:r>
      <w:r w:rsidR="001B3279" w:rsidRPr="001B3279">
        <w:rPr>
          <w:rFonts w:asciiTheme="minorBidi" w:hAnsiTheme="minorBidi"/>
          <w:noProof/>
          <w:vertAlign w:val="superscript"/>
        </w:rPr>
        <w:t>52,84,85</w:t>
      </w:r>
      <w:r w:rsidR="001832F2" w:rsidRPr="003F70D2">
        <w:rPr>
          <w:rFonts w:asciiTheme="minorBidi" w:hAnsiTheme="minorBidi"/>
        </w:rPr>
        <w:fldChar w:fldCharType="end"/>
      </w:r>
      <w:r w:rsidR="0073300D" w:rsidRPr="003F70D2">
        <w:rPr>
          <w:rFonts w:asciiTheme="minorBidi" w:hAnsiTheme="minorBidi"/>
        </w:rPr>
        <w:t>, and cargos (</w:t>
      </w:r>
      <w:ins w:id="577" w:author="Jamie Courtland" w:date="2020-06-24T16:03:00Z">
        <w:r w:rsidR="00EA3529" w:rsidRPr="00545BB8">
          <w:rPr>
            <w:rFonts w:asciiTheme="minorBidi" w:hAnsiTheme="minorBidi"/>
          </w:rPr>
          <w:t>LRP1</w:t>
        </w:r>
      </w:ins>
      <w:r w:rsidR="0073300D" w:rsidRPr="00545BB8">
        <w:rPr>
          <w:rFonts w:asciiTheme="minorBidi" w:hAnsiTheme="minorBidi"/>
        </w:rPr>
        <w:t>,</w:t>
      </w:r>
      <w:ins w:id="578" w:author="Jamie Courtland" w:date="2020-06-24T11:42:00Z">
        <w:r w:rsidR="000A2D9E" w:rsidRPr="00545BB8">
          <w:rPr>
            <w:rFonts w:asciiTheme="minorBidi" w:hAnsiTheme="minorBidi"/>
          </w:rPr>
          <w:t xml:space="preserve"> M</w:t>
        </w:r>
      </w:ins>
      <w:ins w:id="579" w:author="Jamie Courtland" w:date="2020-06-25T20:26:00Z">
        <w:r w:rsidR="002B1C96">
          <w:rPr>
            <w:rFonts w:asciiTheme="minorBidi" w:hAnsiTheme="minorBidi"/>
          </w:rPr>
          <w:t>85</w:t>
        </w:r>
      </w:ins>
      <w:ins w:id="580" w:author="Jamie Courtland" w:date="2020-06-24T11:42:00Z">
        <w:r w:rsidR="000A2D9E" w:rsidRPr="00545BB8">
          <w:rPr>
            <w:rFonts w:asciiTheme="minorBidi" w:hAnsiTheme="minorBidi"/>
          </w:rPr>
          <w:t>;</w:t>
        </w:r>
      </w:ins>
      <w:r w:rsidR="0073300D" w:rsidRPr="00545BB8">
        <w:rPr>
          <w:rFonts w:asciiTheme="minorBidi" w:hAnsiTheme="minorBidi"/>
        </w:rPr>
        <w:t xml:space="preserve"> </w:t>
      </w:r>
      <w:ins w:id="581" w:author="Jamie Courtland" w:date="2020-06-24T16:03:00Z">
        <w:r w:rsidR="00EA3529" w:rsidRPr="00545BB8">
          <w:rPr>
            <w:rFonts w:asciiTheme="minorBidi" w:hAnsiTheme="minorBidi"/>
          </w:rPr>
          <w:t>ITGA3</w:t>
        </w:r>
      </w:ins>
      <w:ins w:id="582" w:author="Jamie Courtland" w:date="2020-06-24T11:42:00Z">
        <w:r w:rsidR="000A2D9E" w:rsidRPr="00545BB8">
          <w:rPr>
            <w:rFonts w:asciiTheme="minorBidi" w:hAnsiTheme="minorBidi"/>
          </w:rPr>
          <w:t>,</w:t>
        </w:r>
        <w:r w:rsidR="000A2D9E">
          <w:rPr>
            <w:rFonts w:asciiTheme="minorBidi" w:hAnsiTheme="minorBidi"/>
          </w:rPr>
          <w:t xml:space="preserve"> M</w:t>
        </w:r>
      </w:ins>
      <w:ins w:id="583" w:author="Jamie Courtland" w:date="2020-06-25T20:26:00Z">
        <w:r w:rsidR="002B1C96">
          <w:rPr>
            <w:rFonts w:asciiTheme="minorBidi" w:hAnsiTheme="minorBidi"/>
          </w:rPr>
          <w:t>136</w:t>
        </w:r>
      </w:ins>
      <w:r w:rsidR="0073300D" w:rsidRPr="003F70D2">
        <w:rPr>
          <w:rFonts w:asciiTheme="minorBidi" w:hAnsiTheme="minorBidi"/>
        </w:rPr>
        <w:t>)</w:t>
      </w:r>
      <w:r w:rsidR="00BE48A7">
        <w:rPr>
          <w:rFonts w:asciiTheme="minorBidi" w:hAnsiTheme="minorBidi"/>
        </w:rPr>
        <w:t xml:space="preserve"> (Extended Data Fig 3, 4b)</w:t>
      </w:r>
      <w:r w:rsidR="0073300D" w:rsidRPr="003F70D2">
        <w:rPr>
          <w:rFonts w:asciiTheme="minorBidi" w:hAnsiTheme="minorBidi"/>
        </w:rPr>
        <w:fldChar w:fldCharType="begin" w:fldLock="1"/>
      </w:r>
      <w:r w:rsidR="0086372A">
        <w:rPr>
          <w:rFonts w:asciiTheme="minorBidi" w:hAnsiTheme="minorBidi"/>
        </w:rPr>
        <w:instrText>ADDIN CSL_CITATION {"citationItems":[{"id":"ITEM-1","itemData":{"DOI":"10.1161/CIRCRESAHA.117.312004","ISSN":"15244571","abstract":"Rationale: COMMD (copper metabolism MURR1 domain)-containing proteins are a part of the CCC (COMMD-CCDC22 [coiled-coil domain containing 22]-CCDC93 [coiled-coil domain containing 93]) complex facilitating endosomal traffcking of cell surface receptors. Hepatic COMMD1 inactivation decreases CCDC22 and CCDC93 protein levels, impairs the recycling of the LDLR (low-density lipoprotein receptor), and increases plasma lowdensity lipoprotein cholesterol levels in mice. However, whether any of the other COMMD members function similarly as COMMD1 and whether perturbation in the CCC complex promotes atherogenesis remain unclear. Objective: The main aim of this study is to unravel the contribution of evolutionarily conserved COMMD proteins to plasma lipoprotein levels and atherogenesis. Methods and Results: Using liver-specifc Commd1, Commd6, or Commd9 knockout mice, we investigated the relation between the COMMD proteins in the regulation of plasma cholesterol levels. Combining biochemical and quantitative targeted proteomic approaches, we found that hepatic COMMD1, COMMD6, or COMMD9 defciency resulted in massive reduction in the protein levels of all 10 COMMDs. This decrease in COMMD protein levels coincided with destabilizing of the core (CCDC22, CCDC93, and chromosome 16 open reading frame 62 [C16orf62]) of the CCC complex, reduced cell surface levels of LDLR and LRP1 (LDLR-related protein 1), followed by increased plasma low-density lipoprotein cholesterol levels. To assess the direct contribution of the CCC core in the regulation of plasma cholesterol levels, Ccdc22 was deleted in mouse livers via CRISPR/Cas9-mediated somatic gene editing. CCDC22 defciency also destabilized the complete CCC complex and resulted in elevated plasma low-density lipoprotein cholesterol levels. Finally, we found that hepatic disruption of the CCC complex exacerbates dyslipidemia and atherosclerosis in ApoE3</w:instrText>
      </w:r>
      <w:r w:rsidR="0086372A">
        <w:rPr>
          <w:rFonts w:ascii="Cambria Math" w:hAnsi="Cambria Math" w:cs="Cambria Math"/>
        </w:rPr>
        <w:instrText>∗</w:instrText>
      </w:r>
      <w:r w:rsidR="0086372A">
        <w:rPr>
          <w:rFonts w:asciiTheme="minorBidi" w:hAnsiTheme="minorBidi"/>
        </w:rPr>
        <w:instrText>Leiden mice. Conclusions: Collectively, these fndings demonstrate a strong interrelationship between COMMD proteins and the core of the CCC complex in endosomal LDLR traffcking. Hepatic disruption of either of these CCC components causes hypercholesterolemia and exacerbates atherosclerosis. Our results indicate that not only COMMD1 but all other COMMDs and CCC components may be potential targets for modulating plasma lipid levels in humans.","author":[{"dropping-particle":"","family":"Fedoseienko","given":"Alina","non-dropping-particle":"","parse-names":false,"suffix":""},{"dropping-particle":"","family":"Wijers","given":"Melinde","non-dropping-particle":"","parse-names":false,"suffix":""},{"dropping-particle":"","family":"Wolters","given":"Justina C.","non-dropping-particle":"","parse-names":false,"suffix":""},{"dropping-particle":"","family":"Dekker","given":"Daphne","non-dropping-particle":"","parse-names":false,"suffix":""},{"dropping-particle":"","family":"Smit","given":"Marieke","non-dropping-particle":"","parse-names":false,"suffix":""},{"dropping-particle":"","family":"Huijkman","given":"Nicolette","non-dropping-particle":"","parse-names":false,"suffix":""},{"dropping-particle":"","family":"Kloosterhuis","given":"Niels","non-dropping-particle":"","parse-names":false,"suffix":""},{"dropping-particle":"","family":"Klug","given":"Helene","non-dropping-particle":"","parse-names":false,"suffix":""},{"dropping-particle":"","family":"Schepers","given":"Aloys","non-dropping-particle":"","parse-names":false,"suffix":""},{"dropping-particle":"","family":"Dijk","given":"Ko Willems","non-dropping-particle":"Van","parse-names":false,"suffix":""},{"dropping-particle":"","family":"Levels","given":"Johannes H.M.","non-dropping-particle":"","parse-names":false,"suffix":""},{"dropping-particle":"","family":"Billadeau","given":"Daniel D.","non-dropping-particle":"","parse-names":false,"suffix":""},{"dropping-particle":"","family":"Hofker","given":"Marten H.","non-dropping-particle":"","parse-names":false,"suffix":""},{"dropping-particle":"","family":"Deursen","given":"Jan","non-dropping-particle":"Van","parse-names":false,"suffix":""},{"dropping-particle":"","family":"Westerterp","given":"Marit","non-dropping-particle":"","parse-names":false,"suffix":""},{"dropping-particle":"","family":"Burstein","given":"Ezra","non-dropping-particle":"","parse-names":false,"suffix":""},{"dropping-particle":"","family":"Kuivenhoven","given":"Jan Albert","non-dropping-particle":"","parse-names":false,"suffix":""},{"dropping-particle":"","family":"Sluis","given":"Bart","non-dropping-particle":"Van De","parse-names":false,"suffix":""}],"container-title":"Circulation Research","id":"ITEM-1","issue":"12","issued":{"date-parts":[["2018"]]},"page":"1648-1660","publisher":"Lippincott Williams and Wilkins","title":"The COMMD family regulates plasma LDL levels and attenuates atherosclerosis through stabilizing the CCC complex in endosomal LDLR traffcking","type":"article-journal","volume":"122"},"uris":["http://www.mendeley.com/documents/?uuid=33dee208-35c8-3309-9e8e-5bfc2b54af4f"]},{"id":"ITEM-2","itemData":{"DOI":"10.1038/ncb3610","ISSN":"14764679","PMID":"28892079","abstract":"Following endocytosis into the endosomal network, integral membrane proteins undergo sorting for lysosomal degradation or are retrieved and recycled back to the cell surface. Here we describe the discovery of an ancient and conserved multiprotein complex that orchestrates cargo retrieval and recycling and, importantly, is biochemically and functionally distinct from the established retromer pathway. We have called this complex €retriever'; it is a heterotrimer composed of DSCR3, C16orf62 and VPS29, and bears striking similarity to retromer. We establish that retriever associates with the cargo adaptor sorting nexin 17 (SNX17) and couples to CCC (CCDC93, CCDC22, COMMD) and WASH complexes to prevent lysosomal degradation and promote cell surface recycling of α 5 β 1 integrin. Through quantitative proteomic analysis, we identify over 120 cell surface proteins, including numerous integrins, signalling receptors and solute transporters, that require SNX17-retriever to maintain their surface levels. Our identification of retriever establishes a major endosomal retrieval and recycling pathway.","author":[{"dropping-particle":"","family":"McNally","given":"Kerrie E.","non-dropping-particle":"","parse-names":false,"suffix":""},{"dropping-particle":"","family":"Faulkner","given":"Rebecca","non-dropping-particle":"","parse-names":false,"suffix":""},{"dropping-particle":"","family":"Steinberg","given":"Florian","non-dropping-particle":"","parse-names":false,"suffix":""},{"dropping-particle":"","family":"Gallon","given":"Matthew","non-dropping-particle":"","parse-names":false,"suffix":""},{"dropping-particle":"","family":"Ghai","given":"Rajesh","non-dropping-particle":"","parse-names":false,"suffix":""},{"dropping-particle":"","family":"Pim","given":"David","non-dropping-particle":"","parse-names":false,"suffix":""},{"dropping-particle":"","family":"Langton","given":"Paul","non-dropping-particle":"","parse-names":false,"suffix":""},{"dropping-particle":"","family":"Pearson","given":"Neil","non-dropping-particle":"","parse-names":false,"suffix":""},{"dropping-particle":"","family":"Danson","given":"Chris M.","non-dropping-particle":"","parse-names":false,"suffix":""},{"dropping-particle":"","family":"Nägele","given":"Heike","non-dropping-particle":"","parse-names":false,"suffix":""},{"dropping-particle":"","family":"Morris","given":"Lindsey L.","non-dropping-particle":"","parse-names":false,"suffix":""},{"dropping-particle":"","family":"Singla","given":"Amika","non-dropping-particle":"","parse-names":false,"suffix":""},{"dropping-particle":"","family":"Overlee","given":"Brittany L.","non-dropping-particle":"","parse-names":false,"suffix":""},{"dropping-particle":"","family":"Heesom","given":"Kate J.","non-dropping-particle":"","parse-names":false,"suffix":""},{"dropping-particle":"","family":"Sessions","given":"Richard","non-dropping-particle":"","parse-names":false,"suffix":""},{"dropping-particle":"","family":"Banks","given":"Lawrence","non-dropping-particle":"","parse-names":false,"suffix":""},{"dropping-particle":"","family":"Collins","given":"Brett M.","non-dropping-particle":"","parse-names":false,"suffix":""},{"dropping-particle":"","family":"Berger","given":"Imre","non-dropping-particle":"","parse-names":false,"suffix":""},{"dropping-particle":"","family":"Billadeau","given":"Daniel D.","non-dropping-particle":"","parse-names":false,"suffix":""},{"dropping-particle":"","family":"Burstein","given":"Ezra","non-dropping-particle":"","parse-names":false,"suffix":""},{"dropping-particle":"","family":"Cullen","given":"Peter J.","non-dropping-particle":"","parse-names":false,"suffix":""}],"container-title":"Nature Cell Biology","id":"ITEM-2","issue":"10","issued":{"date-parts":[["2017","9","29"]]},"page":"1214-1225","publisher":"Nature Publishing Group","title":"Retriever is a multiprotein complex for retromer-independent endosomal cargo recycling","type":"article-journal","volume":"19"},"uris":["http://www.mendeley.com/documents/?uuid=896fa38d-8972-3d03-a8c6-56540ccab458"]}],"mendeley":{"formattedCitation":"&lt;sup&gt;5,86&lt;/sup&gt;","plainTextFormattedCitation":"5,86","previouslyFormattedCitation":"&lt;sup&gt;5,86&lt;/sup&gt;"},"properties":{"noteIndex":0},"schema":"https://github.com/citation-style-language/schema/raw/master/csl-citation.json"}</w:instrText>
      </w:r>
      <w:r w:rsidR="0073300D" w:rsidRPr="003F70D2">
        <w:rPr>
          <w:rFonts w:asciiTheme="minorBidi" w:hAnsiTheme="minorBidi"/>
        </w:rPr>
        <w:fldChar w:fldCharType="separate"/>
      </w:r>
      <w:r w:rsidR="001B3279" w:rsidRPr="001B3279">
        <w:rPr>
          <w:rFonts w:asciiTheme="minorBidi" w:hAnsiTheme="minorBidi"/>
          <w:noProof/>
          <w:vertAlign w:val="superscript"/>
        </w:rPr>
        <w:t>5,86</w:t>
      </w:r>
      <w:r w:rsidR="0073300D" w:rsidRPr="003F70D2">
        <w:rPr>
          <w:rFonts w:asciiTheme="minorBidi" w:hAnsiTheme="minorBidi"/>
        </w:rPr>
        <w:fldChar w:fldCharType="end"/>
      </w:r>
      <w:r w:rsidR="00394B8B" w:rsidRPr="003F70D2">
        <w:rPr>
          <w:rFonts w:asciiTheme="minorBidi" w:hAnsiTheme="minorBidi"/>
        </w:rPr>
        <w:t>.</w:t>
      </w:r>
      <w:r w:rsidR="00394B8B">
        <w:rPr>
          <w:rFonts w:asciiTheme="minorBidi" w:hAnsiTheme="minorBidi"/>
        </w:rPr>
        <w:t xml:space="preserve"> </w:t>
      </w:r>
      <w:r w:rsidR="00164CC6">
        <w:rPr>
          <w:rFonts w:asciiTheme="minorBidi" w:hAnsiTheme="minorBidi"/>
        </w:rPr>
        <w:t>W</w:t>
      </w:r>
      <w:r w:rsidR="000D710D">
        <w:rPr>
          <w:rFonts w:asciiTheme="minorBidi" w:hAnsiTheme="minorBidi"/>
        </w:rPr>
        <w:t xml:space="preserve">hile previous studies </w:t>
      </w:r>
      <w:r w:rsidR="00AA1A72">
        <w:rPr>
          <w:rFonts w:asciiTheme="minorBidi" w:hAnsiTheme="minorBidi"/>
        </w:rPr>
        <w:t xml:space="preserve">have </w:t>
      </w:r>
      <w:r w:rsidR="000D710D">
        <w:rPr>
          <w:rFonts w:asciiTheme="minorBidi" w:hAnsiTheme="minorBidi"/>
        </w:rPr>
        <w:t xml:space="preserve">indicated that </w:t>
      </w:r>
      <w:r w:rsidR="00D105D1">
        <w:rPr>
          <w:rFonts w:asciiTheme="minorBidi" w:hAnsiTheme="minorBidi"/>
        </w:rPr>
        <w:t>R</w:t>
      </w:r>
      <w:r w:rsidR="000D710D">
        <w:rPr>
          <w:rFonts w:asciiTheme="minorBidi" w:hAnsiTheme="minorBidi"/>
        </w:rPr>
        <w:t>etromer and CCC influence endosomal localization of WASH</w:t>
      </w:r>
      <w:r w:rsidR="000D710D">
        <w:rPr>
          <w:rFonts w:asciiTheme="minorBidi" w:hAnsiTheme="minorBidi"/>
        </w:rPr>
        <w:fldChar w:fldCharType="begin" w:fldLock="1"/>
      </w:r>
      <w:r w:rsidR="0086372A">
        <w:rPr>
          <w:rFonts w:asciiTheme="minorBidi" w:hAnsiTheme="minorBidi"/>
        </w:rPr>
        <w:instrText>ADDIN CSL_CITATION {"citationItems":[{"id":"ITEM-1","itemData":{"DOI":"10.1091/mbc.E14-06-1073","ISSN":"19394586","PMID":"25355947","abstract":"COMMD1 deficiency results in defective copper homeostasis, but the mechanism for this has remained elusive. Here we report that COMMD1 is directly linked to early endosomes through its interaction with a protein complex containing CCDC22, CCDC93, and C16orf62. This COMMD/CCDC22/CCDC93 (CCC) complex interacts with the multisubunit WASH complex, an evolutionarily conserved system, which is required for endosomal deposition of F-actin and cargo trafficking in conjunction with the retromer. Interactions between the WASH complex subunit FAM21, and the carboxyl-terminal ends of CCDC22 and CCDC93 are responsible for CCC complex recruitment to endosomes. We show that depletion of CCC complex components leads to lack of copper-dependent movement of the copper transporter ATP7A from endosomes, resulting in intracellular copper accumulation and modest alterations in copper homeostasis in humans with CCDC22 mutations. This work provides a mechanistic explanation for the role of COMMD1 in copper homeostasis and uncovers additional genes involved in the regulation of copper transporter recycling.","author":[{"dropping-particle":"","family":"Phillips-Krawczak","given":"Christine A.","non-dropping-particle":"","parse-names":false,"suffix":""},{"dropping-particle":"","family":"Singla","given":"Amika","non-dropping-particle":"","parse-names":false,"suffix":""},{"dropping-particle":"","family":"Starokadomskyy","given":"Petro","non-dropping-particle":"","parse-names":false,"suffix":""},{"dropping-particle":"","family":"Deng","given":"Zhihui","non-dropping-particle":"","parse-names":false,"suffix":""},{"dropping-particle":"","family":"Osborne","given":"Douglas G.","non-dropping-particle":"","parse-names":false,"suffix":""},{"dropping-particle":"","family":"Li","given":"Haiying","non-dropping-particle":"","parse-names":false,"suffix":""},{"dropping-particle":"","family":"Dick","given":"Christopher J.","non-dropping-particle":"","parse-names":false,"suffix":""},{"dropping-particle":"","family":"Gomez","given":"Timothy S.","non-dropping-particle":"","parse-names":false,"suffix":""},{"dropping-particle":"","family":"Koenecke","given":"Megan","non-dropping-particle":"","parse-names":false,"suffix":""},{"dropping-particle":"","family":"Zhang","given":"Jin San","non-dropping-particle":"","parse-names":false,"suffix":""},{"dropping-particle":"","family":"Dai","given":"Haiming","non-dropping-particle":"","parse-names":false,"suffix":""},{"dropping-particle":"","family":"Sifuentes-Dominguez","given":"Luis F.","non-dropping-particle":"","parse-names":false,"suffix":""},{"dropping-particle":"","family":"Geng","given":"Linda N.","non-dropping-particle":"","parse-names":false,"suffix":""},{"dropping-particle":"","family":"Kaufmann","given":"Scott H.","non-dropping-particle":"","parse-names":false,"suffix":""},{"dropping-particle":"","family":"Hein","given":"Marco Y.","non-dropping-particle":"","parse-names":false,"suffix":""},{"dropping-particle":"","family":"Wallis","given":"Mathew","non-dropping-particle":"","parse-names":false,"suffix":""},{"dropping-particle":"","family":"McGaughran","given":"Julie","non-dropping-particle":"","parse-names":false,"suffix":""},{"dropping-particle":"","family":"Gecz","given":"Jozef","non-dropping-particle":"","parse-names":false,"suffix":""},{"dropping-particle":"","family":"Sluis","given":"Bart","non-dropping-particle":"Van De","parse-names":false,"suffix":""},{"dropping-particle":"","family":"Billadeau","given":"Daniel D.","non-dropping-particle":"","parse-names":false,"suffix":""},{"dropping-particle":"","family":"Burstein","given":"Ezra","non-dropping-particle":"","parse-names":false,"suffix":""}],"container-title":"Molecular Biology of the Cell","id":"ITEM-1","issue":"1","issued":{"date-parts":[["2015","1","1"]]},"page":"91-103","publisher":"American Society for Cell Biology","title":"COMMD1 is linked to the WASH complex and regulates endosomal trafficking of the copper transporter ATP7A","type":"article-journal","volume":"26"},"uris":["http://www.mendeley.com/documents/?uuid=06dfb8a6-13f2-3701-9a8b-b6f0375318bd"]},{"id":"ITEM-2","itemData":{"DOI":"10.1038/s41467-019-12221-6","ISSN":"20411723","abstract":"Protein recycling through the endolysosomal system relies on molecular assemblies that interact with cargo proteins, membranes, and effector molecules. Among them, the COMMD/CCDC22/CCDC93 (CCC) complex plays a critical role in recycling events. While CCC is closely associated with retriever, a cargo recognition complex, its mechanism of action remains unexplained. Herein we show that CCC and retriever are closely linked through sharing a common subunit (VPS35L), yet the integrity of CCC, but not retriever, is required to maintain normal endosomal levels of phosphatidylinositol-3-phosphate (PI(3)P). CCC complex depletion leads to elevated PI(3)P levels, enhanced recruitment and activation of WASH (an actin nucleation promoting factor), excess endosomal F-actin and trapping of internalized receptors. Mechanistically, we find that CCC regulates the phosphorylation and endosomal recruitment of the PI(3)P phosphatase MTMR2. Taken together, we show that the regulation of PI(3)P levels by the CCC complex is critical to protein recycling in the endosomal compartment.","author":[{"dropping-particle":"","family":"Singla","given":"Amika","non-dropping-particle":"","parse-names":false,"suffix":""},{"dropping-particle":"","family":"Fedoseienko","given":"Alina","non-dropping-particle":"","parse-names":false,"suffix":""},{"dropping-particle":"","family":"Giridharan","given":"Sai S.P.","non-dropping-particle":"","parse-names":false,"suffix":""},{"dropping-particle":"","family":"Overlee","given":"Brittany L.","non-dropping-particle":"","parse-names":false,"suffix":""},{"dropping-particle":"","family":"Lopez","given":"Adam","non-dropping-particle":"","parse-names":false,"suffix":""},{"dropping-particle":"","family":"Jia","given":"Da","non-dropping-particle":"","parse-names":false,"suffix":""},{"dropping-particle":"","family":"Song","given":"Jie","non-dropping-particle":"","parse-names":false,"suffix":""},{"dropping-particle":"","family":"Huff-Hardy","given":"Kayci","non-dropping-particle":"","parse-names":false,"suffix":""},{"dropping-particle":"","family":"Weisman","given":"Lois","non-dropping-particle":"","parse-names":false,"suffix":""},{"dropping-particle":"","family":"Burstein","given":"Ezra","non-dropping-particle":"","parse-names":false,"suffix":""},{"dropping-particle":"","family":"Billadeau","given":"Daniel D.","non-dropping-particle":"","parse-names":false,"suffix":""}],"container-title":"Nature Communications","id":"ITEM-2","issue":"1","issued":{"date-parts":[["2019","12","1"]]},"publisher":"Nature Publishing Group","title":"Endosomal PI(3)P regulation by the COMMD/CCDC22/CCDC93 (CCC) complex controls membrane protein recycling","type":"article-journal","volume":"10"},"uris":["http://www.mendeley.com/documents/?uuid=6e5697eb-069d-3414-8003-ec527af528f1"]},{"id":"ITEM-3","itemData":{"DOI":"10.1042/BJ20111761","ISSN":"02646021","abstract":"The retromer complex is a conserved endosomal protein sorting complex that sorts membrane proteins into nascent endosomal tubules. The recognition of membrane proteins is mediated by the cargo-selective retromer complex, a stable trimer of the Vps35 (vacuolar protein sorting 35), Vps29 and Vps26 proteins. We have recently reported that the cargo-selective retromer complex associates with the WASH (Wiskott-Aldrich syndrome homologue) complex, a multimeric protein complex that regulates tubule dynamics at endosomes. In the present study, we show that the retromer-WASH complex interaction occurs through the long unstructured 'tail' domain of the WASH complex-Fam21 protein binding to Vps35, an interaction that is necessary and sufficient to target the WASH complex to endosomes. The Fam21-tail also binds to FKBP15 (FK506- binding protein 15), a protein associated with ulcerative colitis, to mediate the membrane association of FKBP15. Elevated Fam21- tail expression inhibits the association of the WASH complex with retromer, resulting in increased cytoplasmicWASHcomplex. Additionally, overexpression of the Fam21-tail results in cellspreading defects, implicating the activity of theWASH complex in regulating the mobilization of membrane into the endosome-to-cell surface pathway. © The Authors Journal compilation © 2012 Biochemical Society.","author":[{"dropping-particle":"","family":"Harbour","given":"Michael E.","non-dropping-particle":"","parse-names":false,"suffix":""},{"dropping-particle":"","family":"Breusegem","given":"Sophia Y.","non-dropping-particle":"","parse-names":false,"suffix":""},{"dropping-particle":"","family":"Seaman","given":"Matthew N.J.","non-dropping-particle":"","parse-names":false,"suffix":""}],"container-title":"Biochemical Journal","id":"ITEM-3","issue":"1","issued":{"date-parts":[["2012","2","15"]]},"page":"209-220","title":"Recruitment of the endosomal WASH complex is mediated by the extended 'tail' of Fam21 binding to the retromer protein Vps35","type":"article-journal","volume":"442"},"uris":["http://www.mendeley.com/documents/?uuid=fab9583d-0aae-36ce-8c49-127b51cad2fe"]}],"mendeley":{"formattedCitation":"&lt;sup&gt;11,15,84&lt;/sup&gt;","plainTextFormattedCitation":"11,15,84","previouslyFormattedCitation":"&lt;sup&gt;11,15,84&lt;/sup&gt;"},"properties":{"noteIndex":0},"schema":"https://github.com/citation-style-language/schema/raw/master/csl-citation.json"}</w:instrText>
      </w:r>
      <w:r w:rsidR="000D710D">
        <w:rPr>
          <w:rFonts w:asciiTheme="minorBidi" w:hAnsiTheme="minorBidi"/>
        </w:rPr>
        <w:fldChar w:fldCharType="separate"/>
      </w:r>
      <w:r w:rsidR="001B3279" w:rsidRPr="001B3279">
        <w:rPr>
          <w:rFonts w:asciiTheme="minorBidi" w:hAnsiTheme="minorBidi"/>
          <w:noProof/>
          <w:vertAlign w:val="superscript"/>
        </w:rPr>
        <w:t>11,15,84</w:t>
      </w:r>
      <w:r w:rsidR="000D710D">
        <w:rPr>
          <w:rFonts w:asciiTheme="minorBidi" w:hAnsiTheme="minorBidi"/>
        </w:rPr>
        <w:fldChar w:fldCharType="end"/>
      </w:r>
      <w:r w:rsidR="000D710D">
        <w:rPr>
          <w:rFonts w:asciiTheme="minorBidi" w:hAnsiTheme="minorBidi"/>
        </w:rPr>
        <w:t xml:space="preserve">, our findings of </w:t>
      </w:r>
      <w:r w:rsidR="00164CC6">
        <w:rPr>
          <w:rFonts w:asciiTheme="minorBidi" w:hAnsiTheme="minorBidi"/>
        </w:rPr>
        <w:t xml:space="preserve">altered endosomal networks containing </w:t>
      </w:r>
      <w:r w:rsidR="000D710D">
        <w:rPr>
          <w:rFonts w:asciiTheme="minorBidi" w:hAnsiTheme="minorBidi"/>
        </w:rPr>
        <w:t xml:space="preserve">decreased </w:t>
      </w:r>
      <w:r w:rsidR="00D105D1">
        <w:rPr>
          <w:rFonts w:asciiTheme="minorBidi" w:hAnsiTheme="minorBidi"/>
        </w:rPr>
        <w:t>R</w:t>
      </w:r>
      <w:r w:rsidR="000D710D">
        <w:rPr>
          <w:rFonts w:asciiTheme="minorBidi" w:hAnsiTheme="minorBidi"/>
        </w:rPr>
        <w:t xml:space="preserve">etromer, </w:t>
      </w:r>
      <w:r w:rsidR="00D105D1">
        <w:rPr>
          <w:rFonts w:asciiTheme="minorBidi" w:hAnsiTheme="minorBidi"/>
        </w:rPr>
        <w:t>R</w:t>
      </w:r>
      <w:r w:rsidR="000D710D">
        <w:rPr>
          <w:rFonts w:asciiTheme="minorBidi" w:hAnsiTheme="minorBidi"/>
        </w:rPr>
        <w:t xml:space="preserve">etriever, and CCC protein levels in </w:t>
      </w:r>
      <w:r w:rsidR="001832F2" w:rsidRPr="00F472E1">
        <w:rPr>
          <w:rFonts w:asciiTheme="minorBidi" w:hAnsiTheme="minorBidi"/>
        </w:rPr>
        <w:t>SWIP</w:t>
      </w:r>
      <w:r w:rsidR="001832F2" w:rsidRPr="00F472E1">
        <w:rPr>
          <w:rFonts w:asciiTheme="minorBidi" w:hAnsiTheme="minorBidi"/>
          <w:vertAlign w:val="superscript"/>
        </w:rPr>
        <w:t>P1019R</w:t>
      </w:r>
      <w:r w:rsidR="001832F2" w:rsidRPr="000D710D" w:rsidDel="001832F2">
        <w:rPr>
          <w:rFonts w:asciiTheme="minorBidi" w:hAnsiTheme="minorBidi"/>
          <w:i/>
          <w:iCs/>
        </w:rPr>
        <w:t xml:space="preserve"> </w:t>
      </w:r>
      <w:r w:rsidR="000D710D">
        <w:rPr>
          <w:rFonts w:asciiTheme="minorBidi" w:hAnsiTheme="minorBidi"/>
        </w:rPr>
        <w:t xml:space="preserve">mutant brain point to a possible feedback mechanism wherein WASH impacts the protein abundance and/or stability of these interactors (Fig </w:t>
      </w:r>
      <w:r w:rsidR="00DF35DC">
        <w:rPr>
          <w:rFonts w:asciiTheme="minorBidi" w:hAnsiTheme="minorBidi"/>
        </w:rPr>
        <w:t>2</w:t>
      </w:r>
      <w:r w:rsidR="00164CC6">
        <w:rPr>
          <w:rFonts w:asciiTheme="minorBidi" w:hAnsiTheme="minorBidi"/>
        </w:rPr>
        <w:t>, Extended Data Fig</w:t>
      </w:r>
      <w:r w:rsidR="000B649E">
        <w:rPr>
          <w:rFonts w:asciiTheme="minorBidi" w:hAnsiTheme="minorBidi"/>
        </w:rPr>
        <w:t>s</w:t>
      </w:r>
      <w:r w:rsidR="00164CC6">
        <w:rPr>
          <w:rFonts w:asciiTheme="minorBidi" w:hAnsiTheme="minorBidi"/>
        </w:rPr>
        <w:t xml:space="preserve"> </w:t>
      </w:r>
      <w:r w:rsidR="000B649E" w:rsidRPr="00026809">
        <w:rPr>
          <w:rFonts w:asciiTheme="minorBidi" w:hAnsiTheme="minorBidi"/>
        </w:rPr>
        <w:t>3</w:t>
      </w:r>
      <w:r w:rsidR="00BE48A7" w:rsidRPr="00026809">
        <w:rPr>
          <w:rFonts w:asciiTheme="minorBidi" w:hAnsiTheme="minorBidi"/>
        </w:rPr>
        <w:t xml:space="preserve">, </w:t>
      </w:r>
      <w:r w:rsidR="000B649E" w:rsidRPr="00026809">
        <w:rPr>
          <w:rFonts w:asciiTheme="minorBidi" w:hAnsiTheme="minorBidi"/>
        </w:rPr>
        <w:t>4</w:t>
      </w:r>
      <w:r w:rsidR="00BE48A7" w:rsidRPr="00026809">
        <w:rPr>
          <w:rFonts w:asciiTheme="minorBidi" w:hAnsiTheme="minorBidi"/>
        </w:rPr>
        <w:t>b</w:t>
      </w:r>
      <w:r w:rsidR="000D710D">
        <w:rPr>
          <w:rFonts w:asciiTheme="minorBidi" w:hAnsiTheme="minorBidi"/>
        </w:rPr>
        <w:t>).</w:t>
      </w:r>
      <w:r w:rsidR="0001655F">
        <w:rPr>
          <w:rFonts w:asciiTheme="minorBidi" w:hAnsiTheme="minorBidi"/>
        </w:rPr>
        <w:t xml:space="preserve"> Future studies defining the hierarchical interplay between WASH, </w:t>
      </w:r>
      <w:r w:rsidR="00D105D1">
        <w:rPr>
          <w:rFonts w:asciiTheme="minorBidi" w:hAnsiTheme="minorBidi"/>
        </w:rPr>
        <w:t>R</w:t>
      </w:r>
      <w:r w:rsidR="0001655F">
        <w:rPr>
          <w:rFonts w:asciiTheme="minorBidi" w:hAnsiTheme="minorBidi"/>
        </w:rPr>
        <w:t xml:space="preserve">etromer, </w:t>
      </w:r>
      <w:r w:rsidR="00D105D1">
        <w:rPr>
          <w:rFonts w:asciiTheme="minorBidi" w:hAnsiTheme="minorBidi"/>
        </w:rPr>
        <w:t>R</w:t>
      </w:r>
      <w:r w:rsidR="0001655F">
        <w:rPr>
          <w:rFonts w:asciiTheme="minorBidi" w:hAnsiTheme="minorBidi"/>
        </w:rPr>
        <w:t xml:space="preserve">etriever, and CCC in neurons could provide clarity </w:t>
      </w:r>
      <w:r w:rsidR="00C76A36">
        <w:rPr>
          <w:rFonts w:asciiTheme="minorBidi" w:hAnsiTheme="minorBidi"/>
        </w:rPr>
        <w:t>on how these</w:t>
      </w:r>
      <w:r w:rsidR="0001655F">
        <w:rPr>
          <w:rFonts w:asciiTheme="minorBidi" w:hAnsiTheme="minorBidi"/>
        </w:rPr>
        <w:t xml:space="preserve"> </w:t>
      </w:r>
      <w:r w:rsidR="00C76A36">
        <w:rPr>
          <w:rFonts w:asciiTheme="minorBidi" w:hAnsiTheme="minorBidi"/>
        </w:rPr>
        <w:t>mechanisms are organized.</w:t>
      </w:r>
    </w:p>
    <w:p w14:paraId="3A3E3AD8" w14:textId="3187EE5B" w:rsidR="000D710D" w:rsidRDefault="0017180E" w:rsidP="003F70D2">
      <w:pPr>
        <w:spacing w:line="480" w:lineRule="auto"/>
        <w:ind w:firstLine="720"/>
        <w:jc w:val="thaiDistribute"/>
        <w:rPr>
          <w:rFonts w:asciiTheme="minorBidi" w:hAnsiTheme="minorBidi"/>
        </w:rPr>
      </w:pPr>
      <w:r>
        <w:rPr>
          <w:rFonts w:asciiTheme="minorBidi" w:hAnsiTheme="minorBidi"/>
        </w:rPr>
        <w:lastRenderedPageBreak/>
        <w:t xml:space="preserve">In addition to highlighting </w:t>
      </w:r>
      <w:del w:id="584" w:author="Jamie Courtland" w:date="2020-06-23T22:35:00Z">
        <w:r w:rsidDel="00CE2CC3">
          <w:rPr>
            <w:rFonts w:asciiTheme="minorBidi" w:hAnsiTheme="minorBidi"/>
          </w:rPr>
          <w:delText>an intricate endosomal sorting network</w:delText>
        </w:r>
      </w:del>
      <w:ins w:id="585" w:author="Jamie Courtland" w:date="2020-06-23T22:35:00Z">
        <w:r w:rsidR="00CE2CC3">
          <w:rPr>
            <w:rFonts w:asciiTheme="minorBidi" w:hAnsiTheme="minorBidi"/>
          </w:rPr>
          <w:t xml:space="preserve">the neuronal </w:t>
        </w:r>
      </w:ins>
      <w:ins w:id="586" w:author="Jamie Courtland" w:date="2020-06-23T22:36:00Z">
        <w:r w:rsidR="00CE2CC3">
          <w:rPr>
            <w:rFonts w:asciiTheme="minorBidi" w:hAnsiTheme="minorBidi"/>
          </w:rPr>
          <w:t>role</w:t>
        </w:r>
      </w:ins>
      <w:ins w:id="587" w:author="Jamie Courtland" w:date="2020-06-23T22:37:00Z">
        <w:r w:rsidR="00CE2CC3">
          <w:rPr>
            <w:rFonts w:asciiTheme="minorBidi" w:hAnsiTheme="minorBidi"/>
          </w:rPr>
          <w:t>s</w:t>
        </w:r>
      </w:ins>
      <w:ins w:id="588" w:author="Jamie Courtland" w:date="2020-06-23T22:36:00Z">
        <w:r w:rsidR="00CE2CC3">
          <w:rPr>
            <w:rFonts w:asciiTheme="minorBidi" w:hAnsiTheme="minorBidi"/>
          </w:rPr>
          <w:t xml:space="preserve"> of WASH in</w:t>
        </w:r>
      </w:ins>
      <w:ins w:id="589" w:author="Jamie Courtland" w:date="2020-06-23T22:35:00Z">
        <w:r w:rsidR="00CE2CC3">
          <w:rPr>
            <w:rFonts w:asciiTheme="minorBidi" w:hAnsiTheme="minorBidi"/>
          </w:rPr>
          <w:t xml:space="preserve"> CCC- and Retriever-mediated </w:t>
        </w:r>
      </w:ins>
      <w:ins w:id="590" w:author="Jamie Courtland" w:date="2020-06-23T22:36:00Z">
        <w:r w:rsidR="00CE2CC3">
          <w:rPr>
            <w:rFonts w:asciiTheme="minorBidi" w:hAnsiTheme="minorBidi"/>
          </w:rPr>
          <w:t xml:space="preserve">endosomal </w:t>
        </w:r>
      </w:ins>
      <w:ins w:id="591" w:author="Jamie Courtland" w:date="2020-06-23T22:35:00Z">
        <w:r w:rsidR="00CE2CC3">
          <w:rPr>
            <w:rFonts w:asciiTheme="minorBidi" w:hAnsiTheme="minorBidi"/>
          </w:rPr>
          <w:t>sorting</w:t>
        </w:r>
      </w:ins>
      <w:r>
        <w:rPr>
          <w:rFonts w:asciiTheme="minorBidi" w:hAnsiTheme="minorBidi"/>
        </w:rPr>
        <w:t xml:space="preserve">, our proteomics also identified protein </w:t>
      </w:r>
      <w:r w:rsidR="0001305F">
        <w:rPr>
          <w:rFonts w:asciiTheme="minorBidi" w:hAnsiTheme="minorBidi"/>
        </w:rPr>
        <w:t xml:space="preserve">networks </w:t>
      </w:r>
      <w:r>
        <w:rPr>
          <w:rFonts w:asciiTheme="minorBidi" w:hAnsiTheme="minorBidi"/>
        </w:rPr>
        <w:t xml:space="preserve">with increased abundance in </w:t>
      </w:r>
      <w:r w:rsidR="001832F2" w:rsidRPr="00F472E1">
        <w:rPr>
          <w:rFonts w:asciiTheme="minorBidi" w:hAnsiTheme="minorBidi"/>
        </w:rPr>
        <w:t>SWIP</w:t>
      </w:r>
      <w:r w:rsidR="001832F2" w:rsidRPr="00F472E1">
        <w:rPr>
          <w:rFonts w:asciiTheme="minorBidi" w:hAnsiTheme="minorBidi"/>
          <w:vertAlign w:val="superscript"/>
        </w:rPr>
        <w:t>P1019R</w:t>
      </w:r>
      <w:r w:rsidRPr="00B66BB9">
        <w:rPr>
          <w:rFonts w:asciiTheme="minorBidi" w:hAnsiTheme="minorBidi"/>
          <w:i/>
          <w:iCs/>
        </w:rPr>
        <w:t xml:space="preserve"> </w:t>
      </w:r>
      <w:r>
        <w:rPr>
          <w:rFonts w:asciiTheme="minorBidi" w:hAnsiTheme="minorBidi"/>
        </w:rPr>
        <w:t>mutant brain</w:t>
      </w:r>
      <w:r w:rsidR="00C93738">
        <w:rPr>
          <w:rFonts w:asciiTheme="minorBidi" w:hAnsiTheme="minorBidi"/>
        </w:rPr>
        <w:t xml:space="preserve"> (M2, Fig 2f</w:t>
      </w:r>
      <w:r w:rsidR="00BE48A7">
        <w:rPr>
          <w:rFonts w:asciiTheme="minorBidi" w:hAnsiTheme="minorBidi"/>
        </w:rPr>
        <w:t>-g</w:t>
      </w:r>
      <w:r w:rsidR="00C93738">
        <w:rPr>
          <w:rFonts w:asciiTheme="minorBidi" w:hAnsiTheme="minorBidi"/>
        </w:rPr>
        <w:t xml:space="preserve">; Extended Data </w:t>
      </w:r>
      <w:r w:rsidR="00C93738" w:rsidRPr="00026809">
        <w:rPr>
          <w:rFonts w:asciiTheme="minorBidi" w:hAnsiTheme="minorBidi"/>
        </w:rPr>
        <w:t xml:space="preserve">Fig </w:t>
      </w:r>
      <w:ins w:id="592" w:author="Jamie Courtland" w:date="2020-06-26T12:20:00Z">
        <w:r w:rsidR="00026809" w:rsidRPr="00026809">
          <w:rPr>
            <w:rFonts w:asciiTheme="minorBidi" w:hAnsiTheme="minorBidi"/>
            <w:rPrChange w:id="593" w:author="Jamie Courtland" w:date="2020-06-26T12:20:00Z">
              <w:rPr>
                <w:rFonts w:asciiTheme="minorBidi" w:hAnsiTheme="minorBidi"/>
                <w:highlight w:val="yellow"/>
              </w:rPr>
            </w:rPrChange>
          </w:rPr>
          <w:t>4</w:t>
        </w:r>
        <w:r w:rsidR="00026809" w:rsidRPr="00026809">
          <w:rPr>
            <w:rFonts w:asciiTheme="minorBidi" w:hAnsiTheme="minorBidi"/>
            <w:rPrChange w:id="594" w:author="Jamie Courtland" w:date="2020-06-26T12:20:00Z">
              <w:rPr>
                <w:rFonts w:asciiTheme="minorBidi" w:hAnsiTheme="minorBidi"/>
                <w:highlight w:val="yellow"/>
              </w:rPr>
            </w:rPrChange>
          </w:rPr>
          <w:t>c-d,g</w:t>
        </w:r>
      </w:ins>
      <w:r w:rsidR="00C93738" w:rsidRPr="00026809">
        <w:rPr>
          <w:rFonts w:asciiTheme="minorBidi" w:hAnsiTheme="minorBidi"/>
          <w:rPrChange w:id="595" w:author="Jamie Courtland" w:date="2020-06-26T12:20:00Z">
            <w:rPr>
              <w:rFonts w:asciiTheme="minorBidi" w:hAnsiTheme="minorBidi"/>
              <w:highlight w:val="yellow"/>
            </w:rPr>
          </w:rPrChange>
        </w:rPr>
        <w:t>)</w:t>
      </w:r>
      <w:r w:rsidRPr="00026809">
        <w:rPr>
          <w:rFonts w:asciiTheme="minorBidi" w:hAnsiTheme="minorBidi"/>
          <w:rPrChange w:id="596" w:author="Jamie Courtland" w:date="2020-06-26T12:20:00Z">
            <w:rPr>
              <w:rFonts w:asciiTheme="minorBidi" w:hAnsiTheme="minorBidi"/>
              <w:highlight w:val="yellow"/>
            </w:rPr>
          </w:rPrChange>
        </w:rPr>
        <w:t>.</w:t>
      </w:r>
      <w:r>
        <w:rPr>
          <w:rFonts w:asciiTheme="minorBidi" w:hAnsiTheme="minorBidi"/>
        </w:rPr>
        <w:t xml:space="preserve"> The proteins </w:t>
      </w:r>
      <w:r w:rsidR="0001305F">
        <w:rPr>
          <w:rFonts w:asciiTheme="minorBidi" w:hAnsiTheme="minorBidi"/>
        </w:rPr>
        <w:t xml:space="preserve">in these modules </w:t>
      </w:r>
      <w:r>
        <w:rPr>
          <w:rFonts w:asciiTheme="minorBidi" w:hAnsiTheme="minorBidi"/>
        </w:rPr>
        <w:t xml:space="preserve">fell into two interesting categories: lysosomal enzymes and </w:t>
      </w:r>
      <w:r w:rsidR="006D07AC">
        <w:rPr>
          <w:rFonts w:asciiTheme="minorBidi" w:hAnsiTheme="minorBidi"/>
        </w:rPr>
        <w:t xml:space="preserve">proteins involved in the </w:t>
      </w:r>
      <w:r w:rsidR="006402B5">
        <w:rPr>
          <w:rFonts w:asciiTheme="minorBidi" w:hAnsiTheme="minorBidi"/>
        </w:rPr>
        <w:t>endoplasmic reticulum (</w:t>
      </w:r>
      <w:r w:rsidR="006D07AC">
        <w:rPr>
          <w:rFonts w:asciiTheme="minorBidi" w:hAnsiTheme="minorBidi"/>
        </w:rPr>
        <w:t>ER</w:t>
      </w:r>
      <w:r w:rsidR="006402B5">
        <w:rPr>
          <w:rFonts w:asciiTheme="minorBidi" w:hAnsiTheme="minorBidi"/>
        </w:rPr>
        <w:t>)</w:t>
      </w:r>
      <w:r w:rsidR="006D07AC">
        <w:rPr>
          <w:rFonts w:asciiTheme="minorBidi" w:hAnsiTheme="minorBidi"/>
        </w:rPr>
        <w:t xml:space="preserve"> stress response. Of note, </w:t>
      </w:r>
      <w:r w:rsidR="000B649E">
        <w:rPr>
          <w:rFonts w:asciiTheme="minorBidi" w:hAnsiTheme="minorBidi"/>
        </w:rPr>
        <w:t xml:space="preserve">some of the </w:t>
      </w:r>
      <w:r w:rsidR="006D07AC">
        <w:rPr>
          <w:rFonts w:asciiTheme="minorBidi" w:hAnsiTheme="minorBidi"/>
        </w:rPr>
        <w:t>lysosomal enzymes</w:t>
      </w:r>
      <w:r w:rsidR="0019226D">
        <w:rPr>
          <w:rFonts w:asciiTheme="minorBidi" w:hAnsiTheme="minorBidi"/>
        </w:rPr>
        <w:t xml:space="preserve"> with </w:t>
      </w:r>
      <w:r w:rsidR="00755289">
        <w:rPr>
          <w:rFonts w:asciiTheme="minorBidi" w:hAnsiTheme="minorBidi"/>
        </w:rPr>
        <w:t xml:space="preserve">elevated </w:t>
      </w:r>
      <w:r w:rsidR="0019226D">
        <w:rPr>
          <w:rFonts w:asciiTheme="minorBidi" w:hAnsiTheme="minorBidi"/>
        </w:rPr>
        <w:t>levels</w:t>
      </w:r>
      <w:r w:rsidR="007323B0">
        <w:rPr>
          <w:rFonts w:asciiTheme="minorBidi" w:hAnsiTheme="minorBidi"/>
        </w:rPr>
        <w:t xml:space="preserve"> </w:t>
      </w:r>
      <w:r w:rsidR="00755289">
        <w:rPr>
          <w:rFonts w:asciiTheme="minorBidi" w:hAnsiTheme="minorBidi"/>
        </w:rPr>
        <w:t xml:space="preserve">in MUT brain </w:t>
      </w:r>
      <w:r w:rsidR="007323B0">
        <w:rPr>
          <w:rFonts w:asciiTheme="minorBidi" w:hAnsiTheme="minorBidi"/>
        </w:rPr>
        <w:t>(</w:t>
      </w:r>
      <w:r w:rsidR="00EA3529" w:rsidRPr="00545BB8">
        <w:rPr>
          <w:rFonts w:asciiTheme="minorBidi" w:hAnsiTheme="minorBidi"/>
        </w:rPr>
        <w:t>GRN</w:t>
      </w:r>
      <w:r w:rsidR="006D07AC" w:rsidRPr="00545BB8">
        <w:rPr>
          <w:rFonts w:asciiTheme="minorBidi" w:hAnsiTheme="minorBidi"/>
        </w:rPr>
        <w:t>,</w:t>
      </w:r>
      <w:r w:rsidR="000A2D9E" w:rsidRPr="00545BB8">
        <w:rPr>
          <w:rFonts w:asciiTheme="minorBidi" w:hAnsiTheme="minorBidi"/>
        </w:rPr>
        <w:t xml:space="preserve"> M2;</w:t>
      </w:r>
      <w:r w:rsidR="006D07AC" w:rsidRPr="00545BB8">
        <w:rPr>
          <w:rFonts w:asciiTheme="minorBidi" w:hAnsiTheme="minorBidi"/>
        </w:rPr>
        <w:t xml:space="preserve"> </w:t>
      </w:r>
      <w:r w:rsidR="00EA3529" w:rsidRPr="00545BB8">
        <w:rPr>
          <w:rFonts w:asciiTheme="minorBidi" w:hAnsiTheme="minorBidi"/>
        </w:rPr>
        <w:t>HEXB</w:t>
      </w:r>
      <w:r w:rsidR="006D07AC" w:rsidRPr="00545BB8">
        <w:rPr>
          <w:rFonts w:asciiTheme="minorBidi" w:hAnsiTheme="minorBidi"/>
        </w:rPr>
        <w:t>,</w:t>
      </w:r>
      <w:r w:rsidR="000A2D9E" w:rsidRPr="00545BB8">
        <w:rPr>
          <w:rFonts w:asciiTheme="minorBidi" w:hAnsiTheme="minorBidi"/>
        </w:rPr>
        <w:t xml:space="preserve"> M6;</w:t>
      </w:r>
      <w:r w:rsidR="006D07AC" w:rsidRPr="00545BB8">
        <w:rPr>
          <w:rFonts w:asciiTheme="minorBidi" w:hAnsiTheme="minorBidi"/>
        </w:rPr>
        <w:t xml:space="preserve"> and </w:t>
      </w:r>
      <w:r w:rsidR="00EA3529" w:rsidRPr="00545BB8">
        <w:rPr>
          <w:rFonts w:asciiTheme="minorBidi" w:hAnsiTheme="minorBidi"/>
        </w:rPr>
        <w:t>G</w:t>
      </w:r>
      <w:ins w:id="597" w:author="Jamie Courtland" w:date="2020-06-24T16:03:00Z">
        <w:r w:rsidR="00EA3529" w:rsidRPr="00545BB8">
          <w:rPr>
            <w:rFonts w:asciiTheme="minorBidi" w:hAnsiTheme="minorBidi"/>
          </w:rPr>
          <w:t>NS</w:t>
        </w:r>
      </w:ins>
      <w:ins w:id="598" w:author="Jamie Courtland" w:date="2020-06-24T11:44:00Z">
        <w:r w:rsidR="000A2D9E">
          <w:rPr>
            <w:rFonts w:asciiTheme="minorBidi" w:hAnsiTheme="minorBidi"/>
          </w:rPr>
          <w:t>, M2</w:t>
        </w:r>
      </w:ins>
      <w:ins w:id="599" w:author="Jamie Courtland" w:date="2020-06-25T20:28:00Z">
        <w:r w:rsidR="00FD5B4F">
          <w:rPr>
            <w:rFonts w:asciiTheme="minorBidi" w:hAnsiTheme="minorBidi"/>
          </w:rPr>
          <w:t>13</w:t>
        </w:r>
      </w:ins>
      <w:r w:rsidR="0019226D">
        <w:rPr>
          <w:rFonts w:asciiTheme="minorBidi" w:hAnsiTheme="minorBidi"/>
        </w:rPr>
        <w:t xml:space="preserve">; Extended Data Fig </w:t>
      </w:r>
      <w:r w:rsidR="000B649E" w:rsidRPr="00026809">
        <w:rPr>
          <w:rFonts w:asciiTheme="minorBidi" w:hAnsiTheme="minorBidi"/>
        </w:rPr>
        <w:t>3</w:t>
      </w:r>
      <w:r w:rsidR="00BE48A7">
        <w:rPr>
          <w:rFonts w:asciiTheme="minorBidi" w:hAnsiTheme="minorBidi"/>
        </w:rPr>
        <w:t>, 4c</w:t>
      </w:r>
      <w:r w:rsidR="007323B0">
        <w:rPr>
          <w:rFonts w:asciiTheme="minorBidi" w:hAnsiTheme="minorBidi"/>
        </w:rPr>
        <w:t>)</w:t>
      </w:r>
      <w:r w:rsidR="006D07AC">
        <w:rPr>
          <w:rFonts w:asciiTheme="minorBidi" w:hAnsiTheme="minorBidi"/>
        </w:rPr>
        <w:t xml:space="preserve"> are </w:t>
      </w:r>
      <w:ins w:id="600" w:author="Jamie Courtland" w:date="2020-06-23T22:28:00Z">
        <w:r w:rsidR="00CE2CC3">
          <w:rPr>
            <w:rFonts w:asciiTheme="minorBidi" w:hAnsiTheme="minorBidi"/>
          </w:rPr>
          <w:t>also</w:t>
        </w:r>
      </w:ins>
      <w:ins w:id="601" w:author="Jamie Courtland" w:date="2020-06-23T22:29:00Z">
        <w:r w:rsidR="00CE2CC3">
          <w:rPr>
            <w:rFonts w:asciiTheme="minorBidi" w:hAnsiTheme="minorBidi"/>
          </w:rPr>
          <w:t xml:space="preserve"> </w:t>
        </w:r>
      </w:ins>
      <w:r w:rsidR="006D07AC">
        <w:rPr>
          <w:rFonts w:asciiTheme="minorBidi" w:hAnsiTheme="minorBidi"/>
        </w:rPr>
        <w:t xml:space="preserve">implicated in lysosomal storage disorders, </w:t>
      </w:r>
      <w:r w:rsidR="007323B0">
        <w:rPr>
          <w:rFonts w:asciiTheme="minorBidi" w:hAnsiTheme="minorBidi"/>
        </w:rPr>
        <w:t xml:space="preserve">where they </w:t>
      </w:r>
      <w:r w:rsidR="006D07AC">
        <w:rPr>
          <w:rFonts w:asciiTheme="minorBidi" w:hAnsiTheme="minorBidi"/>
        </w:rPr>
        <w:t>generally have decreased</w:t>
      </w:r>
      <w:r w:rsidR="007323B0">
        <w:rPr>
          <w:rFonts w:asciiTheme="minorBidi" w:hAnsiTheme="minorBidi"/>
        </w:rPr>
        <w:t>, rather than increased,</w:t>
      </w:r>
      <w:r w:rsidR="006D07AC">
        <w:rPr>
          <w:rFonts w:asciiTheme="minorBidi" w:hAnsiTheme="minorBidi"/>
        </w:rPr>
        <w:t xml:space="preserve"> function or expression</w:t>
      </w:r>
      <w:r w:rsidR="00894B60">
        <w:rPr>
          <w:rFonts w:asciiTheme="minorBidi" w:hAnsiTheme="minorBidi"/>
        </w:rPr>
        <w:fldChar w:fldCharType="begin" w:fldLock="1"/>
      </w:r>
      <w:r w:rsidR="0086372A">
        <w:rPr>
          <w:rFonts w:asciiTheme="minorBidi" w:hAnsiTheme="minorBidi"/>
        </w:rPr>
        <w:instrText>ADDIN CSL_CITATION {"citationItems":[{"id":"ITEM-1","itemData":{"DOI":"10.1126/scitranslmed.aah5642","ISSN":"19466242","PMID":"28404863","abstract":"Heterozygous mutations in the GRN gene lead to progranulin (PGRN) haploinsufficiency and cause frontotemporal dementia (FTD), a neurodegenerative syndrome of older adults. Homozygous GRN mutations, on the other hand, lead to complete PGRN loss and cause neuronal ceroid lipofuscinosis (NCL), a lysosomal storage disease usually seen in children. Given that the predominant clinical and pathological features of FTD and NCL are distinct, it is controversial whether the diseasemechanisms associated with complete and partial PGRN loss are similar or distinct.We show that PGRN haploinsufficiency leads to NCL-like features in humans, some occurring before dementia onset. Noninvasive retinal imaging revealed preclinical retinal lipofuscinosis in heterozygous GRN mutation carriers. Increased lipofuscinosis and intracellular NCL-like storage material also occurred in postmortem cortex of heterozygous GRN mutation carriers. Lymphoblasts from heterozygous GRN mutation carriers accumulated prominent NCL-like storagematerial, which could be rescued by normalizing PGRN expression. Fibroblasts from heterozygous GRN mutation carriers showed impaired lysosomal protease activity. Our findings indicate that progranulin haploinsufficiency caused accumulation of NCL-like storagematerial and early retinal abnormalities in humans and implicate lysosomal dysfunction as a central disease process in GRN-Associated FTD and GRN-Associated NCL.","author":[{"dropping-particle":"","family":"Ward","given":"Michael E.","non-dropping-particle":"","parse-names":false,"suffix":""},{"dropping-particle":"","family":"Chen","given":"Robert","non-dropping-particle":"","parse-names":false,"suffix":""},{"dropping-particle":"","family":"Huang","given":"Hsin Yi","non-dropping-particle":"","parse-names":false,"suffix":""},{"dropping-particle":"","family":"Ludwig","given":"Connor","non-dropping-particle":"","parse-names":false,"suffix":""},{"dropping-particle":"","family":"Telpoukhovskaia","given":"Maria","non-dropping-particle":"","parse-names":false,"suffix":""},{"dropping-particle":"","family":"Taubes","given":"Ali","non-dropping-particle":"","parse-names":false,"suffix":""},{"dropping-particle":"","family":"Boudin","given":"Helene","non-dropping-particle":"","parse-names":false,"suffix":""},{"dropping-particle":"","family":"Minami","given":"Sakura S.","non-dropping-particle":"","parse-names":false,"suffix":""},{"dropping-particle":"","family":"Reichert","given":"Meredith","non-dropping-particle":"","parse-names":false,"suffix":""},{"dropping-particle":"","family":"Albrecht","given":"Philipp","non-dropping-particle":"","parse-names":false,"suffix":""},{"dropping-particle":"","family":"Gelfand","given":"Jeffrey M.","non-dropping-particle":"","parse-names":false,"suffix":""},{"dropping-particle":"","family":"Cruz-Herranz","given":"Andres","non-dropping-particle":"","parse-names":false,"suffix":""},{"dropping-particle":"","family":"Cordano","given":"Christian","non-dropping-particle":"","parse-names":false,"suffix":""},{"dropping-particle":"V.","family":"Alavi","given":"Marcel","non-dropping-particle":"","parse-names":false,"suffix":""},{"dropping-particle":"","family":"Leslie","given":"Shannon","non-dropping-particle":"","parse-names":false,"suffix":""},{"dropping-particle":"","family":"Seeley","given":"William W.","non-dropping-particle":"","parse-names":false,"suffix":""},{"dropping-particle":"","family":"Miller","given":"Bruce L.","non-dropping-particle":"","parse-names":false,"suffix":""},{"dropping-particle":"","family":"Bigio","given":"Eileen","non-dropping-particle":"","parse-names":false,"suffix":""},{"dropping-particle":"","family":"Mesulam","given":"Marek Marsel","non-dropping-particle":"","parse-names":false,"suffix":""},{"dropping-particle":"","family":"Bogyo","given":"Matthew S.","non-dropping-particle":"","parse-names":false,"suffix":""},{"dropping-particle":"","family":"Mackenzie","given":"Ian R.","non-dropping-particle":"","parse-names":false,"suffix":""},{"dropping-particle":"","family":"Staropoli","given":"John F.","non-dropping-particle":"","parse-names":false,"suffix":""},{"dropping-particle":"","family":"Cotman","given":"Susan L.","non-dropping-particle":"","parse-names":false,"suffix":""},{"dropping-particle":"","family":"Huang","given":"Eric J.","non-dropping-particle":"","parse-names":false,"suffix":""},{"dropping-particle":"","family":"Gan","given":"Li","non-dropping-particle":"","parse-names":false,"suffix":""},{"dropping-particle":"","family":"Green","given":"Ari J.","non-dropping-particle":"","parse-names":false,"suffix":""}],"container-title":"Science Translational Medicine","id":"ITEM-1","issue":"385","issued":{"date-parts":[["2017","4","12"]]},"publisher":"American Association for the Advancement of Science","title":"Individuals with progranulin haploinsufficiency exhibit features of neuronal ceroid lipofuscinosis","type":"article-journal","volume":"9"},"uris":["http://www.mendeley.com/documents/?uuid=a38a0d41-3eef-325c-9b3f-59381571352e"]},{"id":"ITEM-2","itemData":{"DOI":"10.1007/s10048-008-0145-1","ISSN":"13646745","abstract":"We report the molecular characterization of 12 unrelated Italian patients affected with Sandhoff disease (SD), a recessively inherited disorder caused by mutations in HEXB gene. We identified 11 different mutations of which six are novel: one large deletion of 2,406 nt, (c.299+1471-408del2406), one frameshift mutation c.965delT (p.I322fsX32), one nonsense c.1372C&gt;T (p.Q458X), and three splicing mutations (c.299G&gt;T, c.300-2A&gt;G and c.512-1G&gt;T). One allele was only characterized at the messenger RNA (mRNA) level (r</w:instrText>
      </w:r>
      <w:r w:rsidR="0086372A">
        <w:rPr>
          <w:rFonts w:ascii="Cambria Math" w:hAnsi="Cambria Math" w:cs="Cambria Math"/>
        </w:rPr>
        <w:instrText>∈</w:instrText>
      </w:r>
      <w:r w:rsidR="0086372A">
        <w:rPr>
          <w:rFonts w:asciiTheme="minorBidi" w:hAnsiTheme="minorBidi"/>
        </w:rPr>
        <w:instrText>=</w:instrText>
      </w:r>
      <w:r w:rsidR="0086372A">
        <w:rPr>
          <w:rFonts w:ascii="Cambria Math" w:hAnsi="Cambria Math" w:cs="Cambria Math"/>
        </w:rPr>
        <w:instrText>∈</w:instrText>
      </w:r>
      <w:r w:rsidR="0086372A">
        <w:rPr>
          <w:rFonts w:asciiTheme="minorBidi" w:hAnsiTheme="minorBidi"/>
        </w:rPr>
        <w:instrText>1170- 1242del). Real-time polymerase chain reaction analysis of the HEXB mRNA from fibroblasts derived from patients carrying the novel point mutations showed that the presence of the premature termination codon in the transcript bearing the mutation c.965delT triggers the nonsense-mediated decay (NMD) pathway, which results in the degradation of the aberrant mRNA. The presence of the c.299G&gt;T mutation leads to the degradation of the mutated mRNA by a mechanism other than NMD, while mutations c.300-2A&gt;G and c.512-1G&gt;T cause the expression of aberrant transcripts. In our group, the most frequent mutation was c.850C&gt;T (p.R284X) representing 29% of the alleles. Haplotype analysis suggested that this mutation did not originate from a single genetic event. Interestingly, the common 16-kb deletion mutation was absent. This work provides valuable information regarding the molecular genetics of SD in Italy and provides new insights into the molecular basis of the disease. © 2008 Springer-Verlag.","author":[{"dropping-particle":"","family":"Zampieri","given":"Stefania","non-dropping-particle":"","parse-names":false,"suffix":""},{"dropping-particle":"","family":"Filocamo","given":"Mirella","non-dropping-particle":"","parse-names":false,"suffix":""},{"dropping-particle":"","family":"Buratti","given":"Emanuele","non-dropping-particle":"","parse-names":false,"suffix":""},{"dropping-particle":"","family":"Stroppiano","given":"Marina","non-dropping-particle":"","parse-names":false,"suffix":""},{"dropping-particle":"","family":"Vlahovicek","given":"Kristian","non-dropping-particle":"","parse-names":false,"suffix":""},{"dropping-particle":"","family":"Rosso","given":"Natalia","non-dropping-particle":"","parse-names":false,"suffix":""},{"dropping-particle":"","family":"Bignulin","given":"Eleonora","non-dropping-particle":"","parse-names":false,"suffix":""},{"dropping-particle":"","family":"Regis","given":"Stefano","non-dropping-particle":"","parse-names":false,"suffix":""},{"dropping-particle":"","family":"Carnevale","given":"Franco","non-dropping-particle":"","parse-names":false,"suffix":""},{"dropping-particle":"","family":"Bembi","given":"Bruno","non-dropping-particle":"","parse-names":false,"suffix":""},{"dropping-particle":"","family":"Dardis","given":"Andrea","non-dropping-particle":"","parse-names":false,"suffix":""}],"container-title":"Neurogenetics","id":"ITEM-2","issue":"1","issued":{"date-parts":[["2009","2"]]},"page":"49-58","title":"Molecular and functional analysis of the HEXB gene in Italian patients affected with Sandhoff disease: Identification of six novel alleles","type":"article-journal","volume":"10"},"uris":["http://www.mendeley.com/documents/?uuid=13d34714-e532-35f5-873d-af0fa8e99015"]},{"id":"ITEM-3","itemData":{"DOI":"10.1016/S0888-7543(02)00014-9","ISSN":"08887543","abstract":"Mucopolysaccharidosis type IIID (MPS IIID; Sanfilippo syndrome type D; MIM 252940) is caused by deficiency of the activity of N-acetylglucosamine-6-sulfatase (GNS), which is normally required for degradation of heparan sulfate. The clinical features of MPS IIID include progressive neurodegeneration, with relatively mild somatic symptoms. Biochemical features include accumulation of heparan sulfate and N-acetylglucosamine-6-sulfate in the brain and viscera. To date, diagnosis required a specific lysosomal enzyme assay for GNS activity. From genomic DNA of a subject with MPS IIID, we amplified and sequenced the promoter and 14 exons of GNS. We found a homozygous nonsense mutation in exon 9 (1063C → T), which predicted premature termination of translation (R355X). We also identified two common synonymous coding single-nucleotide polymorphisms and genotyped these in samples from four ethnic groups. This first report of a mutation in GNS resulting in MPS IIID indicates the potential utility of molecular diagnosis for this rare condition. © 2003 Elsevier Science (USA). All rights reserved.","author":[{"dropping-particle":"","family":"Mok","given":"Andrea","non-dropping-particle":"","parse-names":false,"suffix":""},{"dropping-particle":"","family":"Cao","given":"Henian","non-dropping-particle":"","parse-names":false,"suffix":""},{"dropping-particle":"","family":"Hegele","given":"Robert A.","non-dropping-particle":"","parse-names":false,"suffix":""}],"container-title":"Genomics","id":"ITEM-3","issue":"1","issued":{"date-parts":[["2003","1","1"]]},"page":"1-5","publisher":"Academic Press Inc.","title":"Genomic basis of mucopolysaccharidosis type IIID (MIM 252940) revealed by sequencing of GNS encoding N-acetylglucosamine-6-sulfatase","type":"article-journal","volume":"81"},"uris":["http://www.mendeley.com/documents/?uuid=bb3f7c98-3452-3a92-9c7b-611a2df8af46"]}],"mendeley":{"formattedCitation":"&lt;sup&gt;57,87,88&lt;/sup&gt;","plainTextFormattedCitation":"57,87,88","previouslyFormattedCitation":"&lt;sup&gt;57,87,88&lt;/sup&gt;"},"properties":{"noteIndex":0},"schema":"https://github.com/citation-style-language/schema/raw/master/csl-citation.json"}</w:instrText>
      </w:r>
      <w:r w:rsidR="00894B60">
        <w:rPr>
          <w:rFonts w:asciiTheme="minorBidi" w:hAnsiTheme="minorBidi"/>
        </w:rPr>
        <w:fldChar w:fldCharType="separate"/>
      </w:r>
      <w:r w:rsidR="001B3279" w:rsidRPr="001B3279">
        <w:rPr>
          <w:rFonts w:asciiTheme="minorBidi" w:hAnsiTheme="minorBidi"/>
          <w:noProof/>
          <w:vertAlign w:val="superscript"/>
        </w:rPr>
        <w:t>57,87,88</w:t>
      </w:r>
      <w:r w:rsidR="00894B60">
        <w:rPr>
          <w:rFonts w:asciiTheme="minorBidi" w:hAnsiTheme="minorBidi"/>
        </w:rPr>
        <w:fldChar w:fldCharType="end"/>
      </w:r>
      <w:r w:rsidR="006D07AC">
        <w:rPr>
          <w:rFonts w:asciiTheme="minorBidi" w:hAnsiTheme="minorBidi"/>
        </w:rPr>
        <w:t xml:space="preserve">. </w:t>
      </w:r>
      <w:r w:rsidR="00E919C2">
        <w:rPr>
          <w:rFonts w:asciiTheme="minorBidi" w:hAnsiTheme="minorBidi"/>
        </w:rPr>
        <w:t xml:space="preserve">We speculate that loss of WASH function in our mutant mouse model may lead to increased accumulation of cargo and associated machinery at early endosomes (as seen </w:t>
      </w:r>
      <w:r w:rsidR="008F26D7">
        <w:rPr>
          <w:rFonts w:asciiTheme="minorBidi" w:hAnsiTheme="minorBidi"/>
        </w:rPr>
        <w:t xml:space="preserve">in Fig </w:t>
      </w:r>
      <w:r w:rsidR="00DF35DC">
        <w:rPr>
          <w:rFonts w:asciiTheme="minorBidi" w:hAnsiTheme="minorBidi"/>
        </w:rPr>
        <w:t>3</w:t>
      </w:r>
      <w:r w:rsidR="008F26D7">
        <w:rPr>
          <w:rFonts w:asciiTheme="minorBidi" w:hAnsiTheme="minorBidi"/>
        </w:rPr>
        <w:t xml:space="preserve">, </w:t>
      </w:r>
      <w:r w:rsidR="00E919C2">
        <w:rPr>
          <w:rFonts w:asciiTheme="minorBidi" w:hAnsiTheme="minorBidi"/>
        </w:rPr>
        <w:t>enlarged EEA1</w:t>
      </w:r>
      <w:r w:rsidR="00E919C2" w:rsidRPr="002B1B3B">
        <w:rPr>
          <w:rFonts w:asciiTheme="minorBidi" w:hAnsiTheme="minorBidi"/>
          <w:vertAlign w:val="superscript"/>
        </w:rPr>
        <w:t>+</w:t>
      </w:r>
      <w:r w:rsidR="00E919C2">
        <w:rPr>
          <w:rFonts w:asciiTheme="minorBidi" w:hAnsiTheme="minorBidi"/>
        </w:rPr>
        <w:t xml:space="preserve"> puncta), eventually overburdening the vesicles and triggering transition to late endosomes for subsequent fusion with degradative lysosomes</w:t>
      </w:r>
      <w:r w:rsidR="0019226D">
        <w:rPr>
          <w:rFonts w:asciiTheme="minorBidi" w:hAnsiTheme="minorBidi"/>
        </w:rPr>
        <w:t xml:space="preserve"> (Fig 7)</w:t>
      </w:r>
      <w:r w:rsidR="00E919C2">
        <w:rPr>
          <w:rFonts w:asciiTheme="minorBidi" w:hAnsiTheme="minorBidi"/>
        </w:rPr>
        <w:t xml:space="preserve">. This would effectively increase delivery of endosomal substrates to the lysosome compared to baseline, </w:t>
      </w:r>
      <w:r w:rsidR="008F26D7">
        <w:rPr>
          <w:rFonts w:asciiTheme="minorBidi" w:hAnsiTheme="minorBidi"/>
        </w:rPr>
        <w:t>resulting in enlarge</w:t>
      </w:r>
      <w:ins w:id="602" w:author="Jamie Courtland" w:date="2020-06-23T22:30:00Z">
        <w:r w:rsidR="00CE2CC3">
          <w:rPr>
            <w:rFonts w:asciiTheme="minorBidi" w:hAnsiTheme="minorBidi"/>
          </w:rPr>
          <w:t>d,</w:t>
        </w:r>
      </w:ins>
      <w:ins w:id="603" w:author="Jamie Courtland" w:date="2020-06-24T16:03:00Z">
        <w:r w:rsidR="00EA3529">
          <w:rPr>
            <w:rFonts w:asciiTheme="minorBidi" w:hAnsiTheme="minorBidi"/>
          </w:rPr>
          <w:t xml:space="preserve"> </w:t>
        </w:r>
      </w:ins>
      <w:ins w:id="604" w:author="Jamie Courtland" w:date="2020-06-23T22:33:00Z">
        <w:r w:rsidR="00CE2CC3">
          <w:rPr>
            <w:rFonts w:asciiTheme="minorBidi" w:hAnsiTheme="minorBidi"/>
          </w:rPr>
          <w:t>overloaded</w:t>
        </w:r>
      </w:ins>
      <w:ins w:id="605" w:author="Jamie Courtland" w:date="2020-06-23T22:29:00Z">
        <w:r w:rsidR="00CE2CC3">
          <w:rPr>
            <w:rFonts w:asciiTheme="minorBidi" w:hAnsiTheme="minorBidi"/>
          </w:rPr>
          <w:t xml:space="preserve"> </w:t>
        </w:r>
      </w:ins>
      <w:r w:rsidR="008F26D7">
        <w:rPr>
          <w:rFonts w:asciiTheme="minorBidi" w:hAnsiTheme="minorBidi"/>
        </w:rPr>
        <w:t>lysosomal structures</w:t>
      </w:r>
      <w:ins w:id="606" w:author="Jamie Courtland" w:date="2020-06-24T11:50:00Z">
        <w:r w:rsidR="000A2D9E">
          <w:rPr>
            <w:rFonts w:asciiTheme="minorBidi" w:hAnsiTheme="minorBidi"/>
          </w:rPr>
          <w:t xml:space="preserve">, </w:t>
        </w:r>
      </w:ins>
      <w:ins w:id="607" w:author="Jamie Courtland" w:date="2020-06-24T11:52:00Z">
        <w:r w:rsidR="00FE461A">
          <w:rPr>
            <w:rFonts w:asciiTheme="minorBidi" w:hAnsiTheme="minorBidi"/>
          </w:rPr>
          <w:t xml:space="preserve">and elevated </w:t>
        </w:r>
      </w:ins>
      <w:r w:rsidR="00E919C2">
        <w:rPr>
          <w:rFonts w:asciiTheme="minorBidi" w:hAnsiTheme="minorBidi"/>
        </w:rPr>
        <w:t>demand for degradative enzymes</w:t>
      </w:r>
      <w:r w:rsidR="008F26D7">
        <w:rPr>
          <w:rFonts w:asciiTheme="minorBidi" w:hAnsiTheme="minorBidi"/>
        </w:rPr>
        <w:t xml:space="preserve">. </w:t>
      </w:r>
      <w:r w:rsidR="006D07AC">
        <w:rPr>
          <w:rFonts w:asciiTheme="minorBidi" w:hAnsiTheme="minorBidi"/>
        </w:rPr>
        <w:t xml:space="preserve">For </w:t>
      </w:r>
      <w:r w:rsidR="003654E1">
        <w:rPr>
          <w:rFonts w:asciiTheme="minorBidi" w:hAnsiTheme="minorBidi"/>
        </w:rPr>
        <w:t xml:space="preserve">example, </w:t>
      </w:r>
      <w:r w:rsidR="00D06F8B">
        <w:rPr>
          <w:rFonts w:asciiTheme="minorBidi" w:hAnsiTheme="minorBidi"/>
        </w:rPr>
        <w:t xml:space="preserve">since </w:t>
      </w:r>
      <w:r w:rsidR="00E45AB6">
        <w:rPr>
          <w:rFonts w:asciiTheme="minorBidi" w:hAnsiTheme="minorBidi"/>
        </w:rPr>
        <w:t xml:space="preserve">mutant </w:t>
      </w:r>
      <w:r w:rsidR="007B21B8">
        <w:rPr>
          <w:rFonts w:asciiTheme="minorBidi" w:hAnsiTheme="minorBidi"/>
        </w:rPr>
        <w:t xml:space="preserve">neurons </w:t>
      </w:r>
      <w:r w:rsidR="003654E1">
        <w:rPr>
          <w:rFonts w:asciiTheme="minorBidi" w:hAnsiTheme="minorBidi"/>
        </w:rPr>
        <w:t xml:space="preserve">display larger lysosomal structures (Fig </w:t>
      </w:r>
      <w:r w:rsidR="00DF35DC">
        <w:rPr>
          <w:rFonts w:asciiTheme="minorBidi" w:hAnsiTheme="minorBidi"/>
        </w:rPr>
        <w:t>3,4</w:t>
      </w:r>
      <w:r w:rsidR="003654E1">
        <w:rPr>
          <w:rFonts w:asciiTheme="minorBidi" w:hAnsiTheme="minorBidi"/>
        </w:rPr>
        <w:t xml:space="preserve">), </w:t>
      </w:r>
      <w:r w:rsidR="00D06F8B">
        <w:rPr>
          <w:rFonts w:asciiTheme="minorBidi" w:hAnsiTheme="minorBidi"/>
        </w:rPr>
        <w:t>they</w:t>
      </w:r>
      <w:r w:rsidR="003654E1">
        <w:rPr>
          <w:rFonts w:asciiTheme="minorBidi" w:hAnsiTheme="minorBidi"/>
        </w:rPr>
        <w:t xml:space="preserve"> may</w:t>
      </w:r>
      <w:r w:rsidR="006402B5">
        <w:rPr>
          <w:rFonts w:asciiTheme="minorBidi" w:hAnsiTheme="minorBidi"/>
        </w:rPr>
        <w:t xml:space="preserve"> </w:t>
      </w:r>
      <w:r w:rsidR="007B21B8">
        <w:rPr>
          <w:rFonts w:asciiTheme="minorBidi" w:hAnsiTheme="minorBidi"/>
        </w:rPr>
        <w:t>require</w:t>
      </w:r>
      <w:r w:rsidR="006D07AC">
        <w:rPr>
          <w:rFonts w:asciiTheme="minorBidi" w:hAnsiTheme="minorBidi"/>
        </w:rPr>
        <w:t xml:space="preserve"> </w:t>
      </w:r>
      <w:r w:rsidR="007B21B8">
        <w:rPr>
          <w:rFonts w:asciiTheme="minorBidi" w:hAnsiTheme="minorBidi"/>
        </w:rPr>
        <w:t xml:space="preserve">higher quantities of </w:t>
      </w:r>
      <w:r w:rsidR="006D07AC">
        <w:rPr>
          <w:rFonts w:asciiTheme="minorBidi" w:hAnsiTheme="minorBidi"/>
        </w:rPr>
        <w:t>progranulin (</w:t>
      </w:r>
      <w:ins w:id="608" w:author="Jamie Courtland" w:date="2020-06-24T16:03:00Z">
        <w:r w:rsidR="00EA3529" w:rsidRPr="00026809">
          <w:rPr>
            <w:rFonts w:asciiTheme="minorBidi" w:hAnsiTheme="minorBidi"/>
          </w:rPr>
          <w:t>GRN</w:t>
        </w:r>
      </w:ins>
      <w:r w:rsidR="00BE48A7" w:rsidRPr="00026809">
        <w:rPr>
          <w:rFonts w:asciiTheme="minorBidi" w:hAnsiTheme="minorBidi"/>
        </w:rPr>
        <w:t>,</w:t>
      </w:r>
      <w:r w:rsidR="00BE48A7">
        <w:rPr>
          <w:rFonts w:asciiTheme="minorBidi" w:hAnsiTheme="minorBidi"/>
        </w:rPr>
        <w:t xml:space="preserve"> Extended Data Fig 3</w:t>
      </w:r>
      <w:r w:rsidR="006D07AC">
        <w:rPr>
          <w:rFonts w:asciiTheme="minorBidi" w:hAnsiTheme="minorBidi"/>
        </w:rPr>
        <w:t>)</w:t>
      </w:r>
      <w:r w:rsidR="007B21B8">
        <w:rPr>
          <w:rFonts w:asciiTheme="minorBidi" w:hAnsiTheme="minorBidi"/>
        </w:rPr>
        <w:t xml:space="preserve"> </w:t>
      </w:r>
      <w:r w:rsidR="003654E1">
        <w:rPr>
          <w:rFonts w:asciiTheme="minorBidi" w:hAnsiTheme="minorBidi"/>
        </w:rPr>
        <w:t>for</w:t>
      </w:r>
      <w:r w:rsidR="007B21B8">
        <w:rPr>
          <w:rFonts w:asciiTheme="minorBidi" w:hAnsiTheme="minorBidi"/>
        </w:rPr>
        <w:t xml:space="preserve"> </w:t>
      </w:r>
      <w:r w:rsidR="006402B5">
        <w:rPr>
          <w:rFonts w:asciiTheme="minorBidi" w:hAnsiTheme="minorBidi"/>
        </w:rPr>
        <w:t xml:space="preserve">sufficient </w:t>
      </w:r>
      <w:r w:rsidR="006D07AC">
        <w:rPr>
          <w:rFonts w:asciiTheme="minorBidi" w:hAnsiTheme="minorBidi"/>
        </w:rPr>
        <w:t>lysosomal acidification</w:t>
      </w:r>
      <w:r w:rsidR="0037728A">
        <w:rPr>
          <w:rFonts w:asciiTheme="minorBidi" w:hAnsiTheme="minorBidi"/>
        </w:rPr>
        <w:fldChar w:fldCharType="begin" w:fldLock="1"/>
      </w:r>
      <w:r w:rsidR="0086372A">
        <w:rPr>
          <w:rFonts w:asciiTheme="minorBidi" w:hAnsiTheme="minorBidi"/>
        </w:rPr>
        <w:instrText>ADDIN CSL_CITATION {"citationItems":[{"id":"ITEM-1","itemData":{"DOI":"10.1093/hmg/ddx011","ISSN":"14602083","abstract":"Progranulin (PGRN) haploinsufficiency resulting from loss-of-function mutations in the PGRN gene causes frontotemporal lobar degeneration accompanied by TDP-43 accumulation, and patients with homozygous mutations in the PGRN gene present with neuronal ceroid lipofuscinosis. Although it remains unknown why PGRN deficiency causes neurodegenerative diseases, there is increasing evidence that PGRN is implicated in lysosomal functions. Here, we show PGRN is a secretory lysosomal protein that regulates lysosomal function and biogenesis by controlling the acidification of lysosomes. PGRN gene expression and protein levels increased concomitantly with the increase of lysosomal biogenesis induced by lysosome alkalizers or serum starvation. Down-regulation or insufficiency of PGRN led to the increased lysosomal gene expression and protein levels, while PGRN overexpression led to the decreased lysosomal gene expression and protein levels. In particular, the level of mature cathepsin D (CTSDmat) dramatically changed depending upon PGRN levels. The acidification of lysosomes was facilitated in cells transfected with PGRN. Then, this caused degradation of CTSDmat by cathepsin B. Secreted PGRN is incorporated into cells via sortilin or cation-independent mannose 6-phosphate receptor, and facilitated the acidification of lysosomes and degradation of CTSDmat. Moreover, the change of PGRN levels led to a cell-type-specific increase of insoluble TDP- 43. In the brain tissue of FTLD-TDP patients with PGRN deficiency, CTSD and phosphorylated TDP-43 accumulated in neurons. Our study provides new insights into the physiological function of PGRN and the role of PGRN insufficiency in the pathogenesis of neurodegenerative diseases.","author":[{"dropping-particle":"","family":"Tanaka","given":"Yoshinori","non-dropping-particle":"","parse-names":false,"suffix":""},{"dropping-particle":"","family":"Suzuki","given":"Genjiro","non-dropping-particle":"","parse-names":false,"suffix":""},{"dropping-particle":"","family":"Matsuwaki","given":"Takashi","non-dropping-particle":"","parse-names":false,"suffix":""},{"dropping-particle":"","family":"Hosokawa","given":"Masato","non-dropping-particle":"","parse-names":false,"suffix":""},{"dropping-particle":"","family":"Serrano","given":"Geidy","non-dropping-particle":"","parse-names":false,"suffix":""},{"dropping-particle":"","family":"Beach","given":"Thomas G.","non-dropping-particle":"","parse-names":false,"suffix":""},{"dropping-particle":"","family":"Yamanouchi","given":"Keitaro","non-dropping-particle":"","parse-names":false,"suffix":""},{"dropping-particle":"","family":"Hasegawa","given":"Masato","non-dropping-particle":"","parse-names":false,"suffix":""},{"dropping-particle":"","family":"Nishihara","given":"Masugi","non-dropping-particle":"","parse-names":false,"suffix":""}],"container-title":"Human Molecular Genetics","id":"ITEM-1","issue":"5","issued":{"date-parts":[["2017"]]},"page":"969-988","title":"Progranulin regulates lysosomal function and biogenesis through acidification of lysosomes","type":"article-journal","volume":"26"},"uris":["http://www.mendeley.com/documents/?uuid=9851959c-bbff-3b1f-b11f-398397d9ef7a"]}],"mendeley":{"formattedCitation":"&lt;sup&gt;89&lt;/sup&gt;","plainTextFormattedCitation":"89","previouslyFormattedCitation":"&lt;sup&gt;89&lt;/sup&gt;"},"properties":{"noteIndex":0},"schema":"https://github.com/citation-style-language/schema/raw/master/csl-citation.json"}</w:instrText>
      </w:r>
      <w:r w:rsidR="0037728A">
        <w:rPr>
          <w:rFonts w:asciiTheme="minorBidi" w:hAnsiTheme="minorBidi"/>
        </w:rPr>
        <w:fldChar w:fldCharType="separate"/>
      </w:r>
      <w:r w:rsidR="001B3279" w:rsidRPr="001B3279">
        <w:rPr>
          <w:rFonts w:asciiTheme="minorBidi" w:hAnsiTheme="minorBidi"/>
          <w:noProof/>
          <w:vertAlign w:val="superscript"/>
        </w:rPr>
        <w:t>89</w:t>
      </w:r>
      <w:r w:rsidR="0037728A">
        <w:rPr>
          <w:rFonts w:asciiTheme="minorBidi" w:hAnsiTheme="minorBidi"/>
        </w:rPr>
        <w:fldChar w:fldCharType="end"/>
      </w:r>
      <w:r w:rsidR="007B21B8">
        <w:rPr>
          <w:rFonts w:asciiTheme="minorBidi" w:hAnsiTheme="minorBidi"/>
        </w:rPr>
        <w:t>.</w:t>
      </w:r>
    </w:p>
    <w:p w14:paraId="0064479D" w14:textId="36A1A756" w:rsidR="00141299" w:rsidRDefault="007323B0" w:rsidP="003F70D2">
      <w:pPr>
        <w:spacing w:line="480" w:lineRule="auto"/>
        <w:ind w:firstLine="720"/>
        <w:jc w:val="thaiDistribute"/>
        <w:rPr>
          <w:rFonts w:asciiTheme="minorBidi" w:hAnsiTheme="minorBidi"/>
        </w:rPr>
      </w:pPr>
      <w:r>
        <w:rPr>
          <w:rFonts w:asciiTheme="minorBidi" w:hAnsiTheme="minorBidi"/>
        </w:rPr>
        <w:t>Similarly</w:t>
      </w:r>
      <w:r w:rsidR="006D07AC">
        <w:rPr>
          <w:rFonts w:asciiTheme="minorBidi" w:hAnsiTheme="minorBidi"/>
        </w:rPr>
        <w:t xml:space="preserve">, </w:t>
      </w:r>
      <w:r w:rsidR="006402B5">
        <w:rPr>
          <w:rFonts w:asciiTheme="minorBidi" w:hAnsiTheme="minorBidi"/>
        </w:rPr>
        <w:t xml:space="preserve">endoplasmic reticulum (ER) stress is commonly observed in neurodegenerative </w:t>
      </w:r>
      <w:r w:rsidR="00E45AB6">
        <w:rPr>
          <w:rFonts w:asciiTheme="minorBidi" w:hAnsiTheme="minorBidi"/>
        </w:rPr>
        <w:t>states</w:t>
      </w:r>
      <w:r w:rsidR="006402B5">
        <w:rPr>
          <w:rFonts w:asciiTheme="minorBidi" w:hAnsiTheme="minorBidi"/>
        </w:rPr>
        <w:t xml:space="preserve">, where </w:t>
      </w:r>
      <w:r w:rsidR="005C11F9">
        <w:rPr>
          <w:rFonts w:asciiTheme="minorBidi" w:hAnsiTheme="minorBidi"/>
        </w:rPr>
        <w:t xml:space="preserve">accumulation of </w:t>
      </w:r>
      <w:r w:rsidR="006402B5">
        <w:rPr>
          <w:rFonts w:asciiTheme="minorBidi" w:hAnsiTheme="minorBidi"/>
        </w:rPr>
        <w:t>misfolded protein</w:t>
      </w:r>
      <w:r w:rsidR="005C11F9">
        <w:rPr>
          <w:rFonts w:asciiTheme="minorBidi" w:hAnsiTheme="minorBidi"/>
        </w:rPr>
        <w:t>s</w:t>
      </w:r>
      <w:r w:rsidR="006402B5">
        <w:rPr>
          <w:rFonts w:asciiTheme="minorBidi" w:hAnsiTheme="minorBidi"/>
        </w:rPr>
        <w:t xml:space="preserve"> disrupts cellular proteostasis</w:t>
      </w:r>
      <w:r w:rsidR="0037728A">
        <w:rPr>
          <w:rFonts w:asciiTheme="minorBidi" w:hAnsiTheme="minorBidi"/>
        </w:rPr>
        <w:fldChar w:fldCharType="begin" w:fldLock="1"/>
      </w:r>
      <w:r w:rsidR="0086372A">
        <w:rPr>
          <w:rFonts w:asciiTheme="minorBidi" w:hAnsiTheme="minorBidi"/>
        </w:rPr>
        <w:instrText>ADDIN CSL_CITATION {"citationItems":[{"id":"ITEM-1","itemData":{"DOI":"10.1007/s12192-018-0897-y","ISSN":"14661268","abstract":"The endoplasmic reticulum (ER) plays an important role in maintenance of proteostasis through the unfolded protein response (UPR), which is strongly activated in most neurodegenerative disorders. UPR signalling pathways mediated by IRE1α and ATF6 play a crucial role in the maintenance of ER homeostasis through the transactivation of an array of transcription factors. When activated, these transcription factors induce the expression of genes involved in protein folding and degradation with pro-survival effects. However, the specific contribution of these transcription factors to different neurodegenerative diseases remains poorly defined. Here, we characterised 44 target genes strongly influenced by XBP1 and ATF6 and quantified the expression of a subset of genes in the human post-mortem spinal cord from amyotrophic lateral sclerosis (ALS) cases and in the frontal and temporal cortex from frontotemporal lobar degeneration (FTLD) and Alzheimer’s disease (AD) cases and controls. We found that IRE1α-XBP1 and ATF6 pathways were strongly activated both in ALS and AD. In ALS, XBP1 and ATF6 activation was confirmed by a substantial increase in the expression of both known and novel target genes involved particularly in co-chaperone activity and ER-associated degradation (ERAD) such as DNAJB9, SEL1L and OS9. In AD cases, a distinct pattern emerged, where targets involved in protein folding were more prominent, such as CANX, PDIA3 and PDIA6. These results reveal that both overlapping and disease-specific patterns of IRE1α-XBP1 and ATF6 target genes are activated in AD and ALS, which may be relevant to the development of new therapeutic strategies. [Figure not available: see fulltext.].","author":[{"dropping-particle":"","family":"Montibeller","given":"L.","non-dropping-particle":"","parse-names":false,"suffix":""},{"dropping-particle":"","family":"Belleroche","given":"J.","non-dropping-particle":"de","parse-names":false,"suffix":""}],"container-title":"Cell Stress and Chaperones","id":"ITEM-1","issue":"5","issued":{"date-parts":[["2018","9","1"]]},"page":"897-912","publisher":"Cell Stress and Chaperones","title":"Amyotrophic lateral sclerosis (ALS) and Alzheimer’s disease (AD) are characterised by differential activation of ER stress pathways: focus on UPR target genes","type":"article-journal","volume":"23"},"uris":["http://www.mendeley.com/documents/?uuid=3b957abe-9d98-35f0-8865-b60c60af5246"]},{"id":"ITEM-2","itemData":{"DOI":"10.1038/nrneurol.2017.99","author":[{"dropping-particle":"","family":"Hetz","given":"Claudio","non-dropping-particle":"","parse-names":false,"suffix":""},{"dropping-particle":"","family":"Saxena","given":"Smita","non-dropping-particle":"","parse-names":false,"suffix":""}],"container-title":"Nature Publishing Group","id":"ITEM-2","issued":{"date-parts":[["2017"]]},"title":"ER stress and the unfolded protein response in neurodegeneration","type":"article-journal","volume":"13"},"uris":["http://www.mendeley.com/documents/?uuid=57e2ca44-7d0a-3e65-be12-889ec944a0e5"]},{"id":"ITEM-3","itemData":{"DOI":"10.1080/15548627.2015.1121360","ISSN":"15548635","abstract":"The common underlying feature of most neurodegenerative diseases such as Alzheimer disease (AD), prion diseases, Parkinson disease (PD), and amyotrophic lateral sclerosis (ALS) involves accumulation of misfolded proteins leading to initiation of endoplasmic reticulum (ER) stress and stimulation of the unfolded protein response (UPR). Additionally, ER stress more recently has been implicated in the pathogenesis of HIV-associated neurocognitive disorders (HAND). Autophagy plays an essential role in the clearance of aggregated toxic proteins and degradation of the damaged organelles. There is evidence that autophagy ameliorates ER stress by eliminating accumulated misfolded proteins. Both abnormal UPR and impaired autophagy have been implicated as a causative mechanism in the development of various neurodegenerative diseases. This review highlights recent advances in the field on the role of ER stress and autophagy in AD, prion diseases, PD, ALS and HAND with the involvement of key signaling pathways in these processes and implications for future development of therapeutic strategies.","author":[{"dropping-particle":"","family":"Cai","given":"Yu","non-dropping-particle":"","parse-names":false,"suffix":""},{"dropping-particle":"","family":"Arikkath","given":"Jyothi","non-dropping-particle":"","parse-names":false,"suffix":""},{"dropping-particle":"","family":"Yang","given":"Lu","non-dropping-particle":"","parse-names":false,"suffix":""},{"dropping-particle":"","family":"Guo","given":"Ming Lei","non-dropping-particle":"","parse-names":false,"suffix":""},{"dropping-particle":"","family":"Periyasamy","given":"Palsamy","non-dropping-particle":"","parse-names":false,"suffix":""},{"dropping-particle":"","family":"Buch","given":"Shilpa","non-dropping-particle":"","parse-names":false,"suffix":""}],"container-title":"Autophagy","id":"ITEM-3","issue":"2","issued":{"date-parts":[["2016","1","1"]]},"page":"225-244","publisher":"Taylor and Francis Inc.","title":"Interplay of endoplasmic reticulum stress and autophagy in neurodegenerative disorders","type":"article","volume":"12"},"uris":["http://www.mendeley.com/documents/?uuid=4a70c644-097a-31ee-8784-547d5ccac6e0"]}],"mendeley":{"formattedCitation":"&lt;sup&gt;62,90,91&lt;/sup&gt;","plainTextFormattedCitation":"62,90,91","previouslyFormattedCitation":"&lt;sup&gt;62,90,91&lt;/sup&gt;"},"properties":{"noteIndex":0},"schema":"https://github.com/citation-style-language/schema/raw/master/csl-citation.json"}</w:instrText>
      </w:r>
      <w:r w:rsidR="0037728A">
        <w:rPr>
          <w:rFonts w:asciiTheme="minorBidi" w:hAnsiTheme="minorBidi"/>
        </w:rPr>
        <w:fldChar w:fldCharType="separate"/>
      </w:r>
      <w:r w:rsidR="001B3279" w:rsidRPr="001B3279">
        <w:rPr>
          <w:rFonts w:asciiTheme="minorBidi" w:hAnsiTheme="minorBidi"/>
          <w:noProof/>
          <w:vertAlign w:val="superscript"/>
        </w:rPr>
        <w:t>62,90,91</w:t>
      </w:r>
      <w:r w:rsidR="0037728A">
        <w:rPr>
          <w:rFonts w:asciiTheme="minorBidi" w:hAnsiTheme="minorBidi"/>
        </w:rPr>
        <w:fldChar w:fldCharType="end"/>
      </w:r>
      <w:r w:rsidR="0037728A">
        <w:rPr>
          <w:rFonts w:asciiTheme="minorBidi" w:hAnsiTheme="minorBidi"/>
        </w:rPr>
        <w:t>.</w:t>
      </w:r>
      <w:r w:rsidR="006402B5">
        <w:rPr>
          <w:rFonts w:asciiTheme="minorBidi" w:hAnsiTheme="minorBidi"/>
        </w:rPr>
        <w:t xml:space="preserve"> </w:t>
      </w:r>
      <w:r w:rsidR="005C11F9">
        <w:rPr>
          <w:rFonts w:asciiTheme="minorBidi" w:hAnsiTheme="minorBidi"/>
        </w:rPr>
        <w:t xml:space="preserve">This cellular strain triggers the adaptive unfolded protein response (UPR), which </w:t>
      </w:r>
      <w:r w:rsidR="00141299">
        <w:rPr>
          <w:rFonts w:asciiTheme="minorBidi" w:hAnsiTheme="minorBidi"/>
        </w:rPr>
        <w:t>attempts to restore cellular homeostasis by i</w:t>
      </w:r>
      <w:r w:rsidR="005C11F9">
        <w:rPr>
          <w:rFonts w:asciiTheme="minorBidi" w:hAnsiTheme="minorBidi"/>
        </w:rPr>
        <w:t>ncreas</w:t>
      </w:r>
      <w:r w:rsidR="00141299">
        <w:rPr>
          <w:rFonts w:asciiTheme="minorBidi" w:hAnsiTheme="minorBidi"/>
        </w:rPr>
        <w:t>ing</w:t>
      </w:r>
      <w:r w:rsidR="005C11F9">
        <w:rPr>
          <w:rFonts w:asciiTheme="minorBidi" w:hAnsiTheme="minorBidi"/>
        </w:rPr>
        <w:t xml:space="preserve"> the cell’s capacity to retain misfolded proteins within the ER, remedy misfolded substrates, and trigger </w:t>
      </w:r>
      <w:r w:rsidR="005C11F9">
        <w:rPr>
          <w:rFonts w:asciiTheme="minorBidi" w:hAnsiTheme="minorBidi"/>
        </w:rPr>
        <w:lastRenderedPageBreak/>
        <w:t xml:space="preserve">degradation of </w:t>
      </w:r>
      <w:r w:rsidR="00141299">
        <w:rPr>
          <w:rFonts w:asciiTheme="minorBidi" w:hAnsiTheme="minorBidi"/>
        </w:rPr>
        <w:t xml:space="preserve">persistently </w:t>
      </w:r>
      <w:r w:rsidR="005C11F9">
        <w:rPr>
          <w:rFonts w:asciiTheme="minorBidi" w:hAnsiTheme="minorBidi"/>
        </w:rPr>
        <w:t xml:space="preserve">misfolded species. </w:t>
      </w:r>
      <w:r w:rsidR="00E37DF8">
        <w:rPr>
          <w:rFonts w:asciiTheme="minorBidi" w:hAnsiTheme="minorBidi"/>
        </w:rPr>
        <w:t>Involved in this process are</w:t>
      </w:r>
      <w:r w:rsidR="00141299">
        <w:rPr>
          <w:rFonts w:asciiTheme="minorBidi" w:hAnsiTheme="minorBidi"/>
        </w:rPr>
        <w:t xml:space="preserve"> </w:t>
      </w:r>
      <w:r w:rsidR="005C11F9">
        <w:rPr>
          <w:rFonts w:asciiTheme="minorBidi" w:hAnsiTheme="minorBidi"/>
        </w:rPr>
        <w:t xml:space="preserve">ER </w:t>
      </w:r>
      <w:r w:rsidR="005C11F9" w:rsidRPr="00545BB8">
        <w:rPr>
          <w:rFonts w:asciiTheme="minorBidi" w:hAnsiTheme="minorBidi"/>
        </w:rPr>
        <w:t xml:space="preserve">chaperones </w:t>
      </w:r>
      <w:r w:rsidRPr="00545BB8">
        <w:rPr>
          <w:rFonts w:asciiTheme="minorBidi" w:hAnsiTheme="minorBidi"/>
        </w:rPr>
        <w:t xml:space="preserve">that </w:t>
      </w:r>
      <w:r w:rsidR="00E37DF8" w:rsidRPr="00545BB8">
        <w:rPr>
          <w:rFonts w:asciiTheme="minorBidi" w:hAnsiTheme="minorBidi"/>
        </w:rPr>
        <w:t>we identified as increased in</w:t>
      </w:r>
      <w:r w:rsidR="00141299" w:rsidRPr="00545BB8">
        <w:rPr>
          <w:rFonts w:asciiTheme="minorBidi" w:hAnsiTheme="minorBidi"/>
        </w:rPr>
        <w:t xml:space="preserve"> </w:t>
      </w:r>
      <w:r w:rsidR="00CE7643" w:rsidRPr="00545BB8">
        <w:rPr>
          <w:rFonts w:asciiTheme="minorBidi" w:hAnsiTheme="minorBidi"/>
        </w:rPr>
        <w:t>SWIP</w:t>
      </w:r>
      <w:r w:rsidR="00CE7643" w:rsidRPr="00545BB8">
        <w:rPr>
          <w:rFonts w:asciiTheme="minorBidi" w:hAnsiTheme="minorBidi"/>
          <w:vertAlign w:val="superscript"/>
        </w:rPr>
        <w:t>P1019R</w:t>
      </w:r>
      <w:r w:rsidR="00CE7643" w:rsidRPr="00545BB8" w:rsidDel="00CE7643">
        <w:rPr>
          <w:rFonts w:asciiTheme="minorBidi" w:hAnsiTheme="minorBidi"/>
          <w:i/>
          <w:iCs/>
        </w:rPr>
        <w:t xml:space="preserve"> </w:t>
      </w:r>
      <w:r w:rsidR="00141299" w:rsidRPr="00D14A68">
        <w:rPr>
          <w:rFonts w:asciiTheme="minorBidi" w:hAnsiTheme="minorBidi"/>
        </w:rPr>
        <w:t>mutant brain</w:t>
      </w:r>
      <w:r w:rsidR="00164CC6" w:rsidRPr="00D14A68">
        <w:rPr>
          <w:rFonts w:asciiTheme="minorBidi" w:hAnsiTheme="minorBidi"/>
        </w:rPr>
        <w:t xml:space="preserve"> </w:t>
      </w:r>
      <w:r w:rsidR="00141299" w:rsidRPr="00D14A68">
        <w:rPr>
          <w:rFonts w:asciiTheme="minorBidi" w:hAnsiTheme="minorBidi"/>
        </w:rPr>
        <w:t>inc</w:t>
      </w:r>
      <w:r w:rsidR="00141299" w:rsidRPr="00CA3EA0">
        <w:rPr>
          <w:rFonts w:asciiTheme="minorBidi" w:hAnsiTheme="minorBidi"/>
        </w:rPr>
        <w:t xml:space="preserve">luding </w:t>
      </w:r>
      <w:proofErr w:type="spellStart"/>
      <w:r w:rsidR="005C11F9" w:rsidRPr="00CA3EA0">
        <w:rPr>
          <w:rFonts w:asciiTheme="minorBidi" w:hAnsiTheme="minorBidi"/>
        </w:rPr>
        <w:t>BiP</w:t>
      </w:r>
      <w:proofErr w:type="spellEnd"/>
      <w:r w:rsidR="005C11F9" w:rsidRPr="00CA3EA0">
        <w:rPr>
          <w:rFonts w:asciiTheme="minorBidi" w:hAnsiTheme="minorBidi"/>
        </w:rPr>
        <w:t xml:space="preserve"> (</w:t>
      </w:r>
      <w:ins w:id="609" w:author="Jamie Courtland" w:date="2020-06-24T16:03:00Z">
        <w:r w:rsidR="00EA3529" w:rsidRPr="00545BB8">
          <w:rPr>
            <w:rFonts w:asciiTheme="minorBidi" w:hAnsiTheme="minorBidi"/>
          </w:rPr>
          <w:t>HSPA5</w:t>
        </w:r>
      </w:ins>
      <w:r w:rsidR="005C11F9" w:rsidRPr="00545BB8">
        <w:rPr>
          <w:rFonts w:asciiTheme="minorBidi" w:hAnsiTheme="minorBidi"/>
        </w:rPr>
        <w:t>), calreticulin (</w:t>
      </w:r>
      <w:ins w:id="610" w:author="Jamie Courtland" w:date="2020-06-24T16:04:00Z">
        <w:r w:rsidR="00EA3529" w:rsidRPr="00545BB8">
          <w:rPr>
            <w:rFonts w:asciiTheme="minorBidi" w:hAnsiTheme="minorBidi"/>
          </w:rPr>
          <w:t>CALR</w:t>
        </w:r>
      </w:ins>
      <w:r w:rsidR="005C11F9" w:rsidRPr="00545BB8">
        <w:rPr>
          <w:rFonts w:asciiTheme="minorBidi" w:hAnsiTheme="minorBidi"/>
        </w:rPr>
        <w:t xml:space="preserve">), </w:t>
      </w:r>
      <w:r w:rsidRPr="00545BB8">
        <w:rPr>
          <w:rFonts w:asciiTheme="minorBidi" w:hAnsiTheme="minorBidi"/>
        </w:rPr>
        <w:t>c</w:t>
      </w:r>
      <w:r w:rsidR="005C11F9" w:rsidRPr="00545BB8">
        <w:rPr>
          <w:rFonts w:asciiTheme="minorBidi" w:hAnsiTheme="minorBidi"/>
        </w:rPr>
        <w:t>alnexin (</w:t>
      </w:r>
      <w:ins w:id="611" w:author="Jamie Courtland" w:date="2020-06-24T16:04:00Z">
        <w:r w:rsidR="00EA3529" w:rsidRPr="00545BB8">
          <w:rPr>
            <w:rFonts w:asciiTheme="minorBidi" w:hAnsiTheme="minorBidi"/>
          </w:rPr>
          <w:t>CANX</w:t>
        </w:r>
      </w:ins>
      <w:r w:rsidR="005C11F9" w:rsidRPr="00545BB8">
        <w:rPr>
          <w:rFonts w:asciiTheme="minorBidi" w:hAnsiTheme="minorBidi"/>
        </w:rPr>
        <w:t>), and the protein disulfide isomerase family members (</w:t>
      </w:r>
      <w:ins w:id="612" w:author="Jamie Courtland" w:date="2020-06-24T16:04:00Z">
        <w:r w:rsidR="00EA3529" w:rsidRPr="00545BB8">
          <w:rPr>
            <w:rFonts w:asciiTheme="minorBidi" w:hAnsiTheme="minorBidi"/>
          </w:rPr>
          <w:t>PDIA1</w:t>
        </w:r>
      </w:ins>
      <w:r w:rsidR="005C11F9" w:rsidRPr="00545BB8">
        <w:rPr>
          <w:rFonts w:asciiTheme="minorBidi" w:hAnsiTheme="minorBidi"/>
        </w:rPr>
        <w:t xml:space="preserve">, </w:t>
      </w:r>
      <w:ins w:id="613" w:author="Jamie Courtland" w:date="2020-06-24T16:04:00Z">
        <w:r w:rsidR="00EA3529" w:rsidRPr="00545BB8">
          <w:rPr>
            <w:rFonts w:asciiTheme="minorBidi" w:hAnsiTheme="minorBidi"/>
          </w:rPr>
          <w:t>PDIA4</w:t>
        </w:r>
      </w:ins>
      <w:r w:rsidR="005C11F9" w:rsidRPr="00545BB8">
        <w:rPr>
          <w:rFonts w:asciiTheme="minorBidi" w:hAnsiTheme="minorBidi"/>
        </w:rPr>
        <w:t xml:space="preserve">, </w:t>
      </w:r>
      <w:ins w:id="614" w:author="Jamie Courtland" w:date="2020-06-24T16:04:00Z">
        <w:r w:rsidR="00EA3529" w:rsidRPr="00545BB8">
          <w:rPr>
            <w:rFonts w:asciiTheme="minorBidi" w:hAnsiTheme="minorBidi"/>
          </w:rPr>
          <w:t>PDIA6</w:t>
        </w:r>
      </w:ins>
      <w:r w:rsidR="005C11F9">
        <w:rPr>
          <w:rFonts w:asciiTheme="minorBidi" w:hAnsiTheme="minorBidi"/>
        </w:rPr>
        <w:t>) (</w:t>
      </w:r>
      <w:r w:rsidR="00860725">
        <w:rPr>
          <w:rFonts w:asciiTheme="minorBidi" w:hAnsiTheme="minorBidi"/>
        </w:rPr>
        <w:t xml:space="preserve">Extended Data </w:t>
      </w:r>
      <w:r w:rsidR="00860725" w:rsidRPr="00026809">
        <w:rPr>
          <w:rFonts w:asciiTheme="minorBidi" w:hAnsiTheme="minorBidi"/>
        </w:rPr>
        <w:t xml:space="preserve">Fig </w:t>
      </w:r>
      <w:r w:rsidR="000B649E" w:rsidRPr="00026809">
        <w:rPr>
          <w:rFonts w:asciiTheme="minorBidi" w:hAnsiTheme="minorBidi"/>
        </w:rPr>
        <w:t>3</w:t>
      </w:r>
      <w:r w:rsidR="005C11F9">
        <w:rPr>
          <w:rFonts w:asciiTheme="minorBidi" w:hAnsiTheme="minorBidi"/>
        </w:rPr>
        <w:t>)</w:t>
      </w:r>
      <w:r w:rsidR="0037728A">
        <w:rPr>
          <w:rFonts w:asciiTheme="minorBidi" w:hAnsiTheme="minorBidi"/>
        </w:rPr>
        <w:fldChar w:fldCharType="begin" w:fldLock="1"/>
      </w:r>
      <w:r w:rsidR="0086372A">
        <w:rPr>
          <w:rFonts w:asciiTheme="minorBidi" w:hAnsiTheme="minorBidi"/>
        </w:rPr>
        <w:instrText>ADDIN CSL_CITATION {"citationItems":[{"id":"ITEM-1","itemData":{"DOI":"10.1016/j.brainres.2016.04.070","ISSN":"1872-6240","PMID":"27134034","abstract":"Proteins along the secretory pathway are co-translationally translocated into the lumen of the endoplasmic reticulum (ER) as unfolded polypeptide chains. Afterwards, they are usually modified with N-linked glycans, correctly folded and stabilized by disulfide bonds. ER chaperones and folding enzymes control these processes. The accumulation of unfolded proteins in the ER activates a signaling response, termed the unfolded protein response (UPR). The hallmark of this response is the coordinated transcriptional up-regulation of ER chaperones and folding enzymes. In order to discuss the importance of the proper folding of certain substrates we will address the role of ER chaperones in normal physiological conditions and examine different aspects of its contribution in neurodegenerative disease. This article is part of a Special Issue entitled SI:ER stress.","author":[{"dropping-particle":"","family":"Garcia-Huerta","given":"Paula","non-dropping-particle":"","parse-names":false,"suffix":""},{"dropping-particle":"","family":"Bargsted","given":"Leslie","non-dropping-particle":"","parse-names":false,"suffix":""},{"dropping-particle":"","family":"Rivas","given":"Alexis","non-dropping-particle":"","parse-names":false,"suffix":""},{"dropping-particle":"","family":"Matus","given":"Soledad","non-dropping-particle":"","parse-names":false,"suffix":""},{"dropping-particle":"","family":"Vidal","given":"Rene L","non-dropping-particle":"","parse-names":false,"suffix":""}],"container-title":"Brain research","id":"ITEM-1","issue":"Pt B","issued":{"date-parts":[["2016","10","1"]]},"page":"580-587","publisher":"Elsevier B.V.","title":"ER chaperones in neurodegenerative disease: Folding and beyond.","type":"article-journal","volume":"1648"},"uris":["http://www.mendeley.com/documents/?uuid=93f4f87e-a1de-3e63-912a-fc2a09f6a0e4"]}],"mendeley":{"formattedCitation":"&lt;sup&gt;92&lt;/sup&gt;","plainTextFormattedCitation":"92","previouslyFormattedCitation":"&lt;sup&gt;92&lt;/sup&gt;"},"properties":{"noteIndex":0},"schema":"https://github.com/citation-style-language/schema/raw/master/csl-citation.json"}</w:instrText>
      </w:r>
      <w:r w:rsidR="0037728A">
        <w:rPr>
          <w:rFonts w:asciiTheme="minorBidi" w:hAnsiTheme="minorBidi"/>
        </w:rPr>
        <w:fldChar w:fldCharType="separate"/>
      </w:r>
      <w:r w:rsidR="001B3279" w:rsidRPr="001B3279">
        <w:rPr>
          <w:rFonts w:asciiTheme="minorBidi" w:hAnsiTheme="minorBidi"/>
          <w:noProof/>
          <w:vertAlign w:val="superscript"/>
        </w:rPr>
        <w:t>92</w:t>
      </w:r>
      <w:r w:rsidR="0037728A">
        <w:rPr>
          <w:rFonts w:asciiTheme="minorBidi" w:hAnsiTheme="minorBidi"/>
        </w:rPr>
        <w:fldChar w:fldCharType="end"/>
      </w:r>
      <w:r w:rsidR="005C11F9">
        <w:rPr>
          <w:rFonts w:asciiTheme="minorBidi" w:hAnsiTheme="minorBidi"/>
        </w:rPr>
        <w:t>.</w:t>
      </w:r>
      <w:r w:rsidR="00141299">
        <w:rPr>
          <w:rFonts w:asciiTheme="minorBidi" w:hAnsiTheme="minorBidi"/>
        </w:rPr>
        <w:t xml:space="preserve"> </w:t>
      </w:r>
      <w:r w:rsidR="00B43C3C">
        <w:rPr>
          <w:rFonts w:asciiTheme="minorBidi" w:hAnsiTheme="minorBidi"/>
        </w:rPr>
        <w:t xml:space="preserve">Many of these proteins were identified in </w:t>
      </w:r>
      <w:r w:rsidR="00860725">
        <w:rPr>
          <w:rFonts w:asciiTheme="minorBidi" w:hAnsiTheme="minorBidi"/>
        </w:rPr>
        <w:t xml:space="preserve">the </w:t>
      </w:r>
      <w:r w:rsidR="00B43C3C">
        <w:rPr>
          <w:rFonts w:asciiTheme="minorBidi" w:hAnsiTheme="minorBidi"/>
        </w:rPr>
        <w:t>ER protein module found to be significantly altered in MUT mouse brain (</w:t>
      </w:r>
      <w:r w:rsidR="00B43C3C" w:rsidRPr="00026809">
        <w:rPr>
          <w:rFonts w:asciiTheme="minorBidi" w:hAnsiTheme="minorBidi"/>
        </w:rPr>
        <w:t>M</w:t>
      </w:r>
      <w:r w:rsidR="00860725" w:rsidRPr="00026809">
        <w:rPr>
          <w:rFonts w:asciiTheme="minorBidi" w:hAnsiTheme="minorBidi"/>
        </w:rPr>
        <w:t>8</w:t>
      </w:r>
      <w:ins w:id="615" w:author="Jamie Courtland" w:date="2020-06-26T12:22:00Z">
        <w:r w:rsidR="00026809" w:rsidRPr="00026809">
          <w:rPr>
            <w:rFonts w:asciiTheme="minorBidi" w:hAnsiTheme="minorBidi"/>
          </w:rPr>
          <w:t>3</w:t>
        </w:r>
      </w:ins>
      <w:r w:rsidR="00B43C3C">
        <w:rPr>
          <w:rFonts w:asciiTheme="minorBidi" w:hAnsiTheme="minorBidi"/>
        </w:rPr>
        <w:t xml:space="preserve">), supporting a network-level change in the ER stress response (Extended Data Fig </w:t>
      </w:r>
      <w:r w:rsidR="000B649E" w:rsidRPr="00026809">
        <w:rPr>
          <w:rFonts w:asciiTheme="minorBidi" w:hAnsiTheme="minorBidi"/>
        </w:rPr>
        <w:t>4</w:t>
      </w:r>
      <w:r w:rsidR="00BE48A7" w:rsidRPr="00026809">
        <w:rPr>
          <w:rFonts w:asciiTheme="minorBidi" w:hAnsiTheme="minorBidi"/>
        </w:rPr>
        <w:t>d</w:t>
      </w:r>
      <w:r w:rsidR="00B43C3C">
        <w:rPr>
          <w:rFonts w:asciiTheme="minorBidi" w:hAnsiTheme="minorBidi"/>
        </w:rPr>
        <w:t xml:space="preserve">). </w:t>
      </w:r>
      <w:r w:rsidR="00A924EA">
        <w:rPr>
          <w:rFonts w:asciiTheme="minorBidi" w:hAnsiTheme="minorBidi"/>
        </w:rPr>
        <w:t>One notable</w:t>
      </w:r>
      <w:r w:rsidR="00141299">
        <w:rPr>
          <w:rFonts w:asciiTheme="minorBidi" w:hAnsiTheme="minorBidi"/>
        </w:rPr>
        <w:t xml:space="preserve"> exception to this trend was </w:t>
      </w:r>
      <w:proofErr w:type="spellStart"/>
      <w:r w:rsidR="00141299">
        <w:rPr>
          <w:rFonts w:asciiTheme="minorBidi" w:hAnsiTheme="minorBidi"/>
        </w:rPr>
        <w:t>endoplasmin</w:t>
      </w:r>
      <w:proofErr w:type="spellEnd"/>
      <w:r w:rsidR="00141299">
        <w:rPr>
          <w:rFonts w:asciiTheme="minorBidi" w:hAnsiTheme="minorBidi"/>
        </w:rPr>
        <w:t xml:space="preserve"> </w:t>
      </w:r>
      <w:r w:rsidR="00141299" w:rsidRPr="00545BB8">
        <w:rPr>
          <w:rFonts w:asciiTheme="minorBidi" w:hAnsiTheme="minorBidi"/>
        </w:rPr>
        <w:t>(</w:t>
      </w:r>
      <w:ins w:id="616" w:author="Jamie Courtland" w:date="2020-06-24T16:04:00Z">
        <w:r w:rsidR="00EA3529" w:rsidRPr="00545BB8">
          <w:rPr>
            <w:rFonts w:asciiTheme="minorBidi" w:hAnsiTheme="minorBidi"/>
          </w:rPr>
          <w:t>HSP90B1</w:t>
        </w:r>
      </w:ins>
      <w:ins w:id="617" w:author="Jamie Courtland" w:date="2020-06-25T11:26:00Z">
        <w:r w:rsidR="00874800">
          <w:rPr>
            <w:rFonts w:asciiTheme="minorBidi" w:hAnsiTheme="minorBidi"/>
          </w:rPr>
          <w:t xml:space="preserve">, </w:t>
        </w:r>
        <w:r w:rsidR="00874800" w:rsidRPr="00026809">
          <w:rPr>
            <w:rFonts w:asciiTheme="minorBidi" w:hAnsiTheme="minorBidi"/>
          </w:rPr>
          <w:t>M</w:t>
        </w:r>
      </w:ins>
      <w:ins w:id="618" w:author="Jamie Courtland" w:date="2020-06-25T20:29:00Z">
        <w:r w:rsidR="00FD5B4F" w:rsidRPr="00026809">
          <w:rPr>
            <w:rFonts w:asciiTheme="minorBidi" w:hAnsiTheme="minorBidi"/>
          </w:rPr>
          <w:t>136</w:t>
        </w:r>
      </w:ins>
      <w:r w:rsidR="00141299" w:rsidRPr="00026809">
        <w:rPr>
          <w:rFonts w:asciiTheme="minorBidi" w:hAnsiTheme="minorBidi"/>
        </w:rPr>
        <w:t>),</w:t>
      </w:r>
      <w:r w:rsidR="00141299" w:rsidRPr="00545BB8">
        <w:rPr>
          <w:rFonts w:asciiTheme="minorBidi" w:hAnsiTheme="minorBidi"/>
        </w:rPr>
        <w:t xml:space="preserve"> which</w:t>
      </w:r>
      <w:r w:rsidR="00141299">
        <w:rPr>
          <w:rFonts w:asciiTheme="minorBidi" w:hAnsiTheme="minorBidi"/>
        </w:rPr>
        <w:t xml:space="preserve"> exhibited significantly decrease</w:t>
      </w:r>
      <w:r w:rsidR="00E37DF8">
        <w:rPr>
          <w:rFonts w:asciiTheme="minorBidi" w:hAnsiTheme="minorBidi"/>
        </w:rPr>
        <w:t xml:space="preserve">d </w:t>
      </w:r>
      <w:r w:rsidR="00141299">
        <w:rPr>
          <w:rFonts w:asciiTheme="minorBidi" w:hAnsiTheme="minorBidi"/>
        </w:rPr>
        <w:t xml:space="preserve">abundance in </w:t>
      </w:r>
      <w:r w:rsidR="00AD19E7" w:rsidRPr="00F472E1">
        <w:rPr>
          <w:rFonts w:asciiTheme="minorBidi" w:hAnsiTheme="minorBidi"/>
        </w:rPr>
        <w:t>SWIP</w:t>
      </w:r>
      <w:r w:rsidR="00AD19E7" w:rsidRPr="00F472E1">
        <w:rPr>
          <w:rFonts w:asciiTheme="minorBidi" w:hAnsiTheme="minorBidi"/>
          <w:vertAlign w:val="superscript"/>
        </w:rPr>
        <w:t>P1019R</w:t>
      </w:r>
      <w:r w:rsidR="00AD19E7" w:rsidRPr="00141299" w:rsidDel="00CE7643">
        <w:rPr>
          <w:rFonts w:asciiTheme="minorBidi" w:hAnsiTheme="minorBidi"/>
          <w:i/>
          <w:iCs/>
        </w:rPr>
        <w:t xml:space="preserve"> </w:t>
      </w:r>
      <w:r w:rsidR="00AD19E7">
        <w:rPr>
          <w:rFonts w:asciiTheme="minorBidi" w:hAnsiTheme="minorBidi"/>
        </w:rPr>
        <w:t>mutant brain</w:t>
      </w:r>
      <w:r w:rsidR="00860725">
        <w:rPr>
          <w:rFonts w:asciiTheme="minorBidi" w:hAnsiTheme="minorBidi"/>
        </w:rPr>
        <w:t xml:space="preserve"> (Extended Data Fig</w:t>
      </w:r>
      <w:r w:rsidR="000B649E">
        <w:rPr>
          <w:rFonts w:asciiTheme="minorBidi" w:hAnsiTheme="minorBidi"/>
        </w:rPr>
        <w:t xml:space="preserve"> </w:t>
      </w:r>
      <w:r w:rsidR="000B649E" w:rsidRPr="00026809">
        <w:rPr>
          <w:rFonts w:asciiTheme="minorBidi" w:hAnsiTheme="minorBidi"/>
        </w:rPr>
        <w:t>3</w:t>
      </w:r>
      <w:r w:rsidR="00860725">
        <w:rPr>
          <w:rFonts w:asciiTheme="minorBidi" w:hAnsiTheme="minorBidi"/>
        </w:rPr>
        <w:t>)</w:t>
      </w:r>
      <w:r w:rsidR="00A159C4">
        <w:rPr>
          <w:rFonts w:asciiTheme="minorBidi" w:hAnsiTheme="minorBidi"/>
        </w:rPr>
        <w:t>. This is surprising given that</w:t>
      </w:r>
      <w:r w:rsidR="00141299">
        <w:rPr>
          <w:rFonts w:asciiTheme="minorBidi" w:hAnsiTheme="minorBidi"/>
        </w:rPr>
        <w:t xml:space="preserve"> </w:t>
      </w:r>
      <w:proofErr w:type="spellStart"/>
      <w:r w:rsidR="00141299">
        <w:rPr>
          <w:rFonts w:asciiTheme="minorBidi" w:hAnsiTheme="minorBidi"/>
        </w:rPr>
        <w:t>endoplasmin</w:t>
      </w:r>
      <w:proofErr w:type="spellEnd"/>
      <w:r w:rsidR="00141299">
        <w:rPr>
          <w:rFonts w:asciiTheme="minorBidi" w:hAnsiTheme="minorBidi"/>
        </w:rPr>
        <w:t xml:space="preserve"> </w:t>
      </w:r>
      <w:r w:rsidR="00A159C4">
        <w:rPr>
          <w:rFonts w:asciiTheme="minorBidi" w:hAnsiTheme="minorBidi"/>
        </w:rPr>
        <w:t xml:space="preserve">has been shown to </w:t>
      </w:r>
      <w:r w:rsidR="00141299">
        <w:rPr>
          <w:rFonts w:asciiTheme="minorBidi" w:hAnsiTheme="minorBidi"/>
        </w:rPr>
        <w:t xml:space="preserve">coordinate with </w:t>
      </w:r>
      <w:proofErr w:type="spellStart"/>
      <w:r w:rsidR="00141299">
        <w:rPr>
          <w:rFonts w:asciiTheme="minorBidi" w:hAnsiTheme="minorBidi"/>
        </w:rPr>
        <w:t>BiP</w:t>
      </w:r>
      <w:proofErr w:type="spellEnd"/>
      <w:r w:rsidR="00141299">
        <w:rPr>
          <w:rFonts w:asciiTheme="minorBidi" w:hAnsiTheme="minorBidi"/>
        </w:rPr>
        <w:t xml:space="preserve"> in protein folding</w:t>
      </w:r>
      <w:r w:rsidR="0037728A">
        <w:rPr>
          <w:rFonts w:asciiTheme="minorBidi" w:hAnsiTheme="minorBidi"/>
        </w:rPr>
        <w:fldChar w:fldCharType="begin" w:fldLock="1"/>
      </w:r>
      <w:r w:rsidR="0086372A">
        <w:rPr>
          <w:rFonts w:asciiTheme="minorBidi" w:hAnsiTheme="minorBidi"/>
        </w:rPr>
        <w:instrText>ADDIN CSL_CITATION {"citationItems":[{"id":"ITEM-1","itemData":{"DOI":"10.1074/jbc.RA118.007050","ISSN":"1083351X","PMID":"30787103","abstract":"Hsp70 and Hsp90 chaperones are critical for protein quality control in the cytosol, whereas organelle-specific Hsp70/Hsp90 paralogs provide similar protection for mitochondria and the endoplasmic reticulum (ER). Cytosolic Hsp70/Hsp90 can operate sequentially with Hsp90 selectively associating with Hsp70 after Hsp70 is bound to a client protein. This observation has long suggested that Hsp90 could have a preference for interacting with clients at their later stages of folding. However, recent work has shown that cytosolic Hsp70/Hsp90 can directly interact even in the absence of a client, which opens up an alternative possibility that the ordered interactions of Hsp70/Hsp90 with clients could be a consequence of regulated changes in the direct interactions between Hsp70 and Hsp90. However, it is unknown how such regulation could occur mechanistically. Here, we find that the ER Hsp70/Hsp90 (BiP/Grp94) can form a direct complex in the absence of a client. Importantly, the direct interaction between BiP and Grp94 is nucleotide-specific, with BiP and Grp94 having higher affinity under ADP conditions and lower affinity under ATP conditions. We show that this nucleotidespecific association between BiP and Grp94 is largely due to the conformation of BiP. When BiP is in the ATP conformation its substrate-binding domain blocks Grp94; in contrast, Grp94 can readily associate with the ADP conformation of BiP, which represents the client-bound state of BiP. Our observations provide a mechanism for the sequential involvement of BiP and Grp94 in client folding where the conformation of BiP provides the signal for the subsequent recruitment of Grp94.","author":[{"dropping-particle":"","family":"Sun","given":"Ming","non-dropping-particle":"","parse-names":false,"suffix":""},{"dropping-particle":"","family":"Kotler","given":"J. L.M.","non-dropping-particle":"","parse-names":false,"suffix":""},{"dropping-particle":"","family":"Liu","given":"Shanshan","non-dropping-particle":"","parse-names":false,"suffix":""},{"dropping-particle":"","family":"Street","given":"Timothy O.","non-dropping-particle":"","parse-names":false,"suffix":""}],"container-title":"Journal of Biological Chemistry","id":"ITEM-1","issue":"16","issued":{"date-parts":[["2019","4","19"]]},"page":"6387-6396","publisher":"American Society for Biochemistry and Molecular Biology Inc.","title":"The endoplasmic reticulum (ER) chaperones BiP and Grp94 selectively associate when BiP is in the ADP conformation","type":"article-journal","volume":"294"},"uris":["http://www.mendeley.com/documents/?uuid=a0287493-bfe9-3b95-99f8-18a20428e38e"]}],"mendeley":{"formattedCitation":"&lt;sup&gt;93&lt;/sup&gt;","plainTextFormattedCitation":"93","previouslyFormattedCitation":"&lt;sup&gt;93&lt;/sup&gt;"},"properties":{"noteIndex":0},"schema":"https://github.com/citation-style-language/schema/raw/master/csl-citation.json"}</w:instrText>
      </w:r>
      <w:r w:rsidR="0037728A">
        <w:rPr>
          <w:rFonts w:asciiTheme="minorBidi" w:hAnsiTheme="minorBidi"/>
        </w:rPr>
        <w:fldChar w:fldCharType="separate"/>
      </w:r>
      <w:r w:rsidR="001B3279" w:rsidRPr="001B3279">
        <w:rPr>
          <w:rFonts w:asciiTheme="minorBidi" w:hAnsiTheme="minorBidi"/>
          <w:noProof/>
          <w:vertAlign w:val="superscript"/>
        </w:rPr>
        <w:t>93</w:t>
      </w:r>
      <w:r w:rsidR="0037728A">
        <w:rPr>
          <w:rFonts w:asciiTheme="minorBidi" w:hAnsiTheme="minorBidi"/>
        </w:rPr>
        <w:fldChar w:fldCharType="end"/>
      </w:r>
      <w:r w:rsidR="00E37DF8">
        <w:rPr>
          <w:rFonts w:asciiTheme="minorBidi" w:hAnsiTheme="minorBidi"/>
        </w:rPr>
        <w:t>, however it may highlight a possible compensatory mechanism</w:t>
      </w:r>
      <w:r w:rsidR="00A159C4">
        <w:rPr>
          <w:rFonts w:asciiTheme="minorBidi" w:hAnsiTheme="minorBidi"/>
        </w:rPr>
        <w:t xml:space="preserve">. </w:t>
      </w:r>
      <w:r w:rsidR="00B43C3C">
        <w:rPr>
          <w:rFonts w:asciiTheme="minorBidi" w:hAnsiTheme="minorBidi"/>
        </w:rPr>
        <w:t>Additionally, prolonged UPR can stimulate autophagic pathways in neurons, where misfolded substrates are delivered to the lysosome for degradation</w:t>
      </w:r>
      <w:r w:rsidR="00B43C3C">
        <w:rPr>
          <w:rFonts w:asciiTheme="minorBidi" w:hAnsiTheme="minorBidi"/>
        </w:rPr>
        <w:fldChar w:fldCharType="begin" w:fldLock="1"/>
      </w:r>
      <w:r w:rsidR="0086372A">
        <w:rPr>
          <w:rFonts w:asciiTheme="minorBidi" w:hAnsiTheme="minorBidi"/>
        </w:rPr>
        <w:instrText>ADDIN CSL_CITATION {"citationItems":[{"id":"ITEM-1","itemData":{"DOI":"10.1080/15548627.2015.1121360","ISSN":"15548635","abstract":"The common underlying feature of most neurodegenerative diseases such as Alzheimer disease (AD), prion diseases, Parkinson disease (PD), and amyotrophic lateral sclerosis (ALS) involves accumulation of misfolded proteins leading to initiation of endoplasmic reticulum (ER) stress and stimulation of the unfolded protein response (UPR). Additionally, ER stress more recently has been implicated in the pathogenesis of HIV-associated neurocognitive disorders (HAND). Autophagy plays an essential role in the clearance of aggregated toxic proteins and degradation of the damaged organelles. There is evidence that autophagy ameliorates ER stress by eliminating accumulated misfolded proteins. Both abnormal UPR and impaired autophagy have been implicated as a causative mechanism in the development of various neurodegenerative diseases. This review highlights recent advances in the field on the role of ER stress and autophagy in AD, prion diseases, PD, ALS and HAND with the involvement of key signaling pathways in these processes and implications for future development of therapeutic strategies.","author":[{"dropping-particle":"","family":"Cai","given":"Yu","non-dropping-particle":"","parse-names":false,"suffix":""},{"dropping-particle":"","family":"Arikkath","given":"Jyothi","non-dropping-particle":"","parse-names":false,"suffix":""},{"dropping-particle":"","family":"Yang","given":"Lu","non-dropping-particle":"","parse-names":false,"suffix":""},{"dropping-particle":"","family":"Guo","given":"Ming Lei","non-dropping-particle":"","parse-names":false,"suffix":""},{"dropping-particle":"","family":"Periyasamy","given":"Palsamy","non-dropping-particle":"","parse-names":false,"suffix":""},{"dropping-particle":"","family":"Buch","given":"Shilpa","non-dropping-particle":"","parse-names":false,"suffix":""}],"container-title":"Autophagy","id":"ITEM-1","issue":"2","issued":{"date-parts":[["2016","1","1"]]},"page":"225-244","publisher":"Taylor and Francis Inc.","title":"Interplay of endoplasmic reticulum stress and autophagy in neurodegenerative disorders","type":"article","volume":"12"},"uris":["http://www.mendeley.com/documents/?uuid=4a70c644-097a-31ee-8784-547d5ccac6e0"]}],"mendeley":{"formattedCitation":"&lt;sup&gt;91&lt;/sup&gt;","plainTextFormattedCitation":"91","previouslyFormattedCitation":"&lt;sup&gt;91&lt;/sup&gt;"},"properties":{"noteIndex":0},"schema":"https://github.com/citation-style-language/schema/raw/master/csl-citation.json"}</w:instrText>
      </w:r>
      <w:r w:rsidR="00B43C3C">
        <w:rPr>
          <w:rFonts w:asciiTheme="minorBidi" w:hAnsiTheme="minorBidi"/>
        </w:rPr>
        <w:fldChar w:fldCharType="separate"/>
      </w:r>
      <w:r w:rsidR="001B3279" w:rsidRPr="001B3279">
        <w:rPr>
          <w:rFonts w:asciiTheme="minorBidi" w:hAnsiTheme="minorBidi"/>
          <w:noProof/>
          <w:vertAlign w:val="superscript"/>
        </w:rPr>
        <w:t>91</w:t>
      </w:r>
      <w:r w:rsidR="00B43C3C">
        <w:rPr>
          <w:rFonts w:asciiTheme="minorBidi" w:hAnsiTheme="minorBidi"/>
        </w:rPr>
        <w:fldChar w:fldCharType="end"/>
      </w:r>
      <w:r w:rsidR="00B43C3C">
        <w:rPr>
          <w:rFonts w:asciiTheme="minorBidi" w:hAnsiTheme="minorBidi"/>
        </w:rPr>
        <w:t xml:space="preserve">. </w:t>
      </w:r>
      <w:r w:rsidR="00CE354D">
        <w:rPr>
          <w:rFonts w:asciiTheme="minorBidi" w:hAnsiTheme="minorBidi"/>
        </w:rPr>
        <w:t xml:space="preserve">These data highlight a </w:t>
      </w:r>
      <w:r w:rsidR="00545ED2">
        <w:rPr>
          <w:rFonts w:asciiTheme="minorBidi" w:hAnsiTheme="minorBidi"/>
        </w:rPr>
        <w:t>relationship</w:t>
      </w:r>
      <w:r w:rsidR="00E37DF8">
        <w:rPr>
          <w:rFonts w:asciiTheme="minorBidi" w:hAnsiTheme="minorBidi"/>
        </w:rPr>
        <w:t xml:space="preserve"> between ER and endo</w:t>
      </w:r>
      <w:r w:rsidR="00344FBD">
        <w:rPr>
          <w:rFonts w:asciiTheme="minorBidi" w:hAnsiTheme="minorBidi"/>
        </w:rPr>
        <w:t>-</w:t>
      </w:r>
      <w:r w:rsidR="00E37DF8">
        <w:rPr>
          <w:rFonts w:asciiTheme="minorBidi" w:hAnsiTheme="minorBidi"/>
        </w:rPr>
        <w:t>lysosomal dis</w:t>
      </w:r>
      <w:r w:rsidR="00E45AB6">
        <w:rPr>
          <w:rFonts w:asciiTheme="minorBidi" w:hAnsiTheme="minorBidi"/>
        </w:rPr>
        <w:t>turbance</w:t>
      </w:r>
      <w:r w:rsidR="00E37DF8">
        <w:rPr>
          <w:rFonts w:asciiTheme="minorBidi" w:hAnsiTheme="minorBidi"/>
        </w:rPr>
        <w:t xml:space="preserve">s </w:t>
      </w:r>
      <w:r w:rsidR="00CE354D">
        <w:rPr>
          <w:rFonts w:asciiTheme="minorBidi" w:hAnsiTheme="minorBidi"/>
        </w:rPr>
        <w:t xml:space="preserve">as an exciting avenue for future research. </w:t>
      </w:r>
    </w:p>
    <w:p w14:paraId="221C0F07" w14:textId="435FB1E4" w:rsidR="001B21AA" w:rsidRDefault="00310B52" w:rsidP="003F70D2">
      <w:pPr>
        <w:spacing w:line="480" w:lineRule="auto"/>
        <w:jc w:val="thaiDistribute"/>
        <w:rPr>
          <w:rFonts w:asciiTheme="minorBidi" w:hAnsiTheme="minorBidi"/>
        </w:rPr>
      </w:pPr>
      <w:r>
        <w:rPr>
          <w:rFonts w:asciiTheme="minorBidi" w:hAnsiTheme="minorBidi"/>
        </w:rPr>
        <w:tab/>
      </w:r>
      <w:r w:rsidR="00924CFB">
        <w:rPr>
          <w:rFonts w:asciiTheme="minorBidi" w:hAnsiTheme="minorBidi"/>
        </w:rPr>
        <w:t xml:space="preserve">Importantly, </w:t>
      </w:r>
      <w:r w:rsidR="00F332C8">
        <w:rPr>
          <w:rFonts w:asciiTheme="minorBidi" w:hAnsiTheme="minorBidi"/>
        </w:rPr>
        <w:t xml:space="preserve">the </w:t>
      </w:r>
      <w:r>
        <w:rPr>
          <w:rFonts w:asciiTheme="minorBidi" w:hAnsiTheme="minorBidi"/>
        </w:rPr>
        <w:t xml:space="preserve">cellular disruptions </w:t>
      </w:r>
      <w:r w:rsidR="00F332C8">
        <w:rPr>
          <w:rFonts w:asciiTheme="minorBidi" w:hAnsiTheme="minorBidi"/>
        </w:rPr>
        <w:t>we observed in our SWIP</w:t>
      </w:r>
      <w:r w:rsidR="00A908D9">
        <w:rPr>
          <w:rFonts w:asciiTheme="minorBidi" w:hAnsiTheme="minorBidi"/>
          <w:vertAlign w:val="superscript"/>
        </w:rPr>
        <w:t>P1019R</w:t>
      </w:r>
      <w:r w:rsidR="00F332C8">
        <w:rPr>
          <w:rFonts w:asciiTheme="minorBidi" w:hAnsiTheme="minorBidi"/>
        </w:rPr>
        <w:t xml:space="preserve"> model </w:t>
      </w:r>
      <w:r>
        <w:rPr>
          <w:rFonts w:asciiTheme="minorBidi" w:hAnsiTheme="minorBidi"/>
        </w:rPr>
        <w:t xml:space="preserve">are </w:t>
      </w:r>
      <w:r w:rsidR="00F332C8">
        <w:rPr>
          <w:rFonts w:asciiTheme="minorBidi" w:hAnsiTheme="minorBidi"/>
        </w:rPr>
        <w:t xml:space="preserve">also </w:t>
      </w:r>
      <w:r>
        <w:rPr>
          <w:rFonts w:asciiTheme="minorBidi" w:hAnsiTheme="minorBidi"/>
        </w:rPr>
        <w:t>seen in disorders such as Alzheimer’s disea</w:t>
      </w:r>
      <w:r w:rsidR="00924CFB">
        <w:rPr>
          <w:rFonts w:asciiTheme="minorBidi" w:hAnsiTheme="minorBidi"/>
        </w:rPr>
        <w:t>s</w:t>
      </w:r>
      <w:r>
        <w:rPr>
          <w:rFonts w:asciiTheme="minorBidi" w:hAnsiTheme="minorBidi"/>
        </w:rPr>
        <w:t xml:space="preserve">e, Parkinson’s disease, </w:t>
      </w:r>
      <w:r w:rsidR="0037728A">
        <w:rPr>
          <w:rFonts w:asciiTheme="minorBidi" w:hAnsiTheme="minorBidi"/>
        </w:rPr>
        <w:t>F</w:t>
      </w:r>
      <w:r>
        <w:rPr>
          <w:rFonts w:asciiTheme="minorBidi" w:hAnsiTheme="minorBidi"/>
        </w:rPr>
        <w:t xml:space="preserve">rontotemporal </w:t>
      </w:r>
      <w:r w:rsidR="0037728A">
        <w:rPr>
          <w:rFonts w:asciiTheme="minorBidi" w:hAnsiTheme="minorBidi"/>
        </w:rPr>
        <w:t>D</w:t>
      </w:r>
      <w:r>
        <w:rPr>
          <w:rFonts w:asciiTheme="minorBidi" w:hAnsiTheme="minorBidi"/>
        </w:rPr>
        <w:t xml:space="preserve">ementia, and </w:t>
      </w:r>
      <w:r w:rsidR="0037728A">
        <w:rPr>
          <w:rFonts w:asciiTheme="minorBidi" w:hAnsiTheme="minorBidi"/>
        </w:rPr>
        <w:t>N</w:t>
      </w:r>
      <w:r>
        <w:rPr>
          <w:rFonts w:asciiTheme="minorBidi" w:hAnsiTheme="minorBidi"/>
        </w:rPr>
        <w:t>euro</w:t>
      </w:r>
      <w:r w:rsidR="0037728A">
        <w:rPr>
          <w:rFonts w:asciiTheme="minorBidi" w:hAnsiTheme="minorBidi"/>
        </w:rPr>
        <w:t>nal C</w:t>
      </w:r>
      <w:r>
        <w:rPr>
          <w:rFonts w:asciiTheme="minorBidi" w:hAnsiTheme="minorBidi"/>
        </w:rPr>
        <w:t xml:space="preserve">eroid </w:t>
      </w:r>
      <w:r w:rsidR="0037728A">
        <w:rPr>
          <w:rFonts w:asciiTheme="minorBidi" w:hAnsiTheme="minorBidi"/>
        </w:rPr>
        <w:t>Li</w:t>
      </w:r>
      <w:r>
        <w:rPr>
          <w:rFonts w:asciiTheme="minorBidi" w:hAnsiTheme="minorBidi"/>
        </w:rPr>
        <w:t>pofuscinoses (NCLs)</w:t>
      </w:r>
      <w:r w:rsidR="0037728A">
        <w:rPr>
          <w:rFonts w:asciiTheme="minorBidi" w:hAnsiTheme="minorBidi"/>
        </w:rPr>
        <w:fldChar w:fldCharType="begin" w:fldLock="1"/>
      </w:r>
      <w:r w:rsidR="0086372A">
        <w:rPr>
          <w:rFonts w:asciiTheme="minorBidi" w:hAnsiTheme="minorBidi"/>
        </w:rPr>
        <w:instrText>ADDIN CSL_CITATION {"citationItems":[{"id":"ITEM-1","itemData":{"DOI":"10.1186/s13041-019-0504-x","ISSN":"17566606","abstract":"Due to their post-mitotic state, metabolic demands and often large polarised morphology, the function and survival of neurons is dependent on an efficient cellular waste clearance system both for generation of materials for metabolic processes and removal of toxic components. It is not surprising therefore that deficits in protein clearance can tip the balance between neuronal health and death. Here we discuss how autophagy and lysosome-mediated degradation pathways are disrupted in several neurological disorders. Both genetic and cell biological evidence show the diversity and complexity of vesicular clearance dysregulation in cells, and together may ultimately suggest a unified mechanism for neuronal demise in degenerative conditions. Causative and risk-associated mutations in Alzheimer's disease, Frontotemporal Dementia, Amyotrophic Lateral Sclerosis, Parkinson's disease, Huntington's disease and others have given the field a unique mechanistic insight into protein clearance processes in neurons. Through their broad implication in neurodegenerative diseases, molecules involved in these genetic pathways, in particular those involved in autophagy, are emerging as appealing therapeutic targets for intervention in neurodegeneration.","author":[{"dropping-particle":"","family":"Malik","given":"Bilal R.","non-dropping-particle":"","parse-names":false,"suffix":""},{"dropping-particle":"","family":"Maddison","given":"Daniel C.","non-dropping-particle":"","parse-names":false,"suffix":""},{"dropping-particle":"","family":"Smith","given":"Gaynor A.","non-dropping-particle":"","parse-names":false,"suffix":""},{"dropping-particle":"","family":"Peters","given":"Owen M.","non-dropping-particle":"","parse-names":false,"suffix":""}],"container-title":"Molecular Brain","id":"ITEM-1","issue":"1","issued":{"date-parts":[["2019","11","29"]]},"page":"1-21","publisher":"BioMed Central Ltd.","title":"Autophagic and endo-lysosomal dysfunction in neurodegenerative disease","type":"article","volume":"12"},"uris":["http://www.mendeley.com/documents/?uuid=fd7028af-da74-36ed-8e1a-7372f1171889"]}],"mendeley":{"formattedCitation":"&lt;sup&gt;94&lt;/sup&gt;","plainTextFormattedCitation":"94","previouslyFormattedCitation":"&lt;sup&gt;94&lt;/sup&gt;"},"properties":{"noteIndex":0},"schema":"https://github.com/citation-style-language/schema/raw/master/csl-citation.json"}</w:instrText>
      </w:r>
      <w:r w:rsidR="0037728A">
        <w:rPr>
          <w:rFonts w:asciiTheme="minorBidi" w:hAnsiTheme="minorBidi"/>
        </w:rPr>
        <w:fldChar w:fldCharType="separate"/>
      </w:r>
      <w:r w:rsidR="001B3279" w:rsidRPr="001B3279">
        <w:rPr>
          <w:rFonts w:asciiTheme="minorBidi" w:hAnsiTheme="minorBidi"/>
          <w:noProof/>
          <w:vertAlign w:val="superscript"/>
        </w:rPr>
        <w:t>94</w:t>
      </w:r>
      <w:r w:rsidR="0037728A">
        <w:rPr>
          <w:rFonts w:asciiTheme="minorBidi" w:hAnsiTheme="minorBidi"/>
        </w:rPr>
        <w:fldChar w:fldCharType="end"/>
      </w:r>
      <w:r>
        <w:rPr>
          <w:rFonts w:asciiTheme="minorBidi" w:hAnsiTheme="minorBidi"/>
        </w:rPr>
        <w:t xml:space="preserve">. </w:t>
      </w:r>
      <w:r w:rsidR="002A0604">
        <w:rPr>
          <w:rFonts w:asciiTheme="minorBidi" w:hAnsiTheme="minorBidi"/>
        </w:rPr>
        <w:t xml:space="preserve">In particular, </w:t>
      </w:r>
      <w:r>
        <w:rPr>
          <w:rFonts w:asciiTheme="minorBidi" w:hAnsiTheme="minorBidi"/>
        </w:rPr>
        <w:t>NCLs are</w:t>
      </w:r>
      <w:r w:rsidR="002A0604">
        <w:rPr>
          <w:rFonts w:asciiTheme="minorBidi" w:hAnsiTheme="minorBidi"/>
        </w:rPr>
        <w:t xml:space="preserve"> lysosomal storage disorder</w:t>
      </w:r>
      <w:r>
        <w:rPr>
          <w:rFonts w:asciiTheme="minorBidi" w:hAnsiTheme="minorBidi"/>
        </w:rPr>
        <w:t>s</w:t>
      </w:r>
      <w:r w:rsidR="002A0604">
        <w:rPr>
          <w:rFonts w:asciiTheme="minorBidi" w:hAnsiTheme="minorBidi"/>
        </w:rPr>
        <w:t xml:space="preserve"> primarily found in children, with heterogenous presentation</w:t>
      </w:r>
      <w:r w:rsidR="006F51AC">
        <w:rPr>
          <w:rFonts w:asciiTheme="minorBidi" w:hAnsiTheme="minorBidi"/>
        </w:rPr>
        <w:t>s</w:t>
      </w:r>
      <w:r w:rsidR="002A0604">
        <w:rPr>
          <w:rFonts w:asciiTheme="minorBidi" w:hAnsiTheme="minorBidi"/>
        </w:rPr>
        <w:t xml:space="preserve"> and multigenic causation</w:t>
      </w:r>
      <w:r w:rsidR="006F51AC">
        <w:rPr>
          <w:rFonts w:asciiTheme="minorBidi" w:hAnsiTheme="minorBidi"/>
        </w:rPr>
        <w:t>s</w:t>
      </w:r>
      <w:r w:rsidR="0037728A">
        <w:rPr>
          <w:rFonts w:asciiTheme="minorBidi" w:hAnsiTheme="minorBidi"/>
        </w:rPr>
        <w:fldChar w:fldCharType="begin" w:fldLock="1"/>
      </w:r>
      <w:r w:rsidR="0086372A">
        <w:rPr>
          <w:rFonts w:asciiTheme="minorBidi" w:hAnsiTheme="minorBidi"/>
        </w:rPr>
        <w:instrText>ADDIN CSL_CITATION {"citationItems":[{"id":"ITEM-1","itemData":{"DOI":"10.1186/s13024-018-0300-6","ISSN":"17501326","abstract":"Neuronal Ceroid Lipofuscinoses (NCLs), commonly known as Batten disease, constitute a group of the most prevalent neurodegenerative lysosomal storage disorders (LSDs). Mutations in at least 13 different genes (called CLNs) cause various forms of NCLs. Clinically, the NCLs manifest early impairment of vision, progressive decline in cognitive and motor functions, seizures and a shortened lifespan. At the cellular level, all NCLs show intracellular accumulation of autofluorescent material (called ceroid) and progressive neuron loss. Despite intense studies the normal physiological functions of each of the CLN genes remain poorly understood. Consequently, the development of mechanism-based therapeutic strategies remains challenging. Endolysosomal dysfunction contributes to pathogenesis of virtually all LSDs. Studies within the past decade have drastically changed the notion that the lysosomes are merely the terminal degradative organelles. The emerging new roles of the lysosome include its central role in nutrient-dependent signal transduction regulating metabolism and cellular proliferation or quiescence. In this review, we first provide a brief overview of the endolysosomal and autophagic pathways, lysosomal acidification and endosome-lysosome and autophagosome-lysosome fusions. We emphasize the importance of these processes as their dysregulation leads to pathogenesis of many LSDs including the NCLs. We also describe what is currently known about each of the 13 CLN genes and their products and how understanding the emerging new roles of the lysosome may clarify the underlying pathogenic mechanisms of the NCLs. Finally, we discuss the current and emerging therapeutic strategies for various NCLs.","author":[{"dropping-particle":"","family":"Mukherjee","given":"Anil B.","non-dropping-particle":"","parse-names":false,"suffix":""},{"dropping-particle":"","family":"Appu","given":"Abhilash P.","non-dropping-particle":"","parse-names":false,"suffix":""},{"dropping-particle":"","family":"Sadhukhan","given":"Tamal","non-dropping-particle":"","parse-names":false,"suffix":""},{"dropping-particle":"","family":"Casey","given":"Sydney","non-dropping-particle":"","parse-names":false,"suffix":""},{"dropping-particle":"","family":"Mondal","given":"Avisek","non-dropping-particle":"","parse-names":false,"suffix":""},{"dropping-particle":"","family":"Zhang","given":"Zhongjian","non-dropping-particle":"","parse-names":false,"suffix":""},{"dropping-particle":"","family":"Bagh","given":"Maria B.","non-dropping-particle":"","parse-names":false,"suffix":""}],"container-title":"Molecular Neurodegeneration","id":"ITEM-1","issue":"1","issued":{"date-parts":[["2019","1","16"]]},"publisher":"BioMed Central Ltd.","title":"Emerging new roles of the lysosome and neuronal ceroid lipofuscinoses","type":"article","volume":"14"},"uris":["http://www.mendeley.com/documents/?uuid=d9f02b19-c7f7-387e-ac14-cb25ead918e7"]}],"mendeley":{"formattedCitation":"&lt;sup&gt;31&lt;/sup&gt;","plainTextFormattedCitation":"31","previouslyFormattedCitation":"&lt;sup&gt;31&lt;/sup&gt;"},"properties":{"noteIndex":0},"schema":"https://github.com/citation-style-language/schema/raw/master/csl-citation.json"}</w:instrText>
      </w:r>
      <w:r w:rsidR="0037728A">
        <w:rPr>
          <w:rFonts w:asciiTheme="minorBidi" w:hAnsiTheme="minorBidi"/>
        </w:rPr>
        <w:fldChar w:fldCharType="separate"/>
      </w:r>
      <w:r w:rsidR="001B3279" w:rsidRPr="001B3279">
        <w:rPr>
          <w:rFonts w:asciiTheme="minorBidi" w:hAnsiTheme="minorBidi"/>
          <w:noProof/>
          <w:vertAlign w:val="superscript"/>
        </w:rPr>
        <w:t>31</w:t>
      </w:r>
      <w:r w:rsidR="0037728A">
        <w:rPr>
          <w:rFonts w:asciiTheme="minorBidi" w:hAnsiTheme="minorBidi"/>
        </w:rPr>
        <w:fldChar w:fldCharType="end"/>
      </w:r>
      <w:r>
        <w:rPr>
          <w:rFonts w:asciiTheme="minorBidi" w:hAnsiTheme="minorBidi"/>
        </w:rPr>
        <w:t xml:space="preserve">. The majority of </w:t>
      </w:r>
      <w:r w:rsidR="00924CFB">
        <w:rPr>
          <w:rFonts w:asciiTheme="minorBidi" w:hAnsiTheme="minorBidi"/>
        </w:rPr>
        <w:t xml:space="preserve">genes </w:t>
      </w:r>
      <w:r>
        <w:rPr>
          <w:rFonts w:asciiTheme="minorBidi" w:hAnsiTheme="minorBidi"/>
        </w:rPr>
        <w:t xml:space="preserve">implicated </w:t>
      </w:r>
      <w:r w:rsidR="00924CFB">
        <w:rPr>
          <w:rFonts w:asciiTheme="minorBidi" w:hAnsiTheme="minorBidi"/>
        </w:rPr>
        <w:t>in NCLs</w:t>
      </w:r>
      <w:r>
        <w:rPr>
          <w:rFonts w:asciiTheme="minorBidi" w:hAnsiTheme="minorBidi"/>
        </w:rPr>
        <w:t xml:space="preserve"> affect</w:t>
      </w:r>
      <w:r w:rsidR="002A0604">
        <w:rPr>
          <w:rFonts w:asciiTheme="minorBidi" w:hAnsiTheme="minorBidi"/>
        </w:rPr>
        <w:t xml:space="preserve"> lysosomal enzymatic function or transport of proteins to the lysosome</w:t>
      </w:r>
      <w:r w:rsidR="0037728A">
        <w:rPr>
          <w:rFonts w:asciiTheme="minorBidi" w:hAnsiTheme="minorBidi"/>
        </w:rPr>
        <w:fldChar w:fldCharType="begin" w:fldLock="1"/>
      </w:r>
      <w:r w:rsidR="0086372A">
        <w:rPr>
          <w:rFonts w:asciiTheme="minorBidi" w:hAnsiTheme="minorBidi"/>
        </w:rPr>
        <w:instrText>ADDIN CSL_CITATION {"citationItems":[{"id":"ITEM-1","itemData":{"DOI":"10.1046/j.1365-2443.2002.00539.x","ISSN":"13569597","abstract":"Background: CLC-3 is a member of the CLC chloride channel family and is widely expressed in mammalian tissues. To determine the physiological role of CLC-3, we generated CLC-3-deficient mice (Clcn3-/-) by targeted gene disruption. Results: Together with developmental retardation and higher mortality, the Clcn3-/- mice showed neurological manifestations such as blindness, motor coordination deficit, and spontaneous hyperlocomotion. In histological analysis, the Clcn3-/- mice showed a pattern of progressive degeneration of the retina, hippocampus and ileal mucosa, which resembled the phenotype observed in cathepsin D knockout mice. The defect of cathepsin D results in a lysosomal accumulation of ceroid lipofuscin containing the mitochondrial F1F0 ATPase subunit c. In immunohistochemistry and Western blot analysis, we found that the subunit c was heavily accumulated in the lysosome of Clcn3-/- mice. Furthermore, we detected an elevation in the endosomal pH of the Clcn3-/- mice. Conclusions: These results indicated that the neurodegeneration observed in the Clcn3-/- mice was caused by an abnormality in the machinery which degrades the cellular protein and was associated with the phenotype of neuronal ceroid lipofuscinosis (NCL). The elevated endosomal pH could be an important factor in the pathogenesis of NCL.","author":[{"dropping-particle":"","family":"Yoshikawa","given":"Momono","non-dropping-particle":"","parse-names":false,"suffix":""},{"dropping-particle":"","family":"Uchida","given":"Shinichi","non-dropping-particle":"","parse-names":false,"suffix":""},{"dropping-particle":"","family":"Ezaki","given":"Junji","non-dropping-particle":"","parse-names":false,"suffix":""},{"dropping-particle":"","family":"Rai","given":"Tatemitsu","non-dropping-particle":"","parse-names":false,"suffix":""},{"dropping-particle":"","family":"Hayama","given":"Atsushi","non-dropping-particle":"","parse-names":false,"suffix":""},{"dropping-particle":"","family":"Kobayashi","given":"Katsuki","non-dropping-particle":"","parse-names":false,"suffix":""},{"dropping-particle":"","family":"Kida","given":"Yujiro","non-dropping-particle":"","parse-names":false,"suffix":""},{"dropping-particle":"","family":"Noda","given":"Masaki","non-dropping-particle":"","parse-names":false,"suffix":""},{"dropping-particle":"","family":"Koike","given":"Masato","non-dropping-particle":"","parse-names":false,"suffix":""},{"dropping-particle":"","family":"Uchiyama","given":"Yasuo","non-dropping-particle":"","parse-names":false,"suffix":""},{"dropping-particle":"","family":"Marumo","given":"Fumiaki","non-dropping-particle":"","parse-names":false,"suffix":""},{"dropping-particle":"","family":"Kominami","given":"Eiki","non-dropping-particle":"","parse-names":false,"suffix":""},{"dropping-particle":"","family":"Sasaki","given":"Sei","non-dropping-particle":"","parse-names":false,"suffix":""}],"container-title":"Genes to Cells","id":"ITEM-1","issue":"6","issued":{"date-parts":[["2002"]]},"page":"597-605","title":"CLC-3 deficiency leads to phenotypes similar to human neuronal ceroid lipofuscinosis","type":"article-journal","volume":"7"},"uris":["http://www.mendeley.com/documents/?uuid=9b1d5989-6be4-304b-bf2b-3ad4d5588c08"]},{"id":"ITEM-2","itemData":{"DOI":"10.1073/pnas.0606137103","ISSN":"00278424","abstract":"Mammalian CLC proteins function as Cl- channels or as electrogenic Cl-/H+ exchangers and are present in the plasma membrane and intracellular vesicles. We now show that the ClC-6 protein is almost exclusively expressed in neurons of the central and peripheral nervous systems, with a particularly high expression in dorsal root ganglia. ClC-6 colocalized with markers for late endosomes in neuronal cell bodies. The disruption of ClC-6 in mice reduced their pain sensitivity and caused moderate behavioral abnormalities. Neuronal tissues showed autofluorescence at initial axon segments. At these sites, electron microscopy revealed electron-dense storage material that caused a pathological enlargement of proximal axons. These deposits were positive for several lysosomal proteins and other marker proteins typical for neuronal ceroid lipofuscinosis (NCL), a lysosomal storage disease. However, the lysosomal pH of Clcn6-/- neurons appeared normal. CLCN6 is a candidate gene for mild forms of human NCL. Analysis of 75 NCL patients identified ClC-6 amino acid exchanges in two patients but failed to prove a causative role of CLCN6 in that disease. © 2006 by The National Academy of Sciences of the USA.","author":[{"dropping-particle":"","family":"Poët","given":"Mallorie","non-dropping-particle":"","parse-names":false,"suffix":""},{"dropping-particle":"","family":"Kornak","given":"Uwe","non-dropping-particle":"","parse-names":false,"suffix":""},{"dropping-particle":"","family":"Schweizer","given":"Michaela","non-dropping-particle":"","parse-names":false,"suffix":""},{"dropping-particle":"","family":"Zdebik","given":"Anselm A.","non-dropping-particle":"","parse-names":false,"suffix":""},{"dropping-particle":"","family":"Scheel","given":"Olaf","non-dropping-particle":"","parse-names":false,"suffix":""},{"dropping-particle":"","family":"Hoelter","given":"Sabine","non-dropping-particle":"","parse-names":false,"suffix":""},{"dropping-particle":"","family":"Wurst","given":"Wolfgang","non-dropping-particle":"","parse-names":false,"suffix":""},{"dropping-particle":"","family":"Schmitt","given":"Anja","non-dropping-particle":"","parse-names":false,"suffix":""},{"dropping-particle":"","family":"Fuhrmann","given":"Jens C.","non-dropping-particle":"","parse-names":false,"suffix":""},{"dropping-particle":"","family":"Planells-Cases","given":"Rosa","non-dropping-particle":"","parse-names":false,"suffix":""},{"dropping-particle":"","family":"Mole","given":"Sara E.","non-dropping-particle":"","parse-names":false,"suffix":""},{"dropping-particle":"","family":"Hübner","given":"Christian A.","non-dropping-particle":"","parse-names":false,"suffix":""},{"dropping-particle":"","family":"Jentsch","given":"Thomas J.","non-dropping-particle":"","parse-names":false,"suffix":""}],"container-title":"Proceedings of the National Academy of Sciences of the United States of America","id":"ITEM-2","issue":"37","issued":{"date-parts":[["2006","9","12"]]},"page":"13854-13859","publisher":"National Academy of Sciences","title":"Lysosomal storage disease upon disruption of the neuronal chloride transport protein ClC-6","type":"article-journal","volume":"103"},"uris":["http://www.mendeley.com/documents/?uuid=40359415-2396-3d1b-81c4-63f5a130aa56"]},{"id":"ITEM-3","itemData":{"DOI":"10.1093/hmg/ddi406","ISSN":"09646906","abstract":"Mutations in the CLN3 gene, which encodes a lysosomal membrane protein, are responsible for the neurodegenerative disorder juvenile Batten disease. A previous study on the yeast homolog to CLN3, designated Btn1p, revealed a potential role for CLN3 in the transport of arginine into the yeast vacuole, the equivalent organelle to the mammalian lysosome. Lysosomes isolated from lymphoblast cell lines, established from individuals with juvenile Batten disease-bearing mutations in CLN3, but not age-matched controls, demonstrate defective transport of arginine. Furthermore, we show that there is a depletion of arginine in cells derived from individuals with juvenile Batten disease. We have, therefore, characterized lysosomal arginine transport in normal lysosomes and show that it is ATP-, v-ATPase- and cationic-dependent. This and previous studies have shown that both arginine and lysine are transported by the same transport system, designated system c. However, we report that lysosomes isolated from juvenile Batten disease lymphoblasts are only defective for arginine transport. These results suggest that the CLN3 defect in juvenile Batten disease may affect how intracellular levels of arginine are regulated or distributed throughout the cell. This assertion is supported by two other experimental approaches. First, an antibody to CLN3 can block lysosomal arginine transport and second, expression of CLN3 in JNCL cells using a lentiviral vector can restore lysosomal arginine transport. CLN3 may have a role in regulating intracellular levels of arginine possibly through control of the transport of this amino acid into lysosomes. © The Author 2005. Published by Oxford University Press. All rights reserved.","author":[{"dropping-particle":"","family":"Ramirez-Montealegre","given":"Denia","non-dropping-particle":"","parse-names":false,"suffix":""},{"dropping-particle":"","family":"Pearce","given":"David A.","non-dropping-particle":"","parse-names":false,"suffix":""}],"container-title":"Human Molecular Genetics","id":"ITEM-3","issue":"23","issued":{"date-parts":[["2005"]]},"page":"3759-3773","title":"Defective lysosomal arginine transport in juvenile Batten disease","type":"article-journal","volume":"14"},"uris":["http://www.mendeley.com/documents/?uuid=d8a2f227-b06f-31d4-8420-a4c51a5ddd90"]},{"id":"ITEM-4","itemData":{"DOI":"10.1186/s13024-018-0300-6","ISSN":"17501326","abstract":"Neuronal Ceroid Lipofuscinoses (NCLs), commonly known as Batten disease, constitute a group of the most prevalent neurodegenerative lysosomal storage disorders (LSDs). Mutations in at least 13 different genes (called CLNs) cause various forms of NCLs. Clinically, the NCLs manifest early impairment of vision, progressive decline in cognitive and motor functions, seizures and a shortened lifespan. At the cellular level, all NCLs show intracellular accumulation of autofluorescent material (called ceroid) and progressive neuron loss. Despite intense studies the normal physiological functions of each of the CLN genes remain poorly understood. Consequently, the development of mechanism-based therapeutic strategies remains challenging. Endolysosomal dysfunction contributes to pathogenesis of virtually all LSDs. Studies within the past decade have drastically changed the notion that the lysosomes are merely the terminal degradative organelles. The emerging new roles of the lysosome include its central role in nutrient-dependent signal transduction regulating metabolism and cellular proliferation or quiescence. In this review, we first provide a brief overview of the endolysosomal and autophagic pathways, lysosomal acidification and endosome-lysosome and autophagosome-lysosome fusions. We emphasize the importance of these processes as their dysregulation leads to pathogenesis of many LSDs including the NCLs. We also describe what is currently known about each of the 13 CLN genes and their products and how understanding the emerging new roles of the lysosome may clarify the underlying pathogenic mechanisms of the NCLs. Finally, we discuss the current and emerging therapeutic strategies for various NCLs.","author":[{"dropping-particle":"","family":"Mukherjee","given":"Anil B.","non-dropping-particle":"","parse-names":false,"suffix":""},{"dropping-particle":"","family":"Appu","given":"Abhilash P.","non-dropping-particle":"","parse-names":false,"suffix":""},{"dropping-particle":"","family":"Sadhukhan","given":"Tamal","non-dropping-particle":"","parse-names":false,"suffix":""},{"dropping-particle":"","family":"Casey","given":"Sydney","non-dropping-particle":"","parse-names":false,"suffix":""},{"dropping-particle":"","family":"Mondal","given":"Avisek","non-dropping-particle":"","parse-names":false,"suffix":""},{"dropping-particle":"","family":"Zhang","given":"Zhongjian","non-dropping-particle":"","parse-names":false,"suffix":""},{"dropping-particle":"","family":"Bagh","given":"Maria B.","non-dropping-particle":"","parse-names":false,"suffix":""}],"container-title":"Molecular Neurodegeneration","id":"ITEM-4","issue":"1","issued":{"date-parts":[["2019","1","16"]]},"publisher":"BioMed Central Ltd.","title":"Emerging new roles of the lysosome and neuronal ceroid lipofuscinoses","type":"article","volume":"14"},"uris":["http://www.mendeley.com/documents/?uuid=d9f02b19-c7f7-387e-ac14-cb25ead918e7"]}],"mendeley":{"formattedCitation":"&lt;sup&gt;31,68,69,95&lt;/sup&gt;","plainTextFormattedCitation":"31,68,69,95","previouslyFormattedCitation":"&lt;sup&gt;31,68,69,95&lt;/sup&gt;"},"properties":{"noteIndex":0},"schema":"https://github.com/citation-style-language/schema/raw/master/csl-citation.json"}</w:instrText>
      </w:r>
      <w:r w:rsidR="0037728A">
        <w:rPr>
          <w:rFonts w:asciiTheme="minorBidi" w:hAnsiTheme="minorBidi"/>
        </w:rPr>
        <w:fldChar w:fldCharType="separate"/>
      </w:r>
      <w:r w:rsidR="001B3279" w:rsidRPr="001B3279">
        <w:rPr>
          <w:rFonts w:asciiTheme="minorBidi" w:hAnsiTheme="minorBidi"/>
          <w:noProof/>
          <w:vertAlign w:val="superscript"/>
        </w:rPr>
        <w:t>31,68,69,95</w:t>
      </w:r>
      <w:r w:rsidR="0037728A">
        <w:rPr>
          <w:rFonts w:asciiTheme="minorBidi" w:hAnsiTheme="minorBidi"/>
        </w:rPr>
        <w:fldChar w:fldCharType="end"/>
      </w:r>
      <w:r>
        <w:rPr>
          <w:rFonts w:asciiTheme="minorBidi" w:hAnsiTheme="minorBidi"/>
        </w:rPr>
        <w:t>. Most patients present with marked</w:t>
      </w:r>
      <w:r w:rsidR="002A0604">
        <w:rPr>
          <w:rFonts w:asciiTheme="minorBidi" w:hAnsiTheme="minorBidi"/>
        </w:rPr>
        <w:t xml:space="preserve"> neuro</w:t>
      </w:r>
      <w:r>
        <w:rPr>
          <w:rFonts w:asciiTheme="minorBidi" w:hAnsiTheme="minorBidi"/>
        </w:rPr>
        <w:t xml:space="preserve">logical </w:t>
      </w:r>
      <w:r w:rsidR="002A0604">
        <w:rPr>
          <w:rFonts w:asciiTheme="minorBidi" w:hAnsiTheme="minorBidi"/>
        </w:rPr>
        <w:t xml:space="preserve">impairments, such as learning disabilities, motor abnormalities, </w:t>
      </w:r>
      <w:r w:rsidR="0085450D">
        <w:rPr>
          <w:rFonts w:asciiTheme="minorBidi" w:hAnsiTheme="minorBidi"/>
        </w:rPr>
        <w:t>vision</w:t>
      </w:r>
      <w:r w:rsidR="002A0604">
        <w:rPr>
          <w:rFonts w:asciiTheme="minorBidi" w:hAnsiTheme="minorBidi"/>
        </w:rPr>
        <w:t xml:space="preserve"> loss, and seizures, and have the unifying feature of lysosomal lipofuscin</w:t>
      </w:r>
      <w:r w:rsidR="00924CFB">
        <w:rPr>
          <w:rFonts w:asciiTheme="minorBidi" w:hAnsiTheme="minorBidi"/>
        </w:rPr>
        <w:t xml:space="preserve"> accumulation</w:t>
      </w:r>
      <w:r w:rsidR="002A0604">
        <w:rPr>
          <w:rFonts w:asciiTheme="minorBidi" w:hAnsiTheme="minorBidi"/>
        </w:rPr>
        <w:t xml:space="preserve"> upon pathological examination</w:t>
      </w:r>
      <w:r w:rsidR="0037728A">
        <w:rPr>
          <w:rFonts w:asciiTheme="minorBidi" w:hAnsiTheme="minorBidi"/>
        </w:rPr>
        <w:fldChar w:fldCharType="begin" w:fldLock="1"/>
      </w:r>
      <w:r w:rsidR="0086372A">
        <w:rPr>
          <w:rFonts w:asciiTheme="minorBidi" w:hAnsiTheme="minorBidi"/>
        </w:rPr>
        <w:instrText>ADDIN CSL_CITATION {"citationItems":[{"id":"ITEM-1","itemData":{"DOI":"10.1186/s13024-018-0300-6","ISSN":"17501326","abstract":"Neuronal Ceroid Lipofuscinoses (NCLs), commonly known as Batten disease, constitute a group of the most prevalent neurodegenerative lysosomal storage disorders (LSDs). Mutations in at least 13 different genes (called CLNs) cause various forms of NCLs. Clinically, the NCLs manifest early impairment of vision, progressive decline in cognitive and motor functions, seizures and a shortened lifespan. At the cellular level, all NCLs show intracellular accumulation of autofluorescent material (called ceroid) and progressive neuron loss. Despite intense studies the normal physiological functions of each of the CLN genes remain poorly understood. Consequently, the development of mechanism-based therapeutic strategies remains challenging. Endolysosomal dysfunction contributes to pathogenesis of virtually all LSDs. Studies within the past decade have drastically changed the notion that the lysosomes are merely the terminal degradative organelles. The emerging new roles of the lysosome include its central role in nutrient-dependent signal transduction regulating metabolism and cellular proliferation or quiescence. In this review, we first provide a brief overview of the endolysosomal and autophagic pathways, lysosomal acidification and endosome-lysosome and autophagosome-lysosome fusions. We emphasize the importance of these processes as their dysregulation leads to pathogenesis of many LSDs including the NCLs. We also describe what is currently known about each of the 13 CLN genes and their products and how understanding the emerging new roles of the lysosome may clarify the underlying pathogenic mechanisms of the NCLs. Finally, we discuss the current and emerging therapeutic strategies for various NCLs.","author":[{"dropping-particle":"","family":"Mukherjee","given":"Anil B.","non-dropping-particle":"","parse-names":false,"suffix":""},{"dropping-particle":"","family":"Appu","given":"Abhilash P.","non-dropping-particle":"","parse-names":false,"suffix":""},{"dropping-particle":"","family":"Sadhukhan","given":"Tamal","non-dropping-particle":"","parse-names":false,"suffix":""},{"dropping-particle":"","family":"Casey","given":"Sydney","non-dropping-particle":"","parse-names":false,"suffix":""},{"dropping-particle":"","family":"Mondal","given":"Avisek","non-dropping-particle":"","parse-names":false,"suffix":""},{"dropping-particle":"","family":"Zhang","given":"Zhongjian","non-dropping-particle":"","parse-names":false,"suffix":""},{"dropping-particle":"","family":"Bagh","given":"Maria B.","non-dropping-particle":"","parse-names":false,"suffix":""}],"container-title":"Molecular Neurodegeneration","id":"ITEM-1","issue":"1","issued":{"date-parts":[["2019","1","16"]]},"publisher":"BioMed Central Ltd.","title":"Emerging new roles of the lysosome and neuronal ceroid lipofuscinoses","type":"article","volume":"14"},"uris":["http://www.mendeley.com/documents/?uuid=d9f02b19-c7f7-387e-ac14-cb25ead918e7"]}],"mendeley":{"formattedCitation":"&lt;sup&gt;31&lt;/sup&gt;","plainTextFormattedCitation":"31","previouslyFormattedCitation":"&lt;sup&gt;31&lt;/sup&gt;"},"properties":{"noteIndex":0},"schema":"https://github.com/citation-style-language/schema/raw/master/csl-citation.json"}</w:instrText>
      </w:r>
      <w:r w:rsidR="0037728A">
        <w:rPr>
          <w:rFonts w:asciiTheme="minorBidi" w:hAnsiTheme="minorBidi"/>
        </w:rPr>
        <w:fldChar w:fldCharType="separate"/>
      </w:r>
      <w:r w:rsidR="001B3279" w:rsidRPr="001B3279">
        <w:rPr>
          <w:rFonts w:asciiTheme="minorBidi" w:hAnsiTheme="minorBidi"/>
          <w:noProof/>
          <w:vertAlign w:val="superscript"/>
        </w:rPr>
        <w:t>31</w:t>
      </w:r>
      <w:r w:rsidR="0037728A">
        <w:rPr>
          <w:rFonts w:asciiTheme="minorBidi" w:hAnsiTheme="minorBidi"/>
        </w:rPr>
        <w:fldChar w:fldCharType="end"/>
      </w:r>
      <w:r w:rsidR="002A0604">
        <w:rPr>
          <w:rFonts w:asciiTheme="minorBidi" w:hAnsiTheme="minorBidi"/>
        </w:rPr>
        <w:t xml:space="preserve">. While the human </w:t>
      </w:r>
      <w:r w:rsidR="00ED2E17" w:rsidRPr="003F70D2">
        <w:rPr>
          <w:rFonts w:asciiTheme="minorBidi" w:hAnsiTheme="minorBidi"/>
        </w:rPr>
        <w:t>SWIP</w:t>
      </w:r>
      <w:r w:rsidR="00ED2E17" w:rsidRPr="003F70D2">
        <w:rPr>
          <w:rFonts w:asciiTheme="minorBidi" w:hAnsiTheme="minorBidi"/>
          <w:vertAlign w:val="superscript"/>
        </w:rPr>
        <w:t>P1019R</w:t>
      </w:r>
      <w:r w:rsidR="002A0604" w:rsidRPr="00310B52">
        <w:rPr>
          <w:rFonts w:asciiTheme="minorBidi" w:hAnsiTheme="minorBidi"/>
          <w:i/>
          <w:iCs/>
        </w:rPr>
        <w:t xml:space="preserve"> </w:t>
      </w:r>
      <w:r w:rsidR="002A0604">
        <w:rPr>
          <w:rFonts w:asciiTheme="minorBidi" w:hAnsiTheme="minorBidi"/>
        </w:rPr>
        <w:t xml:space="preserve">mutation </w:t>
      </w:r>
      <w:r w:rsidR="002A0604">
        <w:rPr>
          <w:rFonts w:asciiTheme="minorBidi" w:hAnsiTheme="minorBidi"/>
        </w:rPr>
        <w:lastRenderedPageBreak/>
        <w:t>has not been classified as a</w:t>
      </w:r>
      <w:r>
        <w:rPr>
          <w:rFonts w:asciiTheme="minorBidi" w:hAnsiTheme="minorBidi"/>
        </w:rPr>
        <w:t>n</w:t>
      </w:r>
      <w:r w:rsidR="002A0604">
        <w:rPr>
          <w:rFonts w:asciiTheme="minorBidi" w:hAnsiTheme="minorBidi"/>
        </w:rPr>
        <w:t xml:space="preserve"> NCL</w:t>
      </w:r>
      <w:r w:rsidR="0037728A">
        <w:rPr>
          <w:rFonts w:asciiTheme="minorBidi" w:hAnsiTheme="minorBidi"/>
        </w:rPr>
        <w:fldChar w:fldCharType="begin" w:fldLock="1"/>
      </w:r>
      <w:r w:rsidR="00610919">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34&lt;/sup&gt;","plainTextFormattedCitation":"34","previouslyFormattedCitation":"&lt;sup&gt;34&lt;/sup&gt;"},"properties":{"noteIndex":0},"schema":"https://github.com/citation-style-language/schema/raw/master/csl-citation.json"}</w:instrText>
      </w:r>
      <w:r w:rsidR="0037728A">
        <w:rPr>
          <w:rFonts w:asciiTheme="minorBidi" w:hAnsiTheme="minorBidi"/>
        </w:rPr>
        <w:fldChar w:fldCharType="separate"/>
      </w:r>
      <w:r w:rsidR="000F707D" w:rsidRPr="000F707D">
        <w:rPr>
          <w:rFonts w:asciiTheme="minorBidi" w:hAnsiTheme="minorBidi"/>
          <w:noProof/>
          <w:vertAlign w:val="superscript"/>
        </w:rPr>
        <w:t>34</w:t>
      </w:r>
      <w:r w:rsidR="0037728A">
        <w:rPr>
          <w:rFonts w:asciiTheme="minorBidi" w:hAnsiTheme="minorBidi"/>
        </w:rPr>
        <w:fldChar w:fldCharType="end"/>
      </w:r>
      <w:r w:rsidR="002A0604">
        <w:rPr>
          <w:rFonts w:asciiTheme="minorBidi" w:hAnsiTheme="minorBidi"/>
        </w:rPr>
        <w:t xml:space="preserve">, findings from our </w:t>
      </w:r>
      <w:r>
        <w:rPr>
          <w:rFonts w:asciiTheme="minorBidi" w:hAnsiTheme="minorBidi"/>
        </w:rPr>
        <w:t xml:space="preserve">mutant </w:t>
      </w:r>
      <w:r w:rsidR="002A0604">
        <w:rPr>
          <w:rFonts w:asciiTheme="minorBidi" w:hAnsiTheme="minorBidi"/>
        </w:rPr>
        <w:t xml:space="preserve">mouse model suggest that loss of WASH complex function leads to phenotypes </w:t>
      </w:r>
      <w:r w:rsidR="00FC5B23">
        <w:rPr>
          <w:rFonts w:asciiTheme="minorBidi" w:hAnsiTheme="minorBidi"/>
        </w:rPr>
        <w:t xml:space="preserve">bearing </w:t>
      </w:r>
      <w:r w:rsidR="002A0604">
        <w:rPr>
          <w:rFonts w:asciiTheme="minorBidi" w:hAnsiTheme="minorBidi"/>
        </w:rPr>
        <w:t>strong resemblance to NCLs, including lipofuscin accumulation</w:t>
      </w:r>
      <w:r w:rsidR="0037728A">
        <w:rPr>
          <w:rFonts w:asciiTheme="minorBidi" w:hAnsiTheme="minorBidi"/>
        </w:rPr>
        <w:t xml:space="preserve"> (Fig </w:t>
      </w:r>
      <w:r w:rsidR="00DF35DC">
        <w:rPr>
          <w:rFonts w:asciiTheme="minorBidi" w:hAnsiTheme="minorBidi"/>
        </w:rPr>
        <w:t>3-6</w:t>
      </w:r>
      <w:r w:rsidR="0037728A">
        <w:rPr>
          <w:rFonts w:asciiTheme="minorBidi" w:hAnsiTheme="minorBidi"/>
        </w:rPr>
        <w:t>)</w:t>
      </w:r>
      <w:r w:rsidR="002A0604">
        <w:rPr>
          <w:rFonts w:asciiTheme="minorBidi" w:hAnsiTheme="minorBidi"/>
        </w:rPr>
        <w:t xml:space="preserve">. </w:t>
      </w:r>
      <w:r w:rsidR="00924CFB">
        <w:rPr>
          <w:rFonts w:asciiTheme="minorBidi" w:hAnsiTheme="minorBidi"/>
        </w:rPr>
        <w:t xml:space="preserve">As a result, our </w:t>
      </w:r>
      <w:r w:rsidR="001B21AA">
        <w:rPr>
          <w:rFonts w:asciiTheme="minorBidi" w:hAnsiTheme="minorBidi"/>
        </w:rPr>
        <w:t xml:space="preserve">mouse model could </w:t>
      </w:r>
      <w:r w:rsidR="00924CFB">
        <w:rPr>
          <w:rFonts w:asciiTheme="minorBidi" w:hAnsiTheme="minorBidi"/>
        </w:rPr>
        <w:t xml:space="preserve">provide the opportunity </w:t>
      </w:r>
      <w:r w:rsidR="00CB3939">
        <w:rPr>
          <w:rFonts w:asciiTheme="minorBidi" w:hAnsiTheme="minorBidi"/>
        </w:rPr>
        <w:t xml:space="preserve">to </w:t>
      </w:r>
      <w:r w:rsidR="00924CFB">
        <w:rPr>
          <w:rFonts w:asciiTheme="minorBidi" w:hAnsiTheme="minorBidi"/>
        </w:rPr>
        <w:t>study</w:t>
      </w:r>
      <w:r w:rsidR="00CB3939">
        <w:rPr>
          <w:rFonts w:asciiTheme="minorBidi" w:hAnsiTheme="minorBidi"/>
        </w:rPr>
        <w:t xml:space="preserve"> </w:t>
      </w:r>
      <w:r w:rsidR="00924CFB">
        <w:rPr>
          <w:rFonts w:asciiTheme="minorBidi" w:hAnsiTheme="minorBidi"/>
        </w:rPr>
        <w:t xml:space="preserve">these pathologies at a mechanistic level, while also </w:t>
      </w:r>
      <w:r w:rsidR="0085450D">
        <w:rPr>
          <w:rFonts w:asciiTheme="minorBidi" w:hAnsiTheme="minorBidi"/>
        </w:rPr>
        <w:t>enabling</w:t>
      </w:r>
      <w:r w:rsidR="00924CFB">
        <w:rPr>
          <w:rFonts w:asciiTheme="minorBidi" w:hAnsiTheme="minorBidi"/>
        </w:rPr>
        <w:t xml:space="preserve"> preclinical development </w:t>
      </w:r>
      <w:r w:rsidR="0037728A">
        <w:rPr>
          <w:rFonts w:asciiTheme="minorBidi" w:hAnsiTheme="minorBidi"/>
        </w:rPr>
        <w:t xml:space="preserve">of treatments </w:t>
      </w:r>
      <w:r w:rsidR="00924CFB">
        <w:rPr>
          <w:rFonts w:asciiTheme="minorBidi" w:hAnsiTheme="minorBidi"/>
        </w:rPr>
        <w:t xml:space="preserve">for their human counterparts. </w:t>
      </w:r>
    </w:p>
    <w:p w14:paraId="297953D7" w14:textId="77777777" w:rsidR="00310B52" w:rsidRPr="00E23EAD" w:rsidRDefault="00CE7643" w:rsidP="005F4E2F">
      <w:pPr>
        <w:spacing w:line="480" w:lineRule="auto"/>
        <w:ind w:firstLine="720"/>
        <w:jc w:val="thaiDistribute"/>
        <w:rPr>
          <w:rFonts w:asciiTheme="minorBidi" w:hAnsiTheme="minorBidi"/>
        </w:rPr>
      </w:pPr>
      <w:r>
        <w:rPr>
          <w:rFonts w:asciiTheme="minorBidi" w:hAnsiTheme="minorBidi"/>
        </w:rPr>
        <w:t>Currently there is</w:t>
      </w:r>
      <w:r w:rsidR="00101532">
        <w:rPr>
          <w:rFonts w:asciiTheme="minorBidi" w:hAnsiTheme="minorBidi"/>
        </w:rPr>
        <w:t xml:space="preserve"> an urgent need for</w:t>
      </w:r>
      <w:r w:rsidR="002A0604">
        <w:rPr>
          <w:rFonts w:asciiTheme="minorBidi" w:hAnsiTheme="minorBidi"/>
        </w:rPr>
        <w:t xml:space="preserve"> greater mechanistic investigation</w:t>
      </w:r>
      <w:r w:rsidR="00101532">
        <w:rPr>
          <w:rFonts w:asciiTheme="minorBidi" w:hAnsiTheme="minorBidi"/>
        </w:rPr>
        <w:t>s</w:t>
      </w:r>
      <w:r w:rsidR="002A0604">
        <w:rPr>
          <w:rFonts w:asciiTheme="minorBidi" w:hAnsiTheme="minorBidi"/>
        </w:rPr>
        <w:t xml:space="preserve"> of</w:t>
      </w:r>
      <w:r w:rsidR="00924CFB">
        <w:rPr>
          <w:rFonts w:asciiTheme="minorBidi" w:hAnsiTheme="minorBidi"/>
        </w:rPr>
        <w:t xml:space="preserve"> </w:t>
      </w:r>
      <w:r w:rsidR="002A0604">
        <w:rPr>
          <w:rFonts w:asciiTheme="minorBidi" w:hAnsiTheme="minorBidi"/>
        </w:rPr>
        <w:t>neurodegenerative disorders, particularly in the domain of end</w:t>
      </w:r>
      <w:r w:rsidR="00A902EF">
        <w:rPr>
          <w:rFonts w:asciiTheme="minorBidi" w:hAnsiTheme="minorBidi"/>
        </w:rPr>
        <w:t>o</w:t>
      </w:r>
      <w:r w:rsidR="00344FBD">
        <w:rPr>
          <w:rFonts w:asciiTheme="minorBidi" w:hAnsiTheme="minorBidi"/>
        </w:rPr>
        <w:t>-</w:t>
      </w:r>
      <w:r w:rsidR="002A0604">
        <w:rPr>
          <w:rFonts w:asciiTheme="minorBidi" w:hAnsiTheme="minorBidi"/>
        </w:rPr>
        <w:t xml:space="preserve">lysosomal trafficking. </w:t>
      </w:r>
      <w:r w:rsidR="0085450D">
        <w:rPr>
          <w:rFonts w:asciiTheme="minorBidi" w:hAnsiTheme="minorBidi"/>
        </w:rPr>
        <w:t xml:space="preserve">Here we demonstrate the power of combining </w:t>
      </w:r>
      <w:r w:rsidR="0085450D" w:rsidRPr="0085450D">
        <w:rPr>
          <w:rFonts w:asciiTheme="minorBidi" w:hAnsiTheme="minorBidi"/>
          <w:i/>
          <w:iCs/>
        </w:rPr>
        <w:t>in vivo</w:t>
      </w:r>
      <w:r w:rsidR="0085450D">
        <w:rPr>
          <w:rFonts w:asciiTheme="minorBidi" w:hAnsiTheme="minorBidi"/>
        </w:rPr>
        <w:t xml:space="preserve"> proteomics with </w:t>
      </w:r>
      <w:r w:rsidR="0085450D" w:rsidRPr="0085450D">
        <w:rPr>
          <w:rFonts w:asciiTheme="minorBidi" w:hAnsiTheme="minorBidi"/>
          <w:i/>
          <w:iCs/>
        </w:rPr>
        <w:t>in vitro</w:t>
      </w:r>
      <w:r w:rsidR="0085450D">
        <w:rPr>
          <w:rFonts w:asciiTheme="minorBidi" w:hAnsiTheme="minorBidi"/>
        </w:rPr>
        <w:t xml:space="preserve"> and </w:t>
      </w:r>
      <w:r w:rsidR="0085450D" w:rsidRPr="0085450D">
        <w:rPr>
          <w:rFonts w:asciiTheme="minorBidi" w:hAnsiTheme="minorBidi"/>
          <w:i/>
          <w:iCs/>
        </w:rPr>
        <w:t>in vivo</w:t>
      </w:r>
      <w:r w:rsidR="0085450D">
        <w:rPr>
          <w:rFonts w:asciiTheme="minorBidi" w:hAnsiTheme="minorBidi"/>
        </w:rPr>
        <w:t xml:space="preserve"> functional studies to </w:t>
      </w:r>
      <w:r w:rsidR="002A0604">
        <w:rPr>
          <w:rFonts w:asciiTheme="minorBidi" w:hAnsiTheme="minorBidi"/>
        </w:rPr>
        <w:t xml:space="preserve">uncover </w:t>
      </w:r>
      <w:r w:rsidR="00101532">
        <w:rPr>
          <w:rFonts w:asciiTheme="minorBidi" w:hAnsiTheme="minorBidi"/>
        </w:rPr>
        <w:t xml:space="preserve">genetic and organelle trafficking </w:t>
      </w:r>
      <w:r w:rsidR="002A0604">
        <w:rPr>
          <w:rFonts w:asciiTheme="minorBidi" w:hAnsiTheme="minorBidi"/>
        </w:rPr>
        <w:t>relationships</w:t>
      </w:r>
      <w:r w:rsidR="0085450D">
        <w:rPr>
          <w:rFonts w:asciiTheme="minorBidi" w:hAnsiTheme="minorBidi"/>
        </w:rPr>
        <w:t xml:space="preserve"> in disease patholog</w:t>
      </w:r>
      <w:r w:rsidR="00C1182D">
        <w:rPr>
          <w:rFonts w:asciiTheme="minorBidi" w:hAnsiTheme="minorBidi"/>
        </w:rPr>
        <w:t>y</w:t>
      </w:r>
      <w:r w:rsidR="002A0604">
        <w:rPr>
          <w:rFonts w:asciiTheme="minorBidi" w:hAnsiTheme="minorBidi"/>
        </w:rPr>
        <w:t xml:space="preserve">. </w:t>
      </w:r>
      <w:r w:rsidR="00101532">
        <w:rPr>
          <w:rFonts w:asciiTheme="minorBidi" w:hAnsiTheme="minorBidi"/>
        </w:rPr>
        <w:t xml:space="preserve">Applying these approaches to other neurodegenerative disorders with organellar dysfunction could uncover </w:t>
      </w:r>
      <w:r w:rsidR="000D2810">
        <w:rPr>
          <w:rFonts w:asciiTheme="minorBidi" w:hAnsiTheme="minorBidi"/>
        </w:rPr>
        <w:t>converge</w:t>
      </w:r>
      <w:r w:rsidR="00C1182D">
        <w:rPr>
          <w:rFonts w:asciiTheme="minorBidi" w:hAnsiTheme="minorBidi"/>
        </w:rPr>
        <w:t>nt disease pathway</w:t>
      </w:r>
      <w:r w:rsidR="00101532">
        <w:rPr>
          <w:rFonts w:asciiTheme="minorBidi" w:hAnsiTheme="minorBidi"/>
        </w:rPr>
        <w:t>s</w:t>
      </w:r>
      <w:r w:rsidR="0085450D">
        <w:rPr>
          <w:rFonts w:asciiTheme="minorBidi" w:hAnsiTheme="minorBidi"/>
        </w:rPr>
        <w:t xml:space="preserve">. </w:t>
      </w:r>
      <w:r w:rsidR="00101532">
        <w:rPr>
          <w:rFonts w:asciiTheme="minorBidi" w:hAnsiTheme="minorBidi"/>
        </w:rPr>
        <w:t xml:space="preserve">By investigating </w:t>
      </w:r>
      <w:r w:rsidR="000D2810" w:rsidRPr="00E23EAD">
        <w:rPr>
          <w:rFonts w:asciiTheme="minorBidi" w:hAnsiTheme="minorBidi"/>
        </w:rPr>
        <w:t>fundamental cell</w:t>
      </w:r>
      <w:r w:rsidR="00C1182D">
        <w:rPr>
          <w:rFonts w:asciiTheme="minorBidi" w:hAnsiTheme="minorBidi"/>
        </w:rPr>
        <w:t>ular</w:t>
      </w:r>
      <w:r w:rsidR="000D2810" w:rsidRPr="00E23EAD">
        <w:rPr>
          <w:rFonts w:asciiTheme="minorBidi" w:hAnsiTheme="minorBidi"/>
        </w:rPr>
        <w:t xml:space="preserve"> </w:t>
      </w:r>
      <w:r w:rsidR="00C1182D">
        <w:rPr>
          <w:rFonts w:asciiTheme="minorBidi" w:hAnsiTheme="minorBidi"/>
        </w:rPr>
        <w:t>processes in neurological diseases</w:t>
      </w:r>
      <w:r w:rsidR="00101532">
        <w:rPr>
          <w:rFonts w:asciiTheme="minorBidi" w:hAnsiTheme="minorBidi"/>
        </w:rPr>
        <w:t>, neuron-specific modulators of the endo</w:t>
      </w:r>
      <w:r w:rsidR="00344FBD">
        <w:rPr>
          <w:rFonts w:asciiTheme="minorBidi" w:hAnsiTheme="minorBidi"/>
        </w:rPr>
        <w:t>-</w:t>
      </w:r>
      <w:r w:rsidR="00101532">
        <w:rPr>
          <w:rFonts w:asciiTheme="minorBidi" w:hAnsiTheme="minorBidi"/>
        </w:rPr>
        <w:t xml:space="preserve">lysosomal pathway </w:t>
      </w:r>
      <w:r w:rsidR="00AD19E7">
        <w:rPr>
          <w:rFonts w:asciiTheme="minorBidi" w:hAnsiTheme="minorBidi"/>
        </w:rPr>
        <w:t xml:space="preserve">may be identified, </w:t>
      </w:r>
      <w:r w:rsidR="00101532">
        <w:rPr>
          <w:rFonts w:asciiTheme="minorBidi" w:hAnsiTheme="minorBidi"/>
        </w:rPr>
        <w:t>provid</w:t>
      </w:r>
      <w:r w:rsidR="00AD19E7">
        <w:rPr>
          <w:rFonts w:asciiTheme="minorBidi" w:hAnsiTheme="minorBidi"/>
        </w:rPr>
        <w:t>ing</w:t>
      </w:r>
      <w:r w:rsidR="00101532">
        <w:rPr>
          <w:rFonts w:asciiTheme="minorBidi" w:hAnsiTheme="minorBidi"/>
        </w:rPr>
        <w:t xml:space="preserve"> new </w:t>
      </w:r>
      <w:r w:rsidR="00AD19E7">
        <w:rPr>
          <w:rFonts w:asciiTheme="minorBidi" w:hAnsiTheme="minorBidi"/>
        </w:rPr>
        <w:t xml:space="preserve">future </w:t>
      </w:r>
      <w:r w:rsidR="00101532">
        <w:rPr>
          <w:rFonts w:asciiTheme="minorBidi" w:hAnsiTheme="minorBidi"/>
        </w:rPr>
        <w:t>avenues for therapeutic endeavors</w:t>
      </w:r>
      <w:r w:rsidR="00C1182D">
        <w:rPr>
          <w:rFonts w:asciiTheme="minorBidi" w:hAnsiTheme="minorBidi"/>
        </w:rPr>
        <w:t xml:space="preserve">. </w:t>
      </w:r>
    </w:p>
    <w:p w14:paraId="2E922E3B" w14:textId="77777777" w:rsidR="002A0604" w:rsidRDefault="002A0604" w:rsidP="003F70D2">
      <w:pPr>
        <w:spacing w:line="480" w:lineRule="auto"/>
        <w:jc w:val="thaiDistribute"/>
        <w:rPr>
          <w:rFonts w:asciiTheme="minorBidi" w:hAnsiTheme="minorBidi"/>
          <w:b/>
          <w:bCs/>
        </w:rPr>
      </w:pPr>
    </w:p>
    <w:p w14:paraId="39046015" w14:textId="77777777" w:rsidR="00174007" w:rsidRDefault="00174007" w:rsidP="00251815">
      <w:pPr>
        <w:spacing w:line="480" w:lineRule="auto"/>
        <w:jc w:val="thaiDistribute"/>
        <w:rPr>
          <w:rFonts w:asciiTheme="minorBidi" w:hAnsiTheme="minorBidi"/>
          <w:b/>
          <w:bCs/>
        </w:rPr>
      </w:pPr>
      <w:r w:rsidRPr="003F70D2">
        <w:rPr>
          <w:rFonts w:asciiTheme="minorBidi" w:hAnsiTheme="minorBidi"/>
          <w:b/>
          <w:bCs/>
        </w:rPr>
        <w:t>Acknowledgements:</w:t>
      </w:r>
    </w:p>
    <w:p w14:paraId="210A9BF8" w14:textId="20AE6920" w:rsidR="00874800" w:rsidRPr="00233D0D" w:rsidRDefault="008958FA" w:rsidP="00233D0D">
      <w:pPr>
        <w:spacing w:line="480" w:lineRule="auto"/>
        <w:jc w:val="thaiDistribute"/>
        <w:rPr>
          <w:ins w:id="619" w:author="Jamie Courtland" w:date="2020-06-25T11:29:00Z"/>
        </w:rPr>
      </w:pPr>
      <w:r>
        <w:rPr>
          <w:rFonts w:asciiTheme="minorBidi" w:hAnsiTheme="minorBidi"/>
        </w:rPr>
        <w:t xml:space="preserve">We generated experimental schematics using a personal academic </w:t>
      </w:r>
      <w:hyperlink r:id="rId14" w:history="1">
        <w:r w:rsidRPr="00064F5C">
          <w:rPr>
            <w:rStyle w:val="Hyperlink"/>
            <w:rFonts w:asciiTheme="minorBidi" w:hAnsiTheme="minorBidi"/>
          </w:rPr>
          <w:t>BioRender.com</w:t>
        </w:r>
      </w:hyperlink>
      <w:r>
        <w:rPr>
          <w:rFonts w:asciiTheme="minorBidi" w:hAnsiTheme="minorBidi"/>
        </w:rPr>
        <w:t xml:space="preserve"> license. We would like to thank the Duke Transgenic Core Facility for their work in generating the </w:t>
      </w:r>
      <w:r w:rsidR="00251815" w:rsidRPr="004A148C">
        <w:rPr>
          <w:rFonts w:asciiTheme="minorBidi" w:hAnsiTheme="minorBidi"/>
        </w:rPr>
        <w:t>SWIP</w:t>
      </w:r>
      <w:r w:rsidR="00251815" w:rsidRPr="004A148C">
        <w:rPr>
          <w:rFonts w:asciiTheme="minorBidi" w:hAnsiTheme="minorBidi"/>
          <w:vertAlign w:val="superscript"/>
        </w:rPr>
        <w:t>P1019R</w:t>
      </w:r>
      <w:r>
        <w:rPr>
          <w:rFonts w:asciiTheme="minorBidi" w:hAnsiTheme="minorBidi"/>
          <w:i/>
          <w:iCs/>
        </w:rPr>
        <w:t xml:space="preserve"> </w:t>
      </w:r>
      <w:r>
        <w:rPr>
          <w:rFonts w:asciiTheme="minorBidi" w:hAnsiTheme="minorBidi"/>
        </w:rPr>
        <w:t>mutant mice, as well as the Duke Behavioral Core Facility</w:t>
      </w:r>
      <w:r w:rsidR="00860725">
        <w:rPr>
          <w:rFonts w:asciiTheme="minorBidi" w:hAnsiTheme="minorBidi"/>
        </w:rPr>
        <w:t>,</w:t>
      </w:r>
      <w:r>
        <w:rPr>
          <w:rFonts w:asciiTheme="minorBidi" w:hAnsiTheme="minorBidi"/>
        </w:rPr>
        <w:t xml:space="preserve"> Duke Proteomics and Metabolomics Core Facility</w:t>
      </w:r>
      <w:r w:rsidR="00860725">
        <w:rPr>
          <w:rFonts w:asciiTheme="minorBidi" w:hAnsiTheme="minorBidi"/>
        </w:rPr>
        <w:t>, the Duke Electron Microscopy Core Facility, and the Duke Light Microscopy Core Facility</w:t>
      </w:r>
      <w:r>
        <w:rPr>
          <w:rFonts w:asciiTheme="minorBidi" w:hAnsiTheme="minorBidi"/>
        </w:rPr>
        <w:t xml:space="preserve"> for their support in completing these experiments. We also greatly appreciate everyone who provided advice on this project and reviewed this manuscript, including Drs. Alicia </w:t>
      </w:r>
      <w:proofErr w:type="spellStart"/>
      <w:r>
        <w:rPr>
          <w:rFonts w:asciiTheme="minorBidi" w:hAnsiTheme="minorBidi"/>
        </w:rPr>
        <w:t>Purkey</w:t>
      </w:r>
      <w:proofErr w:type="spellEnd"/>
      <w:r>
        <w:rPr>
          <w:rFonts w:asciiTheme="minorBidi" w:hAnsiTheme="minorBidi"/>
        </w:rPr>
        <w:t xml:space="preserve">, </w:t>
      </w:r>
      <w:proofErr w:type="spellStart"/>
      <w:r w:rsidR="004733D8">
        <w:rPr>
          <w:rFonts w:asciiTheme="minorBidi" w:hAnsiTheme="minorBidi"/>
        </w:rPr>
        <w:t>Shataakshi</w:t>
      </w:r>
      <w:proofErr w:type="spellEnd"/>
      <w:r w:rsidR="004733D8">
        <w:rPr>
          <w:rFonts w:asciiTheme="minorBidi" w:hAnsiTheme="minorBidi"/>
        </w:rPr>
        <w:t xml:space="preserve"> Dube, </w:t>
      </w:r>
      <w:r>
        <w:rPr>
          <w:rFonts w:asciiTheme="minorBidi" w:hAnsiTheme="minorBidi"/>
        </w:rPr>
        <w:t xml:space="preserve">Anne West, </w:t>
      </w:r>
      <w:proofErr w:type="spellStart"/>
      <w:r>
        <w:rPr>
          <w:rFonts w:asciiTheme="minorBidi" w:hAnsiTheme="minorBidi"/>
        </w:rPr>
        <w:lastRenderedPageBreak/>
        <w:t>Cagla</w:t>
      </w:r>
      <w:proofErr w:type="spellEnd"/>
      <w:r>
        <w:rPr>
          <w:rFonts w:asciiTheme="minorBidi" w:hAnsiTheme="minorBidi"/>
        </w:rPr>
        <w:t xml:space="preserve"> Eroglu, and Nicole </w:t>
      </w:r>
      <w:proofErr w:type="spellStart"/>
      <w:r>
        <w:rPr>
          <w:rFonts w:asciiTheme="minorBidi" w:hAnsiTheme="minorBidi"/>
        </w:rPr>
        <w:t>Calakos</w:t>
      </w:r>
      <w:proofErr w:type="spellEnd"/>
      <w:r>
        <w:rPr>
          <w:rFonts w:asciiTheme="minorBidi" w:hAnsiTheme="minorBidi"/>
        </w:rPr>
        <w:t xml:space="preserve">. This work was supported by </w:t>
      </w:r>
      <w:r w:rsidRPr="002B1B3B">
        <w:rPr>
          <w:rFonts w:asciiTheme="minorBidi" w:hAnsiTheme="minorBidi"/>
        </w:rPr>
        <w:t>NIH grant</w:t>
      </w:r>
      <w:r w:rsidR="0063127D" w:rsidRPr="002B1B3B">
        <w:rPr>
          <w:rFonts w:asciiTheme="minorBidi" w:hAnsiTheme="minorBidi"/>
        </w:rPr>
        <w:t>s</w:t>
      </w:r>
      <w:r w:rsidRPr="002B1B3B">
        <w:rPr>
          <w:rFonts w:asciiTheme="minorBidi" w:hAnsiTheme="minorBidi"/>
        </w:rPr>
        <w:t xml:space="preserve"> (</w:t>
      </w:r>
      <w:r w:rsidR="0063127D" w:rsidRPr="002B1B3B">
        <w:rPr>
          <w:rFonts w:asciiTheme="minorBidi" w:hAnsiTheme="minorBidi"/>
        </w:rPr>
        <w:t>MH111684 and DA047258</w:t>
      </w:r>
      <w:r w:rsidRPr="002B1B3B">
        <w:rPr>
          <w:rFonts w:asciiTheme="minorBidi" w:hAnsiTheme="minorBidi"/>
        </w:rPr>
        <w:t>)</w:t>
      </w:r>
      <w:r w:rsidRPr="00313C81">
        <w:rPr>
          <w:rFonts w:asciiTheme="minorBidi" w:hAnsiTheme="minorBidi"/>
        </w:rPr>
        <w:t xml:space="preserve"> to SHS, </w:t>
      </w:r>
      <w:r w:rsidR="00860725">
        <w:rPr>
          <w:rFonts w:asciiTheme="minorBidi" w:hAnsiTheme="minorBidi"/>
        </w:rPr>
        <w:t>an NIH grant (</w:t>
      </w:r>
      <w:r w:rsidR="00860725" w:rsidRPr="002929D7">
        <w:rPr>
          <w:rFonts w:asciiTheme="minorBidi" w:hAnsiTheme="minorBidi"/>
        </w:rPr>
        <w:t>MH117429</w:t>
      </w:r>
      <w:r w:rsidR="00860725">
        <w:rPr>
          <w:rFonts w:asciiTheme="minorBidi" w:hAnsiTheme="minorBidi"/>
        </w:rPr>
        <w:t xml:space="preserve">) and </w:t>
      </w:r>
      <w:r w:rsidR="00860725" w:rsidRPr="002929D7">
        <w:rPr>
          <w:rFonts w:asciiTheme="minorBidi" w:hAnsiTheme="minorBidi"/>
        </w:rPr>
        <w:t xml:space="preserve">NARSAD </w:t>
      </w:r>
      <w:r w:rsidR="00860725">
        <w:rPr>
          <w:rFonts w:asciiTheme="minorBidi" w:hAnsiTheme="minorBidi"/>
        </w:rPr>
        <w:t>y</w:t>
      </w:r>
      <w:r w:rsidR="00860725" w:rsidRPr="002929D7">
        <w:rPr>
          <w:rFonts w:asciiTheme="minorBidi" w:hAnsiTheme="minorBidi"/>
        </w:rPr>
        <w:t xml:space="preserve">oung </w:t>
      </w:r>
      <w:r w:rsidR="00860725">
        <w:rPr>
          <w:rFonts w:asciiTheme="minorBidi" w:hAnsiTheme="minorBidi"/>
        </w:rPr>
        <w:t>i</w:t>
      </w:r>
      <w:r w:rsidR="00860725" w:rsidRPr="002929D7">
        <w:rPr>
          <w:rFonts w:asciiTheme="minorBidi" w:hAnsiTheme="minorBidi"/>
        </w:rPr>
        <w:t xml:space="preserve">nvestigator </w:t>
      </w:r>
      <w:r w:rsidR="00860725">
        <w:rPr>
          <w:rFonts w:asciiTheme="minorBidi" w:hAnsiTheme="minorBidi"/>
        </w:rPr>
        <w:t>g</w:t>
      </w:r>
      <w:r w:rsidR="00860725" w:rsidRPr="002929D7">
        <w:rPr>
          <w:rFonts w:asciiTheme="minorBidi" w:hAnsiTheme="minorBidi"/>
        </w:rPr>
        <w:t xml:space="preserve">rant </w:t>
      </w:r>
      <w:r w:rsidR="00860725">
        <w:rPr>
          <w:rFonts w:asciiTheme="minorBidi" w:hAnsiTheme="minorBidi"/>
        </w:rPr>
        <w:t>(</w:t>
      </w:r>
      <w:r w:rsidR="00860725" w:rsidRPr="002929D7">
        <w:rPr>
          <w:rFonts w:asciiTheme="minorBidi" w:hAnsiTheme="minorBidi"/>
        </w:rPr>
        <w:t>25163</w:t>
      </w:r>
      <w:r w:rsidR="00860725">
        <w:rPr>
          <w:rFonts w:asciiTheme="minorBidi" w:hAnsiTheme="minorBidi"/>
        </w:rPr>
        <w:t>)</w:t>
      </w:r>
      <w:r w:rsidR="00860725" w:rsidRPr="002929D7">
        <w:rPr>
          <w:rFonts w:asciiTheme="minorBidi" w:hAnsiTheme="minorBidi"/>
        </w:rPr>
        <w:t xml:space="preserve"> </w:t>
      </w:r>
      <w:r w:rsidR="00860725">
        <w:rPr>
          <w:rFonts w:asciiTheme="minorBidi" w:hAnsiTheme="minorBidi"/>
        </w:rPr>
        <w:t xml:space="preserve">to IHK, NIH F30 </w:t>
      </w:r>
      <w:r w:rsidRPr="002B1B3B">
        <w:rPr>
          <w:rFonts w:asciiTheme="minorBidi" w:hAnsiTheme="minorBidi"/>
        </w:rPr>
        <w:t xml:space="preserve">fellowship </w:t>
      </w:r>
      <w:r w:rsidR="00A908D9">
        <w:rPr>
          <w:rFonts w:asciiTheme="minorBidi" w:hAnsiTheme="minorBidi"/>
        </w:rPr>
        <w:t xml:space="preserve">funding </w:t>
      </w:r>
      <w:r w:rsidRPr="00A908D9">
        <w:rPr>
          <w:rFonts w:asciiTheme="minorBidi" w:hAnsiTheme="minorBidi"/>
        </w:rPr>
        <w:t>(</w:t>
      </w:r>
      <w:r w:rsidR="00251815" w:rsidRPr="00A908D9">
        <w:rPr>
          <w:rFonts w:ascii="Arial" w:hAnsi="Arial" w:cs="Arial"/>
          <w:color w:val="1D1C1D"/>
          <w:sz w:val="23"/>
          <w:szCs w:val="23"/>
          <w:shd w:val="clear" w:color="auto" w:fill="FFFFFF"/>
        </w:rPr>
        <w:t>MH117851</w:t>
      </w:r>
      <w:r w:rsidRPr="00313C81">
        <w:rPr>
          <w:rFonts w:asciiTheme="minorBidi" w:hAnsiTheme="minorBidi"/>
        </w:rPr>
        <w:t>)</w:t>
      </w:r>
      <w:r w:rsidRPr="002B1B3B">
        <w:rPr>
          <w:rFonts w:asciiTheme="minorBidi" w:hAnsiTheme="minorBidi"/>
        </w:rPr>
        <w:t xml:space="preserve"> and</w:t>
      </w:r>
      <w:r>
        <w:rPr>
          <w:rFonts w:asciiTheme="minorBidi" w:hAnsiTheme="minorBidi"/>
        </w:rPr>
        <w:t xml:space="preserve"> MSTP training grant </w:t>
      </w:r>
      <w:r w:rsidR="00251815" w:rsidRPr="00233D0D">
        <w:rPr>
          <w:rFonts w:asciiTheme="minorBidi" w:hAnsiTheme="minorBidi"/>
        </w:rPr>
        <w:t>support</w:t>
      </w:r>
      <w:r w:rsidRPr="00233D0D">
        <w:rPr>
          <w:rFonts w:asciiTheme="minorBidi" w:hAnsiTheme="minorBidi"/>
        </w:rPr>
        <w:t xml:space="preserve"> </w:t>
      </w:r>
      <w:r w:rsidR="00251815" w:rsidRPr="00233D0D">
        <w:rPr>
          <w:rFonts w:ascii="Helvetica" w:hAnsi="Helvetica"/>
          <w:color w:val="000000"/>
        </w:rPr>
        <w:t>(GM007171</w:t>
      </w:r>
      <w:r w:rsidRPr="00233D0D">
        <w:rPr>
          <w:rFonts w:asciiTheme="minorBidi" w:hAnsiTheme="minorBidi"/>
        </w:rPr>
        <w:t>)</w:t>
      </w:r>
      <w:r w:rsidR="00251815" w:rsidRPr="00233D0D">
        <w:rPr>
          <w:rFonts w:asciiTheme="minorBidi" w:hAnsiTheme="minorBidi"/>
        </w:rPr>
        <w:t xml:space="preserve"> for JC</w:t>
      </w:r>
      <w:ins w:id="620" w:author="Jamie Courtland" w:date="2020-06-26T09:51:00Z">
        <w:r w:rsidR="00233D0D" w:rsidRPr="00233D0D">
          <w:rPr>
            <w:rFonts w:asciiTheme="minorBidi" w:hAnsiTheme="minorBidi"/>
          </w:rPr>
          <w:t>, an</w:t>
        </w:r>
        <w:r w:rsidR="00233D0D" w:rsidRPr="001349F4">
          <w:rPr>
            <w:rFonts w:asciiTheme="minorBidi" w:hAnsiTheme="minorBidi"/>
          </w:rPr>
          <w:t>d</w:t>
        </w:r>
      </w:ins>
      <w:ins w:id="621" w:author="Jamie Courtland" w:date="2020-06-25T11:29:00Z">
        <w:r w:rsidR="00874800" w:rsidRPr="004469B7">
          <w:rPr>
            <w:rFonts w:asciiTheme="minorBidi" w:hAnsiTheme="minorBidi"/>
          </w:rPr>
          <w:t xml:space="preserve"> </w:t>
        </w:r>
        <w:r w:rsidR="00874800" w:rsidRPr="00684977">
          <w:rPr>
            <w:rFonts w:asciiTheme="minorBidi" w:hAnsiTheme="minorBidi"/>
          </w:rPr>
          <w:t xml:space="preserve">NIH F31 fellowship </w:t>
        </w:r>
      </w:ins>
      <w:ins w:id="622" w:author="Jamie Courtland" w:date="2020-06-26T09:52:00Z">
        <w:r w:rsidR="00233D0D" w:rsidRPr="00684977">
          <w:rPr>
            <w:rFonts w:asciiTheme="minorBidi" w:hAnsiTheme="minorBidi"/>
          </w:rPr>
          <w:t xml:space="preserve">funding </w:t>
        </w:r>
      </w:ins>
      <w:ins w:id="623" w:author="Jamie Courtland" w:date="2020-06-25T11:29:00Z">
        <w:r w:rsidR="00874800" w:rsidRPr="00233D0D">
          <w:rPr>
            <w:rFonts w:asciiTheme="minorBidi" w:hAnsiTheme="minorBidi"/>
          </w:rPr>
          <w:t>(</w:t>
        </w:r>
      </w:ins>
      <w:r w:rsidR="00233D0D" w:rsidRPr="00233D0D">
        <w:fldChar w:fldCharType="begin"/>
      </w:r>
      <w:r w:rsidR="00233D0D" w:rsidRPr="00233D0D">
        <w:instrText xml:space="preserve"> HYPERLINK "https://public.era.nih.gov/commons/rppr/rppr.do?method=init&amp;grantNumber=5F31NS113738-03&amp;applId=10167805&amp;rpprId=null&amp;rpprPeriodNum=0&amp;mode=managerppr&amp;menu_itemPath=6052" \t "_blank" </w:instrText>
      </w:r>
      <w:r w:rsidR="00233D0D" w:rsidRPr="00233D0D">
        <w:fldChar w:fldCharType="separate"/>
      </w:r>
      <w:ins w:id="624" w:author="Jamie Courtland" w:date="2020-06-26T09:50:00Z">
        <w:r w:rsidR="00233D0D" w:rsidRPr="00233D0D">
          <w:rPr>
            <w:rStyle w:val="Hyperlink"/>
            <w:rFonts w:ascii="Arial" w:hAnsi="Arial" w:cs="Arial"/>
            <w:sz w:val="23"/>
            <w:szCs w:val="23"/>
            <w:shd w:val="clear" w:color="auto" w:fill="FFFFFF"/>
          </w:rPr>
          <w:t>5F31NS113738-03</w:t>
        </w:r>
        <w:r w:rsidR="00233D0D" w:rsidRPr="00233D0D">
          <w:fldChar w:fldCharType="end"/>
        </w:r>
      </w:ins>
      <w:ins w:id="625" w:author="Jamie Courtland" w:date="2020-06-25T11:29:00Z">
        <w:r w:rsidR="00874800" w:rsidRPr="00233D0D">
          <w:rPr>
            <w:rFonts w:asciiTheme="minorBidi" w:hAnsiTheme="minorBidi"/>
          </w:rPr>
          <w:t>)</w:t>
        </w:r>
      </w:ins>
      <w:ins w:id="626" w:author="Jamie Courtland" w:date="2020-06-26T09:50:00Z">
        <w:r w:rsidR="00233D0D" w:rsidRPr="00233D0D">
          <w:rPr>
            <w:rFonts w:asciiTheme="minorBidi" w:hAnsiTheme="minorBidi"/>
          </w:rPr>
          <w:t xml:space="preserve"> to TWAB</w:t>
        </w:r>
      </w:ins>
      <w:ins w:id="627" w:author="Jamie Courtland" w:date="2020-06-25T11:29:00Z">
        <w:r w:rsidR="00874800" w:rsidRPr="00233D0D">
          <w:rPr>
            <w:rFonts w:asciiTheme="minorBidi" w:hAnsiTheme="minorBidi"/>
          </w:rPr>
          <w:t>.</w:t>
        </w:r>
      </w:ins>
    </w:p>
    <w:p w14:paraId="6B5A9B54" w14:textId="77777777" w:rsidR="00174007" w:rsidRDefault="00174007" w:rsidP="00C535E0">
      <w:pPr>
        <w:spacing w:line="480" w:lineRule="auto"/>
        <w:jc w:val="thaiDistribute"/>
        <w:rPr>
          <w:rFonts w:asciiTheme="minorBidi" w:hAnsiTheme="minorBidi"/>
          <w:b/>
          <w:bCs/>
        </w:rPr>
      </w:pPr>
    </w:p>
    <w:p w14:paraId="0E05DC94" w14:textId="77777777" w:rsidR="00174007" w:rsidRDefault="00174007" w:rsidP="003F70D2">
      <w:pPr>
        <w:spacing w:line="480" w:lineRule="auto"/>
        <w:jc w:val="thaiDistribute"/>
        <w:rPr>
          <w:rFonts w:asciiTheme="minorBidi" w:hAnsiTheme="minorBidi"/>
          <w:b/>
          <w:bCs/>
        </w:rPr>
      </w:pPr>
      <w:r w:rsidRPr="003F70D2">
        <w:rPr>
          <w:rFonts w:asciiTheme="minorBidi" w:hAnsiTheme="minorBidi"/>
          <w:b/>
          <w:bCs/>
        </w:rPr>
        <w:t>Author Contributions:</w:t>
      </w:r>
    </w:p>
    <w:p w14:paraId="11EBE55F" w14:textId="77777777" w:rsidR="008958FA" w:rsidRDefault="008958FA" w:rsidP="003F70D2">
      <w:pPr>
        <w:spacing w:line="480" w:lineRule="auto"/>
        <w:jc w:val="thaiDistribute"/>
        <w:rPr>
          <w:rFonts w:asciiTheme="minorBidi" w:hAnsiTheme="minorBidi"/>
        </w:rPr>
      </w:pPr>
      <w:r w:rsidRPr="00EC74E9">
        <w:rPr>
          <w:rFonts w:asciiTheme="minorBidi" w:hAnsiTheme="minorBidi"/>
        </w:rPr>
        <w:t>Conceptualization: J</w:t>
      </w:r>
      <w:r w:rsidR="004733D8">
        <w:rPr>
          <w:rFonts w:asciiTheme="minorBidi" w:hAnsiTheme="minorBidi"/>
        </w:rPr>
        <w:t>L</w:t>
      </w:r>
      <w:r w:rsidRPr="00EC74E9">
        <w:rPr>
          <w:rFonts w:asciiTheme="minorBidi" w:hAnsiTheme="minorBidi"/>
        </w:rPr>
        <w:t>C,</w:t>
      </w:r>
      <w:r w:rsidR="00860725">
        <w:rPr>
          <w:rFonts w:asciiTheme="minorBidi" w:hAnsiTheme="minorBidi"/>
        </w:rPr>
        <w:t xml:space="preserve"> </w:t>
      </w:r>
      <w:r w:rsidRPr="00EC74E9">
        <w:rPr>
          <w:rFonts w:asciiTheme="minorBidi" w:hAnsiTheme="minorBidi"/>
        </w:rPr>
        <w:t>TW</w:t>
      </w:r>
      <w:r w:rsidR="004733D8">
        <w:rPr>
          <w:rFonts w:asciiTheme="minorBidi" w:hAnsiTheme="minorBidi"/>
        </w:rPr>
        <w:t>A</w:t>
      </w:r>
      <w:r w:rsidRPr="00EC74E9">
        <w:rPr>
          <w:rFonts w:asciiTheme="minorBidi" w:hAnsiTheme="minorBidi"/>
        </w:rPr>
        <w:t xml:space="preserve">B, </w:t>
      </w:r>
      <w:r w:rsidR="00860725" w:rsidRPr="00EC74E9">
        <w:rPr>
          <w:rFonts w:asciiTheme="minorBidi" w:hAnsiTheme="minorBidi"/>
        </w:rPr>
        <w:t>I</w:t>
      </w:r>
      <w:r w:rsidR="00860725">
        <w:rPr>
          <w:rFonts w:asciiTheme="minorBidi" w:hAnsiTheme="minorBidi"/>
        </w:rPr>
        <w:t>H</w:t>
      </w:r>
      <w:r w:rsidR="00860725" w:rsidRPr="00EC74E9">
        <w:rPr>
          <w:rFonts w:asciiTheme="minorBidi" w:hAnsiTheme="minorBidi"/>
        </w:rPr>
        <w:t xml:space="preserve">K, </w:t>
      </w:r>
      <w:r w:rsidRPr="00EC74E9">
        <w:rPr>
          <w:rFonts w:asciiTheme="minorBidi" w:hAnsiTheme="minorBidi"/>
        </w:rPr>
        <w:t>and SHS; Methodology: J</w:t>
      </w:r>
      <w:r w:rsidR="004733D8">
        <w:rPr>
          <w:rFonts w:asciiTheme="minorBidi" w:hAnsiTheme="minorBidi"/>
        </w:rPr>
        <w:t>L</w:t>
      </w:r>
      <w:r w:rsidRPr="00EC74E9">
        <w:rPr>
          <w:rFonts w:asciiTheme="minorBidi" w:hAnsiTheme="minorBidi"/>
        </w:rPr>
        <w:t>C,</w:t>
      </w:r>
      <w:r w:rsidR="00860725">
        <w:rPr>
          <w:rFonts w:asciiTheme="minorBidi" w:hAnsiTheme="minorBidi"/>
        </w:rPr>
        <w:t xml:space="preserve"> </w:t>
      </w:r>
      <w:r w:rsidRPr="00EC74E9">
        <w:rPr>
          <w:rFonts w:asciiTheme="minorBidi" w:hAnsiTheme="minorBidi"/>
        </w:rPr>
        <w:t>TW</w:t>
      </w:r>
      <w:r w:rsidR="004733D8">
        <w:rPr>
          <w:rFonts w:asciiTheme="minorBidi" w:hAnsiTheme="minorBidi"/>
        </w:rPr>
        <w:t>A</w:t>
      </w:r>
      <w:r w:rsidRPr="00EC74E9">
        <w:rPr>
          <w:rFonts w:asciiTheme="minorBidi" w:hAnsiTheme="minorBidi"/>
        </w:rPr>
        <w:t xml:space="preserve">B, </w:t>
      </w:r>
      <w:r w:rsidR="00860725" w:rsidRPr="00EC74E9">
        <w:rPr>
          <w:rFonts w:asciiTheme="minorBidi" w:hAnsiTheme="minorBidi"/>
        </w:rPr>
        <w:t>I</w:t>
      </w:r>
      <w:r w:rsidR="00860725">
        <w:rPr>
          <w:rFonts w:asciiTheme="minorBidi" w:hAnsiTheme="minorBidi"/>
        </w:rPr>
        <w:t>H</w:t>
      </w:r>
      <w:r w:rsidR="00860725" w:rsidRPr="00EC74E9">
        <w:rPr>
          <w:rFonts w:asciiTheme="minorBidi" w:hAnsiTheme="minorBidi"/>
        </w:rPr>
        <w:t>K,</w:t>
      </w:r>
      <w:r w:rsidR="00860725">
        <w:rPr>
          <w:rFonts w:asciiTheme="minorBidi" w:hAnsiTheme="minorBidi"/>
        </w:rPr>
        <w:t xml:space="preserve"> </w:t>
      </w:r>
      <w:r w:rsidRPr="00EC74E9">
        <w:rPr>
          <w:rFonts w:asciiTheme="minorBidi" w:hAnsiTheme="minorBidi"/>
        </w:rPr>
        <w:t>and SHS; Investigation: J</w:t>
      </w:r>
      <w:r w:rsidR="004733D8">
        <w:rPr>
          <w:rFonts w:asciiTheme="minorBidi" w:hAnsiTheme="minorBidi"/>
        </w:rPr>
        <w:t>L</w:t>
      </w:r>
      <w:r w:rsidRPr="00EC74E9">
        <w:rPr>
          <w:rFonts w:asciiTheme="minorBidi" w:hAnsiTheme="minorBidi"/>
        </w:rPr>
        <w:t>C, TW</w:t>
      </w:r>
      <w:r w:rsidR="004733D8">
        <w:rPr>
          <w:rFonts w:asciiTheme="minorBidi" w:hAnsiTheme="minorBidi"/>
        </w:rPr>
        <w:t>A</w:t>
      </w:r>
      <w:r w:rsidRPr="00EC74E9">
        <w:rPr>
          <w:rFonts w:asciiTheme="minorBidi" w:hAnsiTheme="minorBidi"/>
        </w:rPr>
        <w:t xml:space="preserve">B, </w:t>
      </w:r>
      <w:r w:rsidR="00860725" w:rsidRPr="00EC74E9">
        <w:rPr>
          <w:rFonts w:asciiTheme="minorBidi" w:hAnsiTheme="minorBidi"/>
        </w:rPr>
        <w:t>I</w:t>
      </w:r>
      <w:r w:rsidR="00860725">
        <w:rPr>
          <w:rFonts w:asciiTheme="minorBidi" w:hAnsiTheme="minorBidi"/>
        </w:rPr>
        <w:t>H</w:t>
      </w:r>
      <w:r w:rsidR="00860725" w:rsidRPr="00EC74E9">
        <w:rPr>
          <w:rFonts w:asciiTheme="minorBidi" w:hAnsiTheme="minorBidi"/>
        </w:rPr>
        <w:t xml:space="preserve">K, </w:t>
      </w:r>
      <w:r w:rsidRPr="00EC74E9">
        <w:rPr>
          <w:rFonts w:asciiTheme="minorBidi" w:hAnsiTheme="minorBidi"/>
        </w:rPr>
        <w:t xml:space="preserve">GW, TH, </w:t>
      </w:r>
      <w:r>
        <w:rPr>
          <w:rFonts w:asciiTheme="minorBidi" w:hAnsiTheme="minorBidi"/>
        </w:rPr>
        <w:t xml:space="preserve">RV, </w:t>
      </w:r>
      <w:r w:rsidRPr="00EC74E9">
        <w:rPr>
          <w:rFonts w:asciiTheme="minorBidi" w:hAnsiTheme="minorBidi"/>
        </w:rPr>
        <w:t>ES</w:t>
      </w:r>
      <w:r w:rsidR="00856788">
        <w:rPr>
          <w:rFonts w:asciiTheme="minorBidi" w:hAnsiTheme="minorBidi"/>
        </w:rPr>
        <w:t>, and AR</w:t>
      </w:r>
      <w:r w:rsidRPr="00EC74E9">
        <w:rPr>
          <w:rFonts w:asciiTheme="minorBidi" w:hAnsiTheme="minorBidi"/>
        </w:rPr>
        <w:t>; Resources: ES, RV, and SHS; Writing</w:t>
      </w:r>
      <w:r w:rsidR="004733D8">
        <w:rPr>
          <w:rFonts w:asciiTheme="minorBidi" w:hAnsiTheme="minorBidi"/>
        </w:rPr>
        <w:t>—O</w:t>
      </w:r>
      <w:r w:rsidRPr="00EC74E9">
        <w:rPr>
          <w:rFonts w:asciiTheme="minorBidi" w:hAnsiTheme="minorBidi"/>
        </w:rPr>
        <w:t>riginal Draft: J</w:t>
      </w:r>
      <w:r w:rsidR="004733D8">
        <w:rPr>
          <w:rFonts w:asciiTheme="minorBidi" w:hAnsiTheme="minorBidi"/>
        </w:rPr>
        <w:t>L</w:t>
      </w:r>
      <w:r w:rsidRPr="00EC74E9">
        <w:rPr>
          <w:rFonts w:asciiTheme="minorBidi" w:hAnsiTheme="minorBidi"/>
        </w:rPr>
        <w:t>C and SHS; Writing</w:t>
      </w:r>
      <w:r w:rsidR="004733D8">
        <w:rPr>
          <w:rFonts w:asciiTheme="minorBidi" w:hAnsiTheme="minorBidi"/>
        </w:rPr>
        <w:t>—E</w:t>
      </w:r>
      <w:r w:rsidRPr="00EC74E9">
        <w:rPr>
          <w:rFonts w:asciiTheme="minorBidi" w:hAnsiTheme="minorBidi"/>
        </w:rPr>
        <w:t>diting: J</w:t>
      </w:r>
      <w:r w:rsidR="004733D8">
        <w:rPr>
          <w:rFonts w:asciiTheme="minorBidi" w:hAnsiTheme="minorBidi"/>
        </w:rPr>
        <w:t>L</w:t>
      </w:r>
      <w:r w:rsidRPr="00EC74E9">
        <w:rPr>
          <w:rFonts w:asciiTheme="minorBidi" w:hAnsiTheme="minorBidi"/>
        </w:rPr>
        <w:t>C, TW</w:t>
      </w:r>
      <w:r w:rsidR="004733D8">
        <w:rPr>
          <w:rFonts w:asciiTheme="minorBidi" w:hAnsiTheme="minorBidi"/>
        </w:rPr>
        <w:t>A</w:t>
      </w:r>
      <w:r w:rsidRPr="00EC74E9">
        <w:rPr>
          <w:rFonts w:asciiTheme="minorBidi" w:hAnsiTheme="minorBidi"/>
        </w:rPr>
        <w:t xml:space="preserve">B, </w:t>
      </w:r>
      <w:r w:rsidR="00860725" w:rsidRPr="00EC74E9">
        <w:rPr>
          <w:rFonts w:asciiTheme="minorBidi" w:hAnsiTheme="minorBidi"/>
        </w:rPr>
        <w:t>I</w:t>
      </w:r>
      <w:r w:rsidR="00860725">
        <w:rPr>
          <w:rFonts w:asciiTheme="minorBidi" w:hAnsiTheme="minorBidi"/>
        </w:rPr>
        <w:t>H</w:t>
      </w:r>
      <w:r w:rsidR="00860725" w:rsidRPr="00EC74E9">
        <w:rPr>
          <w:rFonts w:asciiTheme="minorBidi" w:hAnsiTheme="minorBidi"/>
        </w:rPr>
        <w:t xml:space="preserve">K, </w:t>
      </w:r>
      <w:r w:rsidRPr="00EC74E9">
        <w:rPr>
          <w:rFonts w:asciiTheme="minorBidi" w:hAnsiTheme="minorBidi"/>
        </w:rPr>
        <w:t>and SHS; Visualization: J</w:t>
      </w:r>
      <w:r w:rsidR="004733D8">
        <w:rPr>
          <w:rFonts w:asciiTheme="minorBidi" w:hAnsiTheme="minorBidi"/>
        </w:rPr>
        <w:t>L</w:t>
      </w:r>
      <w:r w:rsidRPr="00EC74E9">
        <w:rPr>
          <w:rFonts w:asciiTheme="minorBidi" w:hAnsiTheme="minorBidi"/>
        </w:rPr>
        <w:t>C</w:t>
      </w:r>
      <w:r w:rsidR="00A902EF">
        <w:rPr>
          <w:rFonts w:asciiTheme="minorBidi" w:hAnsiTheme="minorBidi"/>
        </w:rPr>
        <w:t>;</w:t>
      </w:r>
      <w:r w:rsidRPr="00EC74E9">
        <w:rPr>
          <w:rFonts w:asciiTheme="minorBidi" w:hAnsiTheme="minorBidi"/>
        </w:rPr>
        <w:t xml:space="preserve"> Funding Acquisition: J</w:t>
      </w:r>
      <w:r w:rsidR="004733D8">
        <w:rPr>
          <w:rFonts w:asciiTheme="minorBidi" w:hAnsiTheme="minorBidi"/>
        </w:rPr>
        <w:t>L</w:t>
      </w:r>
      <w:r w:rsidRPr="00EC74E9">
        <w:rPr>
          <w:rFonts w:asciiTheme="minorBidi" w:hAnsiTheme="minorBidi"/>
        </w:rPr>
        <w:t>C</w:t>
      </w:r>
      <w:r w:rsidR="00860725">
        <w:rPr>
          <w:rFonts w:asciiTheme="minorBidi" w:hAnsiTheme="minorBidi"/>
        </w:rPr>
        <w:t>, TWAB, IHK,</w:t>
      </w:r>
      <w:r w:rsidR="004733D8">
        <w:rPr>
          <w:rFonts w:asciiTheme="minorBidi" w:hAnsiTheme="minorBidi"/>
        </w:rPr>
        <w:t xml:space="preserve"> </w:t>
      </w:r>
      <w:r w:rsidRPr="00EC74E9">
        <w:rPr>
          <w:rFonts w:asciiTheme="minorBidi" w:hAnsiTheme="minorBidi"/>
        </w:rPr>
        <w:t xml:space="preserve">and SHS. </w:t>
      </w:r>
      <w:r w:rsidR="00856788">
        <w:rPr>
          <w:rFonts w:asciiTheme="minorBidi" w:hAnsiTheme="minorBidi"/>
        </w:rPr>
        <w:t xml:space="preserve">All authors discussed the results and commented on the manuscript. </w:t>
      </w:r>
    </w:p>
    <w:p w14:paraId="21CB2B8E" w14:textId="77777777" w:rsidR="00174007" w:rsidRDefault="00174007" w:rsidP="003F70D2">
      <w:pPr>
        <w:spacing w:line="480" w:lineRule="auto"/>
        <w:jc w:val="thaiDistribute"/>
        <w:rPr>
          <w:rFonts w:asciiTheme="minorBidi" w:hAnsiTheme="minorBidi"/>
          <w:b/>
          <w:bCs/>
        </w:rPr>
      </w:pPr>
    </w:p>
    <w:p w14:paraId="0A52A95A" w14:textId="77777777" w:rsidR="00174007" w:rsidRDefault="00174007" w:rsidP="003F70D2">
      <w:pPr>
        <w:spacing w:line="480" w:lineRule="auto"/>
        <w:jc w:val="thaiDistribute"/>
        <w:rPr>
          <w:rFonts w:asciiTheme="minorBidi" w:hAnsiTheme="minorBidi"/>
          <w:b/>
          <w:bCs/>
        </w:rPr>
      </w:pPr>
      <w:r w:rsidRPr="003F70D2">
        <w:rPr>
          <w:rFonts w:asciiTheme="minorBidi" w:hAnsiTheme="minorBidi"/>
          <w:b/>
          <w:bCs/>
        </w:rPr>
        <w:t>Competing Interests:</w:t>
      </w:r>
    </w:p>
    <w:p w14:paraId="20378F1B" w14:textId="77777777" w:rsidR="0063127D" w:rsidRDefault="0063127D" w:rsidP="0063127D">
      <w:pPr>
        <w:spacing w:line="480" w:lineRule="auto"/>
        <w:jc w:val="thaiDistribute"/>
        <w:rPr>
          <w:rFonts w:asciiTheme="minorBidi" w:hAnsiTheme="minorBidi"/>
        </w:rPr>
      </w:pPr>
      <w:r>
        <w:rPr>
          <w:rFonts w:asciiTheme="minorBidi" w:hAnsiTheme="minorBidi"/>
        </w:rPr>
        <w:t>The authors declare no competing financial interests.</w:t>
      </w:r>
    </w:p>
    <w:p w14:paraId="0E79B523" w14:textId="77777777" w:rsidR="0032293C" w:rsidRDefault="0032293C" w:rsidP="003F70D2">
      <w:pPr>
        <w:spacing w:line="480" w:lineRule="auto"/>
        <w:jc w:val="thaiDistribute"/>
        <w:rPr>
          <w:rFonts w:asciiTheme="minorBidi" w:hAnsiTheme="minorBidi"/>
          <w:b/>
          <w:bCs/>
        </w:rPr>
      </w:pPr>
    </w:p>
    <w:p w14:paraId="6E26A746" w14:textId="77777777" w:rsidR="008958FA" w:rsidRPr="001F1C37" w:rsidRDefault="008958FA" w:rsidP="003F70D2">
      <w:pPr>
        <w:spacing w:line="480" w:lineRule="auto"/>
        <w:jc w:val="thaiDistribute"/>
        <w:rPr>
          <w:rFonts w:asciiTheme="minorBidi" w:hAnsiTheme="minorBidi"/>
          <w:b/>
          <w:bCs/>
        </w:rPr>
      </w:pPr>
      <w:r w:rsidRPr="001F1C37">
        <w:rPr>
          <w:rFonts w:asciiTheme="minorBidi" w:hAnsiTheme="minorBidi"/>
          <w:b/>
          <w:bCs/>
        </w:rPr>
        <w:t>Methods</w:t>
      </w:r>
      <w:r>
        <w:rPr>
          <w:rFonts w:asciiTheme="minorBidi" w:hAnsiTheme="minorBidi"/>
          <w:b/>
          <w:bCs/>
        </w:rPr>
        <w:t>:</w:t>
      </w:r>
    </w:p>
    <w:p w14:paraId="5BEC2509" w14:textId="77777777" w:rsidR="00210691" w:rsidRDefault="008958FA" w:rsidP="009860A9">
      <w:pPr>
        <w:spacing w:line="480" w:lineRule="auto"/>
        <w:jc w:val="thaiDistribute"/>
        <w:rPr>
          <w:rFonts w:asciiTheme="minorBidi" w:hAnsiTheme="minorBidi"/>
          <w:b/>
          <w:bCs/>
        </w:rPr>
      </w:pPr>
      <w:r w:rsidRPr="001F1C37">
        <w:rPr>
          <w:rFonts w:asciiTheme="minorBidi" w:hAnsiTheme="minorBidi"/>
          <w:b/>
          <w:bCs/>
        </w:rPr>
        <w:t xml:space="preserve">Animals </w:t>
      </w:r>
    </w:p>
    <w:p w14:paraId="0D55A6CF"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rPr>
        <w:t>We generated</w:t>
      </w:r>
      <w:r>
        <w:rPr>
          <w:rFonts w:asciiTheme="minorBidi" w:hAnsiTheme="minorBidi"/>
        </w:rPr>
        <w:t xml:space="preserve"> </w:t>
      </w:r>
      <w:r w:rsidRPr="000A3E17">
        <w:rPr>
          <w:rFonts w:asciiTheme="minorBidi" w:hAnsiTheme="minorBidi"/>
          <w:i/>
          <w:iCs/>
        </w:rPr>
        <w:t>Washc4</w:t>
      </w:r>
      <w:r>
        <w:rPr>
          <w:rFonts w:asciiTheme="minorBidi" w:hAnsiTheme="minorBidi"/>
        </w:rPr>
        <w:t xml:space="preserve"> mutant (</w:t>
      </w:r>
      <w:r w:rsidRPr="001F1C37">
        <w:rPr>
          <w:rFonts w:asciiTheme="minorBidi" w:hAnsiTheme="minorBidi"/>
        </w:rPr>
        <w:t>SWIP</w:t>
      </w:r>
      <w:r w:rsidRPr="001F1C37">
        <w:rPr>
          <w:rFonts w:asciiTheme="minorBidi" w:hAnsiTheme="minorBidi"/>
          <w:vertAlign w:val="superscript"/>
        </w:rPr>
        <w:t>P1019R</w:t>
      </w:r>
      <w:r>
        <w:rPr>
          <w:rFonts w:asciiTheme="minorBidi" w:hAnsiTheme="minorBidi"/>
        </w:rPr>
        <w:t xml:space="preserve">) </w:t>
      </w:r>
      <w:r w:rsidRPr="001F1C37">
        <w:rPr>
          <w:rFonts w:asciiTheme="minorBidi" w:hAnsiTheme="minorBidi"/>
        </w:rPr>
        <w:t xml:space="preserve">mice in collaboration with the Duke Transgenic Core Facility to mimic the </w:t>
      </w:r>
      <w:r w:rsidRPr="003F70D2">
        <w:rPr>
          <w:rFonts w:asciiTheme="minorBidi" w:hAnsiTheme="minorBidi"/>
          <w:i/>
          <w:iCs/>
        </w:rPr>
        <w:t>de novo</w:t>
      </w:r>
      <w:r w:rsidRPr="001F1C37">
        <w:rPr>
          <w:rFonts w:asciiTheme="minorBidi" w:hAnsiTheme="minorBidi"/>
        </w:rPr>
        <w:t xml:space="preserve"> human variant at amino acid 1019 of human </w:t>
      </w:r>
      <w:r w:rsidRPr="001F1C37">
        <w:rPr>
          <w:rFonts w:asciiTheme="minorBidi" w:hAnsiTheme="minorBidi"/>
          <w:i/>
          <w:iCs/>
        </w:rPr>
        <w:t xml:space="preserve">WASHc4. </w:t>
      </w:r>
      <w:r w:rsidRPr="001F1C37">
        <w:rPr>
          <w:rFonts w:asciiTheme="minorBidi" w:hAnsiTheme="minorBidi"/>
        </w:rPr>
        <w:t>A CRISPR-induced CCT&gt;CGT point mutation was introduced into exon</w:t>
      </w:r>
      <w:r>
        <w:rPr>
          <w:rFonts w:asciiTheme="minorBidi" w:hAnsiTheme="minorBidi"/>
        </w:rPr>
        <w:t xml:space="preserve"> </w:t>
      </w:r>
      <w:r w:rsidRPr="001F1C37">
        <w:rPr>
          <w:rFonts w:asciiTheme="minorBidi" w:hAnsiTheme="minorBidi"/>
        </w:rPr>
        <w:t xml:space="preserve">29 of </w:t>
      </w:r>
      <w:r w:rsidR="006721A8" w:rsidRPr="001F1C37">
        <w:rPr>
          <w:rFonts w:asciiTheme="minorBidi" w:hAnsiTheme="minorBidi"/>
          <w:i/>
          <w:iCs/>
        </w:rPr>
        <w:t>W</w:t>
      </w:r>
      <w:r w:rsidR="006721A8">
        <w:rPr>
          <w:rFonts w:asciiTheme="minorBidi" w:hAnsiTheme="minorBidi"/>
          <w:i/>
          <w:iCs/>
        </w:rPr>
        <w:t>ash</w:t>
      </w:r>
      <w:r w:rsidR="006721A8" w:rsidRPr="001F1C37">
        <w:rPr>
          <w:rFonts w:asciiTheme="minorBidi" w:hAnsiTheme="minorBidi"/>
          <w:i/>
          <w:iCs/>
        </w:rPr>
        <w:t>c4</w:t>
      </w:r>
      <w:r w:rsidRPr="001F1C37">
        <w:rPr>
          <w:rFonts w:asciiTheme="minorBidi" w:hAnsiTheme="minorBidi"/>
        </w:rPr>
        <w:t>. 50ng/</w:t>
      </w:r>
      <w:r w:rsidR="009540AD" w:rsidRPr="009540AD">
        <w:rPr>
          <w:rFonts w:ascii="Arial" w:hAnsi="Arial" w:cs="Arial"/>
          <w:color w:val="000000" w:themeColor="text1"/>
        </w:rPr>
        <w:t xml:space="preserve"> </w:t>
      </w:r>
      <w:r w:rsidR="009540AD">
        <w:rPr>
          <w:rFonts w:ascii="Arial" w:hAnsi="Arial" w:cs="Arial"/>
          <w:color w:val="000000" w:themeColor="text1"/>
        </w:rPr>
        <w:t>µ</w:t>
      </w:r>
      <w:r w:rsidR="009540AD" w:rsidRPr="001F1C37">
        <w:rPr>
          <w:rFonts w:asciiTheme="minorBidi" w:hAnsiTheme="minorBidi"/>
        </w:rPr>
        <w:t>l</w:t>
      </w:r>
      <w:r w:rsidR="009540AD" w:rsidRPr="001F1C37" w:rsidDel="009540AD">
        <w:rPr>
          <w:rFonts w:asciiTheme="minorBidi" w:hAnsiTheme="minorBidi"/>
        </w:rPr>
        <w:t xml:space="preserve"> </w:t>
      </w:r>
      <w:proofErr w:type="spellStart"/>
      <w:r w:rsidRPr="001F1C37">
        <w:rPr>
          <w:rFonts w:asciiTheme="minorBidi" w:hAnsiTheme="minorBidi"/>
        </w:rPr>
        <w:t>l</w:t>
      </w:r>
      <w:proofErr w:type="spellEnd"/>
      <w:r w:rsidRPr="001F1C37">
        <w:rPr>
          <w:rFonts w:asciiTheme="minorBidi" w:hAnsiTheme="minorBidi"/>
        </w:rPr>
        <w:t xml:space="preserve"> of the sgRNA (5’</w:t>
      </w:r>
      <w:r w:rsidR="00022471">
        <w:rPr>
          <w:rFonts w:asciiTheme="minorBidi" w:hAnsiTheme="minorBidi"/>
        </w:rPr>
        <w:t>-</w:t>
      </w:r>
      <w:r w:rsidRPr="001F1C37">
        <w:rPr>
          <w:rFonts w:asciiTheme="minorBidi" w:hAnsiTheme="minorBidi"/>
        </w:rPr>
        <w:t>ttgagaatactcacaagaggagg</w:t>
      </w:r>
      <w:r w:rsidR="00022471">
        <w:rPr>
          <w:rFonts w:asciiTheme="minorBidi" w:hAnsiTheme="minorBidi"/>
        </w:rPr>
        <w:t>-</w:t>
      </w:r>
      <w:r w:rsidRPr="001F1C37">
        <w:rPr>
          <w:rFonts w:asciiTheme="minorBidi" w:hAnsiTheme="minorBidi"/>
        </w:rPr>
        <w:t>3’)</w:t>
      </w:r>
      <w:r w:rsidR="009540AD">
        <w:rPr>
          <w:rFonts w:asciiTheme="minorBidi" w:hAnsiTheme="minorBidi"/>
        </w:rPr>
        <w:t>,</w:t>
      </w:r>
      <w:r w:rsidRPr="001F1C37">
        <w:rPr>
          <w:rFonts w:asciiTheme="minorBidi" w:hAnsiTheme="minorBidi"/>
        </w:rPr>
        <w:t xml:space="preserve"> 100ng/</w:t>
      </w:r>
      <w:r w:rsidR="009540AD" w:rsidRPr="009540AD">
        <w:rPr>
          <w:rFonts w:ascii="Arial" w:hAnsi="Arial" w:cs="Arial"/>
          <w:color w:val="000000" w:themeColor="text1"/>
        </w:rPr>
        <w:t xml:space="preserve"> </w:t>
      </w:r>
      <w:r w:rsidR="009540AD">
        <w:rPr>
          <w:rFonts w:ascii="Arial" w:hAnsi="Arial" w:cs="Arial"/>
          <w:color w:val="000000" w:themeColor="text1"/>
        </w:rPr>
        <w:t>µ</w:t>
      </w:r>
      <w:r w:rsidR="009540AD" w:rsidRPr="001F1C37">
        <w:rPr>
          <w:rFonts w:asciiTheme="minorBidi" w:hAnsiTheme="minorBidi"/>
        </w:rPr>
        <w:t>l</w:t>
      </w:r>
      <w:r w:rsidR="009540AD" w:rsidRPr="001F1C37" w:rsidDel="009540AD">
        <w:rPr>
          <w:rFonts w:asciiTheme="minorBidi" w:hAnsiTheme="minorBidi"/>
        </w:rPr>
        <w:t xml:space="preserve"> </w:t>
      </w:r>
      <w:proofErr w:type="spellStart"/>
      <w:r w:rsidRPr="001F1C37">
        <w:rPr>
          <w:rFonts w:asciiTheme="minorBidi" w:hAnsiTheme="minorBidi"/>
        </w:rPr>
        <w:t>l</w:t>
      </w:r>
      <w:proofErr w:type="spellEnd"/>
      <w:r w:rsidRPr="001F1C37">
        <w:rPr>
          <w:rFonts w:asciiTheme="minorBidi" w:hAnsiTheme="minorBidi"/>
        </w:rPr>
        <w:t xml:space="preserve"> Cas9 mRNA</w:t>
      </w:r>
      <w:r w:rsidR="009540AD">
        <w:rPr>
          <w:rFonts w:asciiTheme="minorBidi" w:hAnsiTheme="minorBidi"/>
        </w:rPr>
        <w:t>,</w:t>
      </w:r>
      <w:r w:rsidRPr="001F1C37">
        <w:rPr>
          <w:rFonts w:asciiTheme="minorBidi" w:hAnsiTheme="minorBidi"/>
        </w:rPr>
        <w:t xml:space="preserve"> </w:t>
      </w:r>
      <w:r w:rsidR="009540AD">
        <w:rPr>
          <w:rFonts w:asciiTheme="minorBidi" w:hAnsiTheme="minorBidi"/>
        </w:rPr>
        <w:t>and</w:t>
      </w:r>
      <w:r w:rsidR="009540AD" w:rsidRPr="001F1C37">
        <w:rPr>
          <w:rFonts w:asciiTheme="minorBidi" w:hAnsiTheme="minorBidi"/>
        </w:rPr>
        <w:t xml:space="preserve"> </w:t>
      </w:r>
      <w:r w:rsidRPr="001F1C37">
        <w:rPr>
          <w:rFonts w:asciiTheme="minorBidi" w:hAnsiTheme="minorBidi"/>
        </w:rPr>
        <w:t>100ng/</w:t>
      </w:r>
      <w:r w:rsidR="009540AD">
        <w:rPr>
          <w:rFonts w:ascii="Arial" w:hAnsi="Arial" w:cs="Arial"/>
          <w:color w:val="000000" w:themeColor="text1"/>
        </w:rPr>
        <w:t>µ</w:t>
      </w:r>
      <w:r w:rsidR="009540AD" w:rsidRPr="001F1C37">
        <w:rPr>
          <w:rFonts w:asciiTheme="minorBidi" w:hAnsiTheme="minorBidi"/>
        </w:rPr>
        <w:t>l</w:t>
      </w:r>
      <w:r w:rsidR="009540AD" w:rsidRPr="001F1C37" w:rsidDel="009540AD">
        <w:rPr>
          <w:rFonts w:asciiTheme="minorBidi" w:hAnsiTheme="minorBidi"/>
        </w:rPr>
        <w:t xml:space="preserve"> </w:t>
      </w:r>
      <w:r w:rsidRPr="001F1C37">
        <w:rPr>
          <w:rFonts w:asciiTheme="minorBidi" w:hAnsiTheme="minorBidi"/>
        </w:rPr>
        <w:t>of a repair oligo (5</w:t>
      </w:r>
      <w:r w:rsidR="00022471">
        <w:rPr>
          <w:rFonts w:asciiTheme="minorBidi" w:hAnsiTheme="minorBidi"/>
        </w:rPr>
        <w:t>’-</w:t>
      </w:r>
      <w:r w:rsidRPr="001F1C37">
        <w:rPr>
          <w:rFonts w:asciiTheme="minorBidi" w:hAnsiTheme="minorBidi"/>
        </w:rPr>
        <w:lastRenderedPageBreak/>
        <w:t>atttcgaaggccaaagaatatacatctccgaaatttctatatcattgtt</w:t>
      </w:r>
      <w:r w:rsidRPr="001F1C37">
        <w:rPr>
          <w:rFonts w:asciiTheme="minorBidi" w:hAnsiTheme="minorBidi"/>
          <w:u w:val="single"/>
        </w:rPr>
        <w:t>c</w:t>
      </w:r>
      <w:r w:rsidRPr="001F1C37">
        <w:rPr>
          <w:rFonts w:asciiTheme="minorBidi" w:hAnsiTheme="minorBidi"/>
          <w:b/>
          <w:bCs/>
          <w:u w:val="single"/>
        </w:rPr>
        <w:t>g</w:t>
      </w:r>
      <w:r w:rsidRPr="001F1C37">
        <w:rPr>
          <w:rFonts w:asciiTheme="minorBidi" w:hAnsiTheme="minorBidi"/>
          <w:u w:val="single"/>
        </w:rPr>
        <w:t>t</w:t>
      </w:r>
      <w:r w:rsidRPr="001F1C37">
        <w:rPr>
          <w:rFonts w:asciiTheme="minorBidi" w:hAnsiTheme="minorBidi"/>
        </w:rPr>
        <w:t>cctcttgtgagtattctcaaaactagaagtgagttattgatgggtgttaatacagattcagtttccataaagca</w:t>
      </w:r>
      <w:r w:rsidR="00022471">
        <w:rPr>
          <w:rFonts w:asciiTheme="minorBidi" w:hAnsiTheme="minorBidi"/>
        </w:rPr>
        <w:t>-</w:t>
      </w:r>
      <w:r w:rsidRPr="001F1C37">
        <w:rPr>
          <w:rFonts w:asciiTheme="minorBidi" w:hAnsiTheme="minorBidi"/>
        </w:rPr>
        <w:t xml:space="preserve">3’) were injected into the cytoplasm of </w:t>
      </w:r>
      <w:r w:rsidRPr="001F1C37">
        <w:rPr>
          <w:rFonts w:asciiTheme="minorBidi" w:hAnsiTheme="minorBidi"/>
          <w:color w:val="000000"/>
        </w:rPr>
        <w:t>B6SJLF1/J mouse embryos (Jax</w:t>
      </w:r>
      <w:r w:rsidR="00210691">
        <w:rPr>
          <w:rFonts w:asciiTheme="minorBidi" w:hAnsiTheme="minorBidi"/>
          <w:color w:val="000000"/>
        </w:rPr>
        <w:t xml:space="preserve"> </w:t>
      </w:r>
      <w:r w:rsidRPr="001F1C37">
        <w:rPr>
          <w:rFonts w:asciiTheme="minorBidi" w:hAnsiTheme="minorBidi"/>
          <w:color w:val="000000"/>
        </w:rPr>
        <w:t>#100012). Mice with germline transmission were then backcrossed into a C57BL/ 6J background (Jax</w:t>
      </w:r>
      <w:r w:rsidR="00210691">
        <w:rPr>
          <w:rFonts w:asciiTheme="minorBidi" w:hAnsiTheme="minorBidi"/>
          <w:color w:val="000000"/>
        </w:rPr>
        <w:t xml:space="preserve"> </w:t>
      </w:r>
      <w:r w:rsidRPr="001F1C37">
        <w:rPr>
          <w:rFonts w:asciiTheme="minorBidi" w:hAnsiTheme="minorBidi"/>
          <w:color w:val="000000"/>
        </w:rPr>
        <w:t>#000664</w:t>
      </w:r>
      <w:r w:rsidR="00210691">
        <w:rPr>
          <w:rFonts w:asciiTheme="minorBidi" w:hAnsiTheme="minorBidi"/>
          <w:color w:val="000000"/>
        </w:rPr>
        <w:t>)</w:t>
      </w:r>
      <w:r w:rsidRPr="001F1C37">
        <w:rPr>
          <w:rFonts w:asciiTheme="minorBidi" w:hAnsiTheme="minorBidi"/>
          <w:color w:val="000000"/>
        </w:rPr>
        <w:t>. At least 5 backcrosses were obtained before animals were used for behavior. We bred het x het SWIP</w:t>
      </w:r>
      <w:r w:rsidRPr="001F1C37">
        <w:rPr>
          <w:rFonts w:asciiTheme="minorBidi" w:hAnsiTheme="minorBidi"/>
          <w:color w:val="000000"/>
          <w:vertAlign w:val="superscript"/>
        </w:rPr>
        <w:t>P1019R</w:t>
      </w:r>
      <w:r w:rsidRPr="001F1C37">
        <w:rPr>
          <w:rFonts w:asciiTheme="minorBidi" w:hAnsiTheme="minorBidi"/>
          <w:color w:val="000000"/>
        </w:rPr>
        <w:t xml:space="preserve"> mice to obtain age-matched mutant</w:t>
      </w:r>
      <w:r w:rsidR="006721A8">
        <w:rPr>
          <w:rFonts w:asciiTheme="minorBidi" w:hAnsiTheme="minorBidi"/>
          <w:color w:val="000000"/>
        </w:rPr>
        <w:t xml:space="preserve"> </w:t>
      </w:r>
      <w:r w:rsidRPr="001F1C37">
        <w:rPr>
          <w:rFonts w:asciiTheme="minorBidi" w:hAnsiTheme="minorBidi"/>
          <w:color w:val="000000"/>
        </w:rPr>
        <w:t>and wild-type genotypes for cell culture and behavioral experiments. Genetic sequencing was used to screen for germline transmission of the C&gt;G point mutation (</w:t>
      </w:r>
      <w:r w:rsidRPr="001F1C37">
        <w:rPr>
          <w:rFonts w:asciiTheme="minorBidi" w:hAnsiTheme="minorBidi"/>
          <w:i/>
          <w:iCs/>
          <w:color w:val="000000"/>
        </w:rPr>
        <w:t>FOR:</w:t>
      </w:r>
      <w:r w:rsidR="00210691">
        <w:rPr>
          <w:rFonts w:asciiTheme="minorBidi" w:hAnsiTheme="minorBidi"/>
          <w:color w:val="000000"/>
        </w:rPr>
        <w:t xml:space="preserve"> </w:t>
      </w:r>
      <w:r w:rsidR="00022471">
        <w:rPr>
          <w:rFonts w:asciiTheme="minorBidi" w:hAnsiTheme="minorBidi"/>
          <w:color w:val="000000"/>
        </w:rPr>
        <w:t>5’-tgcttgtagatgtttttcct-3’</w:t>
      </w:r>
      <w:r w:rsidRPr="001F1C37">
        <w:rPr>
          <w:rFonts w:asciiTheme="minorBidi" w:hAnsiTheme="minorBidi"/>
          <w:color w:val="000000"/>
        </w:rPr>
        <w:t xml:space="preserve">, </w:t>
      </w:r>
      <w:r w:rsidRPr="001F1C37">
        <w:rPr>
          <w:rFonts w:asciiTheme="minorBidi" w:hAnsiTheme="minorBidi"/>
          <w:i/>
          <w:iCs/>
          <w:color w:val="000000"/>
        </w:rPr>
        <w:t>REV</w:t>
      </w:r>
      <w:r w:rsidRPr="001F1C37">
        <w:rPr>
          <w:rFonts w:asciiTheme="minorBidi" w:hAnsiTheme="minorBidi"/>
          <w:color w:val="000000"/>
        </w:rPr>
        <w:t xml:space="preserve">: </w:t>
      </w:r>
      <w:r w:rsidR="00022471">
        <w:rPr>
          <w:rFonts w:asciiTheme="minorBidi" w:hAnsiTheme="minorBidi"/>
          <w:color w:val="000000"/>
        </w:rPr>
        <w:t>5’-gttaac</w:t>
      </w:r>
      <w:r w:rsidR="00022471">
        <w:rPr>
          <w:rFonts w:asciiTheme="minorBidi" w:hAnsiTheme="minorBidi"/>
          <w:color w:val="000000" w:themeColor="text1"/>
        </w:rPr>
        <w:t>atgatcctatggcg-3’</w:t>
      </w:r>
      <w:r w:rsidRPr="001F1C37">
        <w:rPr>
          <w:rFonts w:asciiTheme="minorBidi" w:hAnsiTheme="minorBidi"/>
          <w:color w:val="000000" w:themeColor="text1"/>
        </w:rPr>
        <w:t xml:space="preserve">). All mice were housed in the Duke University′s Division of Laboratory Animal Resources or Behavioral Core facilities at 2-5 animals/cage on a 14:10h </w:t>
      </w:r>
      <w:proofErr w:type="spellStart"/>
      <w:proofErr w:type="gramStart"/>
      <w:r w:rsidRPr="001F1C37">
        <w:rPr>
          <w:rFonts w:asciiTheme="minorBidi" w:hAnsiTheme="minorBidi"/>
          <w:color w:val="000000" w:themeColor="text1"/>
        </w:rPr>
        <w:t>light:dark</w:t>
      </w:r>
      <w:proofErr w:type="spellEnd"/>
      <w:proofErr w:type="gramEnd"/>
      <w:r w:rsidRPr="001F1C37">
        <w:rPr>
          <w:rFonts w:asciiTheme="minorBidi" w:hAnsiTheme="minorBidi"/>
          <w:color w:val="000000" w:themeColor="text1"/>
        </w:rPr>
        <w:t xml:space="preserve"> cycle. All experiments were conducted with a protocol approved by the Duke University Institutional Animal Care and Use Committee in accordance with NIH guidelines. </w:t>
      </w:r>
    </w:p>
    <w:p w14:paraId="29ED1331" w14:textId="77777777" w:rsidR="008958FA" w:rsidRPr="001F1C37" w:rsidRDefault="008958FA" w:rsidP="003F70D2">
      <w:pPr>
        <w:spacing w:line="480" w:lineRule="auto"/>
        <w:jc w:val="thaiDistribute"/>
        <w:rPr>
          <w:rFonts w:asciiTheme="minorBidi" w:hAnsiTheme="minorBidi"/>
          <w:color w:val="000000" w:themeColor="text1"/>
        </w:rPr>
      </w:pPr>
    </w:p>
    <w:p w14:paraId="0705F6ED" w14:textId="77777777" w:rsidR="008958FA" w:rsidRPr="001F1C37" w:rsidRDefault="008958FA" w:rsidP="003F70D2">
      <w:pPr>
        <w:spacing w:line="480" w:lineRule="auto"/>
        <w:jc w:val="thaiDistribute"/>
        <w:rPr>
          <w:rFonts w:asciiTheme="minorBidi" w:hAnsiTheme="minorBidi"/>
          <w:b/>
          <w:bCs/>
          <w:color w:val="000000" w:themeColor="text1"/>
        </w:rPr>
      </w:pPr>
      <w:r w:rsidRPr="005F4E2F">
        <w:rPr>
          <w:rFonts w:asciiTheme="minorBidi" w:hAnsiTheme="minorBidi"/>
          <w:b/>
          <w:bCs/>
          <w:color w:val="000000" w:themeColor="text1"/>
        </w:rPr>
        <w:t>Constructs</w:t>
      </w:r>
    </w:p>
    <w:p w14:paraId="0ADE9773" w14:textId="02542DE9" w:rsidR="008958FA" w:rsidRPr="000B33F8" w:rsidRDefault="00022471" w:rsidP="00022471">
      <w:pPr>
        <w:spacing w:line="480" w:lineRule="auto"/>
        <w:jc w:val="thaiDistribute"/>
      </w:pPr>
      <w:r>
        <w:rPr>
          <w:rFonts w:asciiTheme="minorBidi" w:hAnsiTheme="minorBidi"/>
          <w:color w:val="000000" w:themeColor="text1"/>
        </w:rPr>
        <w:t xml:space="preserve">For immunoprecipitation experiments, a </w:t>
      </w:r>
      <w:proofErr w:type="spellStart"/>
      <w:r>
        <w:rPr>
          <w:rFonts w:asciiTheme="minorBidi" w:hAnsiTheme="minorBidi"/>
          <w:color w:val="000000" w:themeColor="text1"/>
        </w:rPr>
        <w:t>pmCAG</w:t>
      </w:r>
      <w:proofErr w:type="spellEnd"/>
      <w:r>
        <w:rPr>
          <w:rFonts w:asciiTheme="minorBidi" w:hAnsiTheme="minorBidi"/>
          <w:color w:val="000000" w:themeColor="text1"/>
        </w:rPr>
        <w:t>-SWIP</w:t>
      </w:r>
      <w:r w:rsidR="00344FBD">
        <w:rPr>
          <w:rFonts w:asciiTheme="minorBidi" w:hAnsiTheme="minorBidi"/>
          <w:color w:val="000000" w:themeColor="text1"/>
        </w:rPr>
        <w:t>-</w:t>
      </w:r>
      <w:r>
        <w:rPr>
          <w:rFonts w:asciiTheme="minorBidi" w:hAnsiTheme="minorBidi"/>
          <w:color w:val="000000" w:themeColor="text1"/>
        </w:rPr>
        <w:t xml:space="preserve">WT-HA construct was generated by PCR amplification of the human </w:t>
      </w:r>
      <w:r>
        <w:rPr>
          <w:rFonts w:asciiTheme="minorBidi" w:hAnsiTheme="minorBidi"/>
          <w:i/>
          <w:iCs/>
        </w:rPr>
        <w:t xml:space="preserve">Washc4 </w:t>
      </w:r>
      <w:r>
        <w:rPr>
          <w:rFonts w:asciiTheme="minorBidi" w:hAnsiTheme="minorBidi"/>
        </w:rPr>
        <w:t xml:space="preserve">sequence, which was then inserted between </w:t>
      </w:r>
      <w:proofErr w:type="spellStart"/>
      <w:r>
        <w:rPr>
          <w:rFonts w:asciiTheme="minorBidi" w:hAnsiTheme="minorBidi"/>
        </w:rPr>
        <w:t>NheI</w:t>
      </w:r>
      <w:proofErr w:type="spellEnd"/>
      <w:r>
        <w:rPr>
          <w:rFonts w:asciiTheme="minorBidi" w:hAnsiTheme="minorBidi"/>
        </w:rPr>
        <w:t xml:space="preserve"> and </w:t>
      </w:r>
      <w:proofErr w:type="spellStart"/>
      <w:r>
        <w:rPr>
          <w:rFonts w:asciiTheme="minorBidi" w:hAnsiTheme="minorBidi"/>
        </w:rPr>
        <w:t>SalI</w:t>
      </w:r>
      <w:proofErr w:type="spellEnd"/>
      <w:r>
        <w:rPr>
          <w:rFonts w:asciiTheme="minorBidi" w:hAnsiTheme="minorBidi"/>
        </w:rPr>
        <w:t xml:space="preserve"> restriction sites </w:t>
      </w:r>
      <w:r w:rsidR="00344FBD">
        <w:rPr>
          <w:rFonts w:asciiTheme="minorBidi" w:hAnsiTheme="minorBidi"/>
        </w:rPr>
        <w:t xml:space="preserve">of </w:t>
      </w:r>
      <w:r>
        <w:rPr>
          <w:rFonts w:asciiTheme="minorBidi" w:hAnsiTheme="minorBidi"/>
        </w:rPr>
        <w:t xml:space="preserve">a </w:t>
      </w:r>
      <w:proofErr w:type="spellStart"/>
      <w:r>
        <w:rPr>
          <w:rFonts w:asciiTheme="minorBidi" w:hAnsiTheme="minorBidi"/>
        </w:rPr>
        <w:t>pmCAG</w:t>
      </w:r>
      <w:proofErr w:type="spellEnd"/>
      <w:r>
        <w:rPr>
          <w:rFonts w:asciiTheme="minorBidi" w:hAnsiTheme="minorBidi"/>
        </w:rPr>
        <w:t>-HA backbone generated in our lab</w:t>
      </w:r>
      <w:r w:rsidRPr="00F472E1">
        <w:rPr>
          <w:rFonts w:asciiTheme="minorBidi" w:hAnsiTheme="minorBidi" w:cstheme="minorBidi"/>
        </w:rPr>
        <w:t xml:space="preserve">. Site-directed mutagenesis (Agilent #200517) was used to introduce </w:t>
      </w:r>
      <w:r>
        <w:rPr>
          <w:rFonts w:asciiTheme="minorBidi" w:hAnsiTheme="minorBidi" w:cstheme="minorBidi"/>
        </w:rPr>
        <w:t>a</w:t>
      </w:r>
      <w:r w:rsidRPr="00F472E1">
        <w:rPr>
          <w:rFonts w:asciiTheme="minorBidi" w:hAnsiTheme="minorBidi" w:cstheme="minorBidi"/>
        </w:rPr>
        <w:t xml:space="preserve"> C&gt;G point mutation into th</w:t>
      </w:r>
      <w:r>
        <w:rPr>
          <w:rFonts w:asciiTheme="minorBidi" w:hAnsiTheme="minorBidi" w:cstheme="minorBidi"/>
        </w:rPr>
        <w:t>is</w:t>
      </w:r>
      <w:r w:rsidRPr="00F472E1">
        <w:rPr>
          <w:rFonts w:asciiTheme="minorBidi" w:hAnsiTheme="minorBidi" w:cstheme="minorBidi"/>
        </w:rPr>
        <w:t xml:space="preserve"> </w:t>
      </w:r>
      <w:proofErr w:type="spellStart"/>
      <w:r w:rsidRPr="00646B2B">
        <w:rPr>
          <w:rFonts w:asciiTheme="minorBidi" w:hAnsiTheme="minorBidi"/>
          <w:color w:val="000000" w:themeColor="text1"/>
        </w:rPr>
        <w:t>pmCAG</w:t>
      </w:r>
      <w:proofErr w:type="spellEnd"/>
      <w:r>
        <w:rPr>
          <w:rFonts w:asciiTheme="minorBidi" w:hAnsiTheme="minorBidi"/>
          <w:color w:val="000000" w:themeColor="text1"/>
        </w:rPr>
        <w:t>-SWIP</w:t>
      </w:r>
      <w:r w:rsidR="00344FBD">
        <w:rPr>
          <w:rFonts w:asciiTheme="minorBidi" w:hAnsiTheme="minorBidi"/>
          <w:color w:val="000000" w:themeColor="text1"/>
        </w:rPr>
        <w:t>-</w:t>
      </w:r>
      <w:r>
        <w:rPr>
          <w:rFonts w:asciiTheme="minorBidi" w:hAnsiTheme="minorBidi"/>
          <w:color w:val="000000" w:themeColor="text1"/>
        </w:rPr>
        <w:t xml:space="preserve">WT-HA construct </w:t>
      </w:r>
      <w:r w:rsidRPr="00F472E1">
        <w:rPr>
          <w:rFonts w:asciiTheme="minorBidi" w:hAnsiTheme="minorBidi" w:cstheme="minorBidi"/>
        </w:rPr>
        <w:t xml:space="preserve">for generation of a </w:t>
      </w:r>
      <w:proofErr w:type="spellStart"/>
      <w:r w:rsidRPr="00F472E1">
        <w:rPr>
          <w:rFonts w:asciiTheme="minorBidi" w:hAnsiTheme="minorBidi" w:cstheme="minorBidi"/>
        </w:rPr>
        <w:t>pmCAG</w:t>
      </w:r>
      <w:proofErr w:type="spellEnd"/>
      <w:r w:rsidRPr="00F472E1">
        <w:rPr>
          <w:rFonts w:asciiTheme="minorBidi" w:hAnsiTheme="minorBidi" w:cstheme="minorBidi"/>
        </w:rPr>
        <w:t>-SWIP-MUT-HA construct</w:t>
      </w:r>
      <w:r w:rsidRPr="00646B2B">
        <w:rPr>
          <w:rFonts w:asciiTheme="minorBidi" w:hAnsiTheme="minorBidi" w:cstheme="minorBidi"/>
        </w:rPr>
        <w:t xml:space="preserve"> </w:t>
      </w:r>
      <w:r w:rsidRPr="002B1B3B">
        <w:rPr>
          <w:rFonts w:asciiTheme="minorBidi" w:hAnsiTheme="minorBidi" w:cstheme="minorBidi"/>
          <w:i/>
          <w:iCs/>
        </w:rPr>
        <w:t>(</w:t>
      </w:r>
      <w:r>
        <w:rPr>
          <w:rFonts w:asciiTheme="minorBidi" w:hAnsiTheme="minorBidi" w:cstheme="minorBidi"/>
          <w:i/>
          <w:iCs/>
        </w:rPr>
        <w:t xml:space="preserve">FOR: </w:t>
      </w:r>
      <w:r w:rsidRPr="002B1B3B">
        <w:rPr>
          <w:rFonts w:asciiTheme="minorBidi" w:hAnsiTheme="minorBidi" w:cstheme="minorBidi"/>
        </w:rPr>
        <w:t>5'-ctacaaagttgagggtcagacggggaacaattatatagaaa-3'</w:t>
      </w:r>
      <w:r>
        <w:rPr>
          <w:rFonts w:asciiTheme="minorBidi" w:hAnsiTheme="minorBidi"/>
          <w:color w:val="000000" w:themeColor="text1"/>
        </w:rPr>
        <w:t xml:space="preserve">, </w:t>
      </w:r>
      <w:r>
        <w:rPr>
          <w:rFonts w:asciiTheme="minorBidi" w:hAnsiTheme="minorBidi"/>
          <w:i/>
          <w:iCs/>
          <w:color w:val="000000" w:themeColor="text1"/>
        </w:rPr>
        <w:t xml:space="preserve">REV: </w:t>
      </w:r>
      <w:r w:rsidRPr="002B1B3B">
        <w:rPr>
          <w:rFonts w:asciiTheme="minorBidi" w:hAnsiTheme="minorBidi"/>
          <w:color w:val="000000" w:themeColor="text1"/>
        </w:rPr>
        <w:t>5'-tttctatataattgttccccgtctgaccctcaactttgtag-3</w:t>
      </w:r>
      <w:r>
        <w:rPr>
          <w:rFonts w:asciiTheme="minorBidi" w:hAnsiTheme="minorBidi"/>
          <w:color w:val="000000" w:themeColor="text1"/>
        </w:rPr>
        <w:t>’)</w:t>
      </w:r>
      <w:r w:rsidR="00210691" w:rsidRPr="002B1B3B">
        <w:rPr>
          <w:rFonts w:asciiTheme="minorBidi" w:hAnsiTheme="minorBidi"/>
          <w:i/>
          <w:iCs/>
        </w:rPr>
        <w:t>.</w:t>
      </w:r>
      <w:r w:rsidR="00210691">
        <w:rPr>
          <w:rFonts w:asciiTheme="minorBidi" w:hAnsiTheme="minorBidi"/>
        </w:rPr>
        <w:t xml:space="preserve"> </w:t>
      </w:r>
      <w:r w:rsidR="00210691">
        <w:rPr>
          <w:rFonts w:asciiTheme="minorBidi" w:hAnsiTheme="minorBidi"/>
          <w:color w:val="000000" w:themeColor="text1"/>
        </w:rPr>
        <w:t xml:space="preserve">For iBioID experiments, an </w:t>
      </w:r>
      <w:r w:rsidR="008958FA">
        <w:rPr>
          <w:rFonts w:asciiTheme="minorBidi" w:hAnsiTheme="minorBidi"/>
          <w:color w:val="000000" w:themeColor="text1"/>
        </w:rPr>
        <w:t>AAV construct expressing hSyn1-</w:t>
      </w:r>
      <w:r w:rsidR="006721A8">
        <w:rPr>
          <w:rFonts w:asciiTheme="minorBidi" w:hAnsiTheme="minorBidi"/>
          <w:color w:val="000000" w:themeColor="text1"/>
        </w:rPr>
        <w:t>WASH1</w:t>
      </w:r>
      <w:r w:rsidR="008958FA">
        <w:rPr>
          <w:rFonts w:asciiTheme="minorBidi" w:hAnsiTheme="minorBidi"/>
          <w:color w:val="000000" w:themeColor="text1"/>
        </w:rPr>
        <w:t xml:space="preserve">-BioID2-HA was generated by cloning a </w:t>
      </w:r>
      <w:r w:rsidR="00A908D9" w:rsidRPr="002B1B3B">
        <w:rPr>
          <w:rFonts w:asciiTheme="minorBidi" w:hAnsiTheme="minorBidi"/>
          <w:i/>
          <w:iCs/>
          <w:color w:val="000000" w:themeColor="text1"/>
        </w:rPr>
        <w:t>Washc1</w:t>
      </w:r>
      <w:r w:rsidR="00344FBD">
        <w:rPr>
          <w:rFonts w:asciiTheme="minorBidi" w:hAnsiTheme="minorBidi"/>
          <w:color w:val="000000" w:themeColor="text1"/>
        </w:rPr>
        <w:t xml:space="preserve"> </w:t>
      </w:r>
      <w:r w:rsidR="008958FA">
        <w:rPr>
          <w:rFonts w:asciiTheme="minorBidi" w:hAnsiTheme="minorBidi"/>
          <w:color w:val="000000" w:themeColor="text1"/>
        </w:rPr>
        <w:t xml:space="preserve">insert between </w:t>
      </w:r>
      <w:proofErr w:type="spellStart"/>
      <w:r w:rsidR="008958FA">
        <w:rPr>
          <w:rFonts w:asciiTheme="minorBidi" w:hAnsiTheme="minorBidi"/>
          <w:color w:val="000000" w:themeColor="text1"/>
        </w:rPr>
        <w:t>SalI</w:t>
      </w:r>
      <w:proofErr w:type="spellEnd"/>
      <w:r w:rsidR="008958FA">
        <w:rPr>
          <w:rFonts w:asciiTheme="minorBidi" w:hAnsiTheme="minorBidi"/>
          <w:color w:val="000000" w:themeColor="text1"/>
        </w:rPr>
        <w:t xml:space="preserve"> and </w:t>
      </w:r>
      <w:proofErr w:type="spellStart"/>
      <w:r w:rsidR="008958FA">
        <w:rPr>
          <w:rFonts w:asciiTheme="minorBidi" w:hAnsiTheme="minorBidi"/>
          <w:color w:val="000000" w:themeColor="text1"/>
        </w:rPr>
        <w:t>HindIII</w:t>
      </w:r>
      <w:proofErr w:type="spellEnd"/>
      <w:r w:rsidR="008958FA">
        <w:rPr>
          <w:rFonts w:asciiTheme="minorBidi" w:hAnsiTheme="minorBidi"/>
          <w:color w:val="000000" w:themeColor="text1"/>
        </w:rPr>
        <w:t xml:space="preserve"> sites of </w:t>
      </w:r>
      <w:r w:rsidR="008958FA" w:rsidRPr="000B33F8">
        <w:rPr>
          <w:rFonts w:asciiTheme="minorBidi" w:hAnsiTheme="minorBidi" w:cstheme="minorBidi"/>
          <w:color w:val="000000" w:themeColor="text1"/>
        </w:rPr>
        <w:t xml:space="preserve">a </w:t>
      </w:r>
      <w:r w:rsidR="008958FA" w:rsidRPr="000B33F8">
        <w:rPr>
          <w:rFonts w:asciiTheme="minorBidi" w:hAnsiTheme="minorBidi" w:cstheme="minorBidi"/>
        </w:rPr>
        <w:t>pAAV-hSyn</w:t>
      </w:r>
      <w:r w:rsidR="008958FA">
        <w:rPr>
          <w:rFonts w:asciiTheme="minorBidi" w:hAnsiTheme="minorBidi" w:cstheme="minorBidi"/>
        </w:rPr>
        <w:t>1</w:t>
      </w:r>
      <w:r w:rsidR="008958FA" w:rsidRPr="000B33F8">
        <w:rPr>
          <w:rFonts w:asciiTheme="minorBidi" w:hAnsiTheme="minorBidi" w:cstheme="minorBidi"/>
        </w:rPr>
        <w:t>-Actin Chromobody-Linker-BioID2-pA</w:t>
      </w:r>
      <w:r w:rsidR="008958FA">
        <w:rPr>
          <w:rFonts w:asciiTheme="minorBidi" w:hAnsiTheme="minorBidi" w:cstheme="minorBidi"/>
        </w:rPr>
        <w:t xml:space="preserve"> </w:t>
      </w:r>
      <w:r w:rsidR="008958FA">
        <w:rPr>
          <w:rFonts w:asciiTheme="minorBidi" w:hAnsiTheme="minorBidi" w:cstheme="minorBidi"/>
        </w:rPr>
        <w:lastRenderedPageBreak/>
        <w:t>construct (replacing Actin Chromobody)</w:t>
      </w:r>
      <w:r w:rsidR="008958FA">
        <w:rPr>
          <w:rFonts w:asciiTheme="minorBidi" w:hAnsiTheme="minorBidi"/>
          <w:color w:val="000000" w:themeColor="text1"/>
        </w:rPr>
        <w:t xml:space="preserve"> generated in our lab. This backbone included a 25nm GS linker-BioID2-HA fragment from </w:t>
      </w:r>
      <w:proofErr w:type="spellStart"/>
      <w:r w:rsidR="008958FA">
        <w:rPr>
          <w:rFonts w:asciiTheme="minorBidi" w:hAnsiTheme="minorBidi"/>
          <w:color w:val="000000" w:themeColor="text1"/>
        </w:rPr>
        <w:t>Addgene</w:t>
      </w:r>
      <w:proofErr w:type="spellEnd"/>
      <w:r w:rsidR="008958FA">
        <w:rPr>
          <w:rFonts w:asciiTheme="minorBidi" w:hAnsiTheme="minorBidi"/>
          <w:color w:val="000000" w:themeColor="text1"/>
        </w:rPr>
        <w:t xml:space="preserve"> #80899, generated by Roux et al</w:t>
      </w:r>
      <w:r w:rsidR="008958FA">
        <w:rPr>
          <w:rFonts w:asciiTheme="minorBidi" w:hAnsiTheme="minorBidi"/>
          <w:color w:val="000000" w:themeColor="text1"/>
        </w:rPr>
        <w:fldChar w:fldCharType="begin" w:fldLock="1"/>
      </w:r>
      <w:r w:rsidR="0086372A">
        <w:rPr>
          <w:rFonts w:asciiTheme="minorBidi" w:hAnsiTheme="minorBidi"/>
          <w:color w:val="000000" w:themeColor="text1"/>
        </w:rPr>
        <w:instrText>ADDIN CSL_CITATION {"citationItems":[{"id":"ITEM-1","itemData":{"DOI":"10.1091/mbc.E15-12-0844","ISSN":"19394586","PMID":"26912792","abstract":"The BioID method uses a promiscuous biotin ligase to detect protein-protein associations as well as proximate proteins in living cells. Here we report improvements to the BioID method centered on BioID2, a substantially smaller promiscuous biotin ligase. BioID2 enables more-selective targeting of fusion proteins, requires less biotin supplementation, and exhibits enhanced labeling of proximate proteins. Thus BioID2 improves the efficiency of screening for protein-protein associations. We also demonstrate that the biotinylation range of BioID2 can be considerably modulated using flexible linkers, thus enabling applicationspecific adjustment of the biotin-labeling radius.","author":[{"dropping-particle":"","family":"Kim","given":"Dae In","non-dropping-particle":"","parse-names":false,"suffix":""},{"dropping-particle":"","family":"Jensen","given":"Samuel C.","non-dropping-particle":"","parse-names":false,"suffix":""},{"dropping-particle":"","family":"Noble","given":"Kyle A.","non-dropping-particle":"","parse-names":false,"suffix":""},{"dropping-particle":"","family":"Kc","given":"Birendra","non-dropping-particle":"","parse-names":false,"suffix":""},{"dropping-particle":"","family":"Roux","given":"Kenneth H.","non-dropping-particle":"","parse-names":false,"suffix":""},{"dropping-particle":"","family":"Motamedchaboki","given":"Khatereh","non-dropping-particle":"","parse-names":false,"suffix":""},{"dropping-particle":"","family":"Roux","given":"Kyle J.","non-dropping-particle":"","parse-names":false,"suffix":""}],"container-title":"Molecular Biology of the Cell","id":"ITEM-1","issue":"8","issued":{"date-parts":[["2016","4","15"]]},"page":"1188-1196","publisher":"American Society for Cell Biology","title":"An improved smaller biotin ligase for BioID proximity labeling","type":"article-journal","volume":"27"},"uris":["http://www.mendeley.com/documents/?uuid=5e1ed4dd-09cd-3939-814b-05cef3754dea"]}],"mendeley":{"formattedCitation":"&lt;sup&gt;96&lt;/sup&gt;","plainTextFormattedCitation":"96","previouslyFormattedCitation":"&lt;sup&gt;96&lt;/sup&gt;"},"properties":{"noteIndex":0},"schema":"https://github.com/citation-style-language/schema/raw/master/csl-citation.json"}</w:instrText>
      </w:r>
      <w:r w:rsidR="008958FA">
        <w:rPr>
          <w:rFonts w:asciiTheme="minorBidi" w:hAnsiTheme="minorBidi"/>
          <w:color w:val="000000" w:themeColor="text1"/>
        </w:rPr>
        <w:fldChar w:fldCharType="separate"/>
      </w:r>
      <w:r w:rsidR="001B3279" w:rsidRPr="001B3279">
        <w:rPr>
          <w:rFonts w:asciiTheme="minorBidi" w:hAnsiTheme="minorBidi"/>
          <w:noProof/>
          <w:color w:val="000000" w:themeColor="text1"/>
          <w:vertAlign w:val="superscript"/>
        </w:rPr>
        <w:t>96</w:t>
      </w:r>
      <w:r w:rsidR="008958FA">
        <w:rPr>
          <w:rFonts w:asciiTheme="minorBidi" w:hAnsiTheme="minorBidi"/>
          <w:color w:val="000000" w:themeColor="text1"/>
        </w:rPr>
        <w:fldChar w:fldCharType="end"/>
      </w:r>
      <w:r w:rsidR="008958FA">
        <w:rPr>
          <w:rFonts w:asciiTheme="minorBidi" w:hAnsiTheme="minorBidi"/>
          <w:color w:val="000000" w:themeColor="text1"/>
        </w:rPr>
        <w:t xml:space="preserve">. An hSyn1-solubleBioID2-HA construct was created similarly, by removing Actin Chromobody from the above construct. </w:t>
      </w:r>
    </w:p>
    <w:p w14:paraId="1864D6D8" w14:textId="77777777" w:rsidR="008958FA" w:rsidRPr="00CC1C7C" w:rsidRDefault="008958FA" w:rsidP="003F70D2">
      <w:pPr>
        <w:spacing w:line="480" w:lineRule="auto"/>
        <w:jc w:val="thaiDistribute"/>
        <w:rPr>
          <w:rFonts w:asciiTheme="minorBidi" w:hAnsiTheme="minorBidi"/>
          <w:color w:val="000000" w:themeColor="text1"/>
        </w:rPr>
      </w:pPr>
    </w:p>
    <w:p w14:paraId="6F92DB8E" w14:textId="77777777" w:rsidR="008958FA" w:rsidRPr="001F1C37" w:rsidRDefault="008958FA" w:rsidP="003F70D2">
      <w:pPr>
        <w:spacing w:line="480" w:lineRule="auto"/>
        <w:jc w:val="thaiDistribute"/>
        <w:rPr>
          <w:rFonts w:asciiTheme="minorBidi" w:hAnsiTheme="minorBidi"/>
          <w:b/>
          <w:bCs/>
          <w:color w:val="000000" w:themeColor="text1"/>
        </w:rPr>
      </w:pPr>
      <w:r w:rsidRPr="00442D52">
        <w:rPr>
          <w:rFonts w:asciiTheme="minorBidi" w:hAnsiTheme="minorBidi"/>
          <w:b/>
          <w:bCs/>
          <w:color w:val="000000" w:themeColor="text1"/>
        </w:rPr>
        <w:t>Antibodies</w:t>
      </w:r>
    </w:p>
    <w:p w14:paraId="6FFDD48A" w14:textId="77777777" w:rsidR="008958FA" w:rsidRDefault="008958FA" w:rsidP="003F70D2">
      <w:pPr>
        <w:spacing w:line="480" w:lineRule="auto"/>
        <w:jc w:val="thaiDistribute"/>
        <w:rPr>
          <w:rFonts w:asciiTheme="minorBidi" w:hAnsiTheme="minorBidi"/>
          <w:color w:val="000000" w:themeColor="text1"/>
        </w:rPr>
      </w:pPr>
      <w:r w:rsidRPr="001F1C37">
        <w:rPr>
          <w:rFonts w:asciiTheme="minorBidi" w:hAnsiTheme="minorBidi"/>
          <w:i/>
          <w:iCs/>
          <w:color w:val="000000" w:themeColor="text1"/>
        </w:rPr>
        <w:t>Immunocytochemistry:</w:t>
      </w:r>
      <w:r>
        <w:rPr>
          <w:rFonts w:asciiTheme="minorBidi" w:hAnsiTheme="minorBidi"/>
          <w:color w:val="000000" w:themeColor="text1"/>
        </w:rPr>
        <w:t xml:space="preserve"> </w:t>
      </w:r>
    </w:p>
    <w:p w14:paraId="77CF9902"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Primary antibodies: Rabbit anti-EEA1 (Cell Signaling Technology #</w:t>
      </w:r>
      <w:r>
        <w:rPr>
          <w:rFonts w:ascii="Helvetica" w:eastAsiaTheme="minorEastAsia" w:hAnsi="Helvetica" w:cs="Helvetica"/>
        </w:rPr>
        <w:t>C45B10</w:t>
      </w:r>
      <w:r>
        <w:rPr>
          <w:rFonts w:asciiTheme="minorBidi" w:hAnsiTheme="minorBidi"/>
          <w:color w:val="000000" w:themeColor="text1"/>
        </w:rPr>
        <w:t>, 1:500), Rat anti-</w:t>
      </w:r>
      <w:proofErr w:type="spellStart"/>
      <w:r>
        <w:rPr>
          <w:rFonts w:asciiTheme="minorBidi" w:hAnsiTheme="minorBidi"/>
          <w:color w:val="000000" w:themeColor="text1"/>
        </w:rPr>
        <w:t>CathepsinD</w:t>
      </w:r>
      <w:proofErr w:type="spellEnd"/>
      <w:r>
        <w:rPr>
          <w:rFonts w:asciiTheme="minorBidi" w:hAnsiTheme="minorBidi"/>
          <w:color w:val="000000" w:themeColor="text1"/>
        </w:rPr>
        <w:t xml:space="preserve"> (Novus #204712, 1:250), Guinea Pig anti-MAP2 (Synaptic Systems #188004, 1:500)</w:t>
      </w:r>
    </w:p>
    <w:p w14:paraId="722DCAB3"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Secondary antibodies: Goat anti-Rabbit Alexa Fluor 568 (Invitrogen #A11036, 1:1000), Goat anti-Guinea Pig Alexa Fluor 488 (Invitrogen #A11073, 1:1000), Goat anti-Rat Alexa Fluor 488 (Invitrogen #A11006, 1:1000), Goat anti-Guinea Pig Alexa Fluor 555 (Invitrogen #A21435, 1:1000)</w:t>
      </w:r>
    </w:p>
    <w:p w14:paraId="61C6214C" w14:textId="77777777" w:rsidR="008958FA" w:rsidRDefault="008958FA" w:rsidP="003F70D2">
      <w:pPr>
        <w:spacing w:line="480" w:lineRule="auto"/>
        <w:jc w:val="thaiDistribute"/>
        <w:rPr>
          <w:rFonts w:asciiTheme="minorBidi" w:hAnsiTheme="minorBidi"/>
          <w:color w:val="000000" w:themeColor="text1"/>
        </w:rPr>
      </w:pPr>
    </w:p>
    <w:p w14:paraId="08F84C96" w14:textId="77777777" w:rsidR="008958FA" w:rsidRDefault="008958FA" w:rsidP="003F70D2">
      <w:pPr>
        <w:spacing w:line="480" w:lineRule="auto"/>
        <w:jc w:val="thaiDistribute"/>
        <w:rPr>
          <w:rFonts w:asciiTheme="minorBidi" w:hAnsiTheme="minorBidi"/>
          <w:i/>
          <w:iCs/>
          <w:color w:val="000000" w:themeColor="text1"/>
        </w:rPr>
      </w:pPr>
      <w:r>
        <w:rPr>
          <w:rFonts w:asciiTheme="minorBidi" w:hAnsiTheme="minorBidi"/>
          <w:i/>
          <w:iCs/>
          <w:color w:val="000000" w:themeColor="text1"/>
        </w:rPr>
        <w:t>I</w:t>
      </w:r>
      <w:r w:rsidRPr="001F1C37">
        <w:rPr>
          <w:rFonts w:asciiTheme="minorBidi" w:hAnsiTheme="minorBidi"/>
          <w:i/>
          <w:iCs/>
          <w:color w:val="000000" w:themeColor="text1"/>
        </w:rPr>
        <w:t>mmunohistochemistry</w:t>
      </w:r>
      <w:r>
        <w:rPr>
          <w:rFonts w:asciiTheme="minorBidi" w:hAnsiTheme="minorBidi"/>
          <w:i/>
          <w:iCs/>
          <w:color w:val="000000" w:themeColor="text1"/>
        </w:rPr>
        <w:t>:</w:t>
      </w:r>
    </w:p>
    <w:p w14:paraId="389EC027"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 xml:space="preserve">Primary antibodies: </w:t>
      </w:r>
    </w:p>
    <w:p w14:paraId="3D3E71B5"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Rabbit anti-Cleaved Caspase-3 (Cell Signaling Technology #9661, 1:2000), Mouse anti-Calbindin (Sigma #C9848, 1:2000), Rat anti-HA 3F10 (Sigma #</w:t>
      </w:r>
      <w:r w:rsidRPr="003F5DBE">
        <w:rPr>
          <w:rFonts w:asciiTheme="minorBidi" w:hAnsiTheme="minorBidi"/>
          <w:color w:val="000000" w:themeColor="text1"/>
        </w:rPr>
        <w:t>12158167001</w:t>
      </w:r>
      <w:r>
        <w:rPr>
          <w:rFonts w:asciiTheme="minorBidi" w:hAnsiTheme="minorBidi"/>
          <w:color w:val="000000" w:themeColor="text1"/>
        </w:rPr>
        <w:t>, 1:500)</w:t>
      </w:r>
    </w:p>
    <w:p w14:paraId="1F9D08EB"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Secondary antibodies:</w:t>
      </w:r>
    </w:p>
    <w:p w14:paraId="666BE2E1"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 xml:space="preserve">Donkey anti-Rabbit Alexa Fluor 488 (Invitrogen #A21206, 1:2000), Goat anti-Mouse Alexa Fluor 594 (Invitrogen #A11032, 1:2000), Goat anti-Rat Alexa Fluor 488 (Invitrogen </w:t>
      </w:r>
      <w:r>
        <w:rPr>
          <w:rFonts w:asciiTheme="minorBidi" w:hAnsiTheme="minorBidi"/>
          <w:color w:val="000000" w:themeColor="text1"/>
        </w:rPr>
        <w:lastRenderedPageBreak/>
        <w:t>#A11006, 1:5000), Streptavidin Alexa Fluor 594 conjugate (Invitrogen #S32356</w:t>
      </w:r>
      <w:r w:rsidR="009540AD">
        <w:rPr>
          <w:rFonts w:asciiTheme="minorBidi" w:hAnsiTheme="minorBidi"/>
          <w:color w:val="000000" w:themeColor="text1"/>
        </w:rPr>
        <w:t>,</w:t>
      </w:r>
      <w:r>
        <w:rPr>
          <w:rFonts w:asciiTheme="minorBidi" w:hAnsiTheme="minorBidi"/>
          <w:color w:val="000000" w:themeColor="text1"/>
        </w:rPr>
        <w:t xml:space="preserve"> 1:5000), </w:t>
      </w:r>
      <w:r w:rsidRPr="006A7DD0">
        <w:rPr>
          <w:rFonts w:asciiTheme="minorBidi" w:hAnsiTheme="minorBidi"/>
          <w:color w:val="000000" w:themeColor="text1"/>
        </w:rPr>
        <w:t xml:space="preserve">4′,6-diamidino-2-phenylindole </w:t>
      </w:r>
      <w:r>
        <w:rPr>
          <w:rFonts w:asciiTheme="minorBidi" w:hAnsiTheme="minorBidi"/>
          <w:color w:val="000000" w:themeColor="text1"/>
        </w:rPr>
        <w:t>(DAPI, Sigma #D9542, 1:1000 for 10min at RT)</w:t>
      </w:r>
    </w:p>
    <w:p w14:paraId="53EBC4D4" w14:textId="77777777" w:rsidR="008958FA" w:rsidRPr="007452D6" w:rsidRDefault="008958FA" w:rsidP="003F70D2">
      <w:pPr>
        <w:spacing w:line="480" w:lineRule="auto"/>
        <w:jc w:val="thaiDistribute"/>
        <w:rPr>
          <w:rFonts w:asciiTheme="minorBidi" w:hAnsiTheme="minorBidi"/>
          <w:color w:val="000000" w:themeColor="text1"/>
        </w:rPr>
      </w:pPr>
    </w:p>
    <w:p w14:paraId="16EAD2DC" w14:textId="77777777" w:rsidR="008958FA" w:rsidRDefault="008958FA" w:rsidP="003F70D2">
      <w:pPr>
        <w:spacing w:line="480" w:lineRule="auto"/>
        <w:jc w:val="thaiDistribute"/>
        <w:rPr>
          <w:rFonts w:asciiTheme="minorBidi" w:hAnsiTheme="minorBidi"/>
          <w:color w:val="000000" w:themeColor="text1"/>
        </w:rPr>
      </w:pPr>
      <w:r w:rsidRPr="001F1C37">
        <w:rPr>
          <w:rFonts w:asciiTheme="minorBidi" w:hAnsiTheme="minorBidi"/>
          <w:i/>
          <w:iCs/>
          <w:color w:val="000000" w:themeColor="text1"/>
        </w:rPr>
        <w:t>Western blotting:</w:t>
      </w:r>
      <w:r w:rsidRPr="001F1C37">
        <w:rPr>
          <w:rFonts w:asciiTheme="minorBidi" w:hAnsiTheme="minorBidi"/>
          <w:color w:val="000000" w:themeColor="text1"/>
        </w:rPr>
        <w:t xml:space="preserve"> </w:t>
      </w:r>
    </w:p>
    <w:p w14:paraId="49A7ED3B"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Primary antibodies: Rabbit anti-</w:t>
      </w:r>
      <w:proofErr w:type="spellStart"/>
      <w:r>
        <w:rPr>
          <w:rFonts w:asciiTheme="minorBidi" w:hAnsiTheme="minorBidi"/>
          <w:color w:val="000000" w:themeColor="text1"/>
        </w:rPr>
        <w:t>Strumpellin</w:t>
      </w:r>
      <w:proofErr w:type="spellEnd"/>
      <w:r>
        <w:rPr>
          <w:rFonts w:asciiTheme="minorBidi" w:hAnsiTheme="minorBidi"/>
          <w:color w:val="000000" w:themeColor="text1"/>
        </w:rPr>
        <w:t xml:space="preserve"> (Santa Cruz #sc-87442, 1:500), Rabbit anti-WASH1 c-terminal (Sigma #</w:t>
      </w:r>
      <w:r w:rsidRPr="008B15E2">
        <w:rPr>
          <w:rFonts w:asciiTheme="minorBidi" w:hAnsiTheme="minorBidi"/>
          <w:color w:val="000000" w:themeColor="text1"/>
        </w:rPr>
        <w:t>SAB4200373</w:t>
      </w:r>
      <w:r>
        <w:rPr>
          <w:rFonts w:asciiTheme="minorBidi" w:hAnsiTheme="minorBidi"/>
          <w:color w:val="000000" w:themeColor="text1"/>
        </w:rPr>
        <w:t>, 1:500), Mouse anti-Beta Tubulin III (Sigma #T8660, 1:10,000)</w:t>
      </w:r>
      <w:r w:rsidR="00CC00EE">
        <w:rPr>
          <w:rFonts w:asciiTheme="minorBidi" w:hAnsiTheme="minorBidi"/>
          <w:color w:val="000000" w:themeColor="text1"/>
        </w:rPr>
        <w:t>, Mouse anti-HA (</w:t>
      </w:r>
      <w:proofErr w:type="spellStart"/>
      <w:r w:rsidR="00CC00EE">
        <w:rPr>
          <w:rFonts w:asciiTheme="minorBidi" w:hAnsiTheme="minorBidi"/>
          <w:color w:val="000000" w:themeColor="text1"/>
        </w:rPr>
        <w:t>BioLegend</w:t>
      </w:r>
      <w:proofErr w:type="spellEnd"/>
      <w:r w:rsidR="00CC00EE">
        <w:rPr>
          <w:rFonts w:asciiTheme="minorBidi" w:hAnsiTheme="minorBidi"/>
          <w:color w:val="000000" w:themeColor="text1"/>
        </w:rPr>
        <w:t xml:space="preserve"> #MMS-101P, 1:5000)</w:t>
      </w:r>
    </w:p>
    <w:p w14:paraId="4A44C9D3" w14:textId="77777777" w:rsidR="008958FA" w:rsidRPr="001F1C37"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Secondary antibodies: Donkey anti-Rabbit-HRP (GE Life Sciences #NA934, 1:5,000), Goat anti-mouse-HRP (GE Life Sciences #NA931, 1:5000)</w:t>
      </w:r>
    </w:p>
    <w:p w14:paraId="4BFF71E1" w14:textId="77777777" w:rsidR="008958FA" w:rsidRPr="001F1C37" w:rsidRDefault="008958FA" w:rsidP="003F70D2">
      <w:pPr>
        <w:spacing w:line="480" w:lineRule="auto"/>
        <w:jc w:val="thaiDistribute"/>
        <w:rPr>
          <w:rFonts w:asciiTheme="minorBidi" w:hAnsiTheme="minorBidi"/>
          <w:color w:val="000000" w:themeColor="text1"/>
        </w:rPr>
      </w:pPr>
    </w:p>
    <w:p w14:paraId="21C0907E"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AAV viral preparation</w:t>
      </w:r>
    </w:p>
    <w:p w14:paraId="7373FDBF" w14:textId="790B7AC8"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Large-scale AAV preparations were performed as described </w:t>
      </w:r>
      <w:r w:rsidR="009540AD">
        <w:rPr>
          <w:rFonts w:asciiTheme="minorBidi" w:hAnsiTheme="minorBidi"/>
          <w:color w:val="000000" w:themeColor="text1"/>
        </w:rPr>
        <w:t>previously</w:t>
      </w:r>
      <w:r>
        <w:rPr>
          <w:rFonts w:asciiTheme="minorBidi" w:hAnsiTheme="minorBidi"/>
          <w:color w:val="000000" w:themeColor="text1"/>
        </w:rPr>
        <w:fldChar w:fldCharType="begin" w:fldLock="1"/>
      </w:r>
      <w:r w:rsidR="00610919">
        <w:rPr>
          <w:rFonts w:asciiTheme="minorBidi" w:hAnsiTheme="minorBidi"/>
          <w:color w:val="000000" w:themeColor="text1"/>
        </w:rPr>
        <w:instrText>ADDIN CSL_CITATION {"citationItems":[{"id":"ITEM-1","itemData":{"DOI":"10.1126/science.aag0821","ISSN":"0036-8075","PMID":"27609886","author":[{"dropping-particle":"","family":"Uezu","given":"Akiyoshi","non-dropping-particle":"","parse-names":false,"suffix":""},{"dropping-particle":"","family":"Kanak","given":"Daniel J","non-dropping-particle":"","parse-names":false,"suffix":""},{"dropping-particle":"","family":"Bradshaw","given":"Tyler WA","non-dropping-particle":"","parse-names":false,"suffix":""},{"dropping-particle":"","family":"Soderblom","given":"Erin J","non-dropping-particle":"","parse-names":false,"suffix":""},{"dropping-particle":"","family":"Catavero","given":"Christina M","non-dropping-particle":"","parse-names":false,"suffix":""},{"dropping-particle":"","family":"Burette","given":"Alain C","non-dropping-particle":"","parse-names":false,"suffix":""},{"dropping-particle":"","family":"Weinberg","given":"Richard J","non-dropping-particle":"","parse-names":false,"suffix":""},{"dropping-particle":"","family":"Soderling","given":"Scott H","non-dropping-particle":"","parse-names":false,"suffix":""}],"id":"ITEM-1","issue":"6304","issued":{"date-parts":[["2016"]]},"page":"960-962","title":"Identification of an elaborate complex mediating postsynaptic inhibition","type":"article-journal","volume":"353"},"uris":["http://www.mendeley.com/documents/?uuid=a739552b-7f28-423f-abe3-d80b348990c6"]}],"mendeley":{"formattedCitation":"&lt;sup&gt;39&lt;/sup&gt;","plainTextFormattedCitation":"39","previouslyFormattedCitation":"&lt;sup&gt;39&lt;/sup&gt;"},"properties":{"noteIndex":0},"schema":"https://github.com/citation-style-language/schema/raw/master/csl-citation.json"}</w:instrText>
      </w:r>
      <w:r>
        <w:rPr>
          <w:rFonts w:asciiTheme="minorBidi" w:hAnsiTheme="minorBidi"/>
          <w:color w:val="000000" w:themeColor="text1"/>
        </w:rPr>
        <w:fldChar w:fldCharType="separate"/>
      </w:r>
      <w:r w:rsidR="000F707D" w:rsidRPr="000F707D">
        <w:rPr>
          <w:rFonts w:asciiTheme="minorBidi" w:hAnsiTheme="minorBidi"/>
          <w:noProof/>
          <w:color w:val="000000" w:themeColor="text1"/>
          <w:vertAlign w:val="superscript"/>
        </w:rPr>
        <w:t>39</w:t>
      </w:r>
      <w:r>
        <w:rPr>
          <w:rFonts w:asciiTheme="minorBidi" w:hAnsiTheme="minorBidi"/>
          <w:color w:val="000000" w:themeColor="text1"/>
        </w:rPr>
        <w:fldChar w:fldCharType="end"/>
      </w:r>
      <w:r w:rsidRPr="001F1C37">
        <w:rPr>
          <w:rFonts w:asciiTheme="minorBidi" w:hAnsiTheme="minorBidi"/>
          <w:color w:val="000000" w:themeColor="text1"/>
        </w:rPr>
        <w:t>. The day before transfection, HEK293T cells were plated at a density of 1.5x10</w:t>
      </w:r>
      <w:r w:rsidRPr="001F1C37">
        <w:rPr>
          <w:rFonts w:asciiTheme="minorBidi" w:hAnsiTheme="minorBidi"/>
          <w:color w:val="000000" w:themeColor="text1"/>
          <w:vertAlign w:val="superscript"/>
        </w:rPr>
        <w:t>7</w:t>
      </w:r>
      <w:r w:rsidRPr="001F1C37">
        <w:rPr>
          <w:rFonts w:asciiTheme="minorBidi" w:hAnsiTheme="minorBidi"/>
          <w:color w:val="000000" w:themeColor="text1"/>
        </w:rPr>
        <w:t xml:space="preserve"> cells per 15cm</w:t>
      </w:r>
      <w:r w:rsidRPr="001F1C37">
        <w:rPr>
          <w:rFonts w:asciiTheme="minorBidi" w:hAnsiTheme="minorBidi"/>
          <w:color w:val="000000" w:themeColor="text1"/>
          <w:vertAlign w:val="superscript"/>
        </w:rPr>
        <w:t>2</w:t>
      </w:r>
      <w:r w:rsidRPr="001F1C37">
        <w:rPr>
          <w:rFonts w:asciiTheme="minorBidi" w:hAnsiTheme="minorBidi"/>
          <w:color w:val="000000" w:themeColor="text1"/>
        </w:rPr>
        <w:t xml:space="preserve"> plate in DMEM media with 10% fetal bovine serum and 1% Pen/Strep (Thermo #</w:t>
      </w:r>
      <w:r w:rsidRPr="001F1C37">
        <w:rPr>
          <w:rFonts w:asciiTheme="minorBidi" w:hAnsiTheme="minorBidi"/>
          <w:color w:val="000000"/>
          <w:shd w:val="clear" w:color="auto" w:fill="FFFFFF"/>
        </w:rPr>
        <w:t>11965-092</w:t>
      </w:r>
      <w:r w:rsidRPr="001F1C37">
        <w:rPr>
          <w:rFonts w:asciiTheme="minorBidi" w:hAnsiTheme="minorBidi"/>
          <w:color w:val="000000" w:themeColor="text1"/>
        </w:rPr>
        <w:t>, Sigma #F4135, Thermo #15140-122). Six HEK293T 15cm</w:t>
      </w:r>
      <w:r w:rsidRPr="001F1C37">
        <w:rPr>
          <w:rFonts w:asciiTheme="minorBidi" w:hAnsiTheme="minorBidi"/>
          <w:color w:val="000000" w:themeColor="text1"/>
          <w:vertAlign w:val="superscript"/>
        </w:rPr>
        <w:t>2</w:t>
      </w:r>
      <w:r w:rsidRPr="001F1C37">
        <w:rPr>
          <w:rFonts w:asciiTheme="minorBidi" w:hAnsiTheme="minorBidi"/>
          <w:color w:val="000000" w:themeColor="text1"/>
        </w:rPr>
        <w:t xml:space="preserve"> plates were used per viral preparation. The next day, 30</w:t>
      </w:r>
      <w:r w:rsidR="009540AD">
        <w:rPr>
          <w:rFonts w:ascii="Arial" w:hAnsi="Arial" w:cs="Arial"/>
          <w:color w:val="000000" w:themeColor="text1"/>
        </w:rPr>
        <w:t>µ</w:t>
      </w:r>
      <w:r w:rsidRPr="001F1C37">
        <w:rPr>
          <w:rFonts w:asciiTheme="minorBidi" w:hAnsiTheme="minorBidi"/>
          <w:color w:val="000000" w:themeColor="text1"/>
        </w:rPr>
        <w:t>g of pAd-DeltaF6 helper plasmid, 15</w:t>
      </w:r>
      <w:r w:rsidR="009540AD">
        <w:rPr>
          <w:rFonts w:ascii="Arial" w:hAnsi="Arial" w:cs="Arial"/>
          <w:color w:val="000000" w:themeColor="text1"/>
        </w:rPr>
        <w:t>µ</w:t>
      </w:r>
      <w:r w:rsidRPr="001F1C37">
        <w:rPr>
          <w:rFonts w:asciiTheme="minorBidi" w:hAnsiTheme="minorBidi"/>
          <w:color w:val="000000" w:themeColor="text1"/>
        </w:rPr>
        <w:t>g of AAV2/9 plasmid, and 15</w:t>
      </w:r>
      <w:r w:rsidR="009540AD">
        <w:rPr>
          <w:rFonts w:ascii="Arial" w:hAnsi="Arial" w:cs="Arial"/>
          <w:color w:val="000000" w:themeColor="text1"/>
        </w:rPr>
        <w:t>µ</w:t>
      </w:r>
      <w:r w:rsidRPr="001F1C37">
        <w:rPr>
          <w:rFonts w:asciiTheme="minorBidi" w:hAnsiTheme="minorBidi"/>
          <w:color w:val="000000" w:themeColor="text1"/>
        </w:rPr>
        <w:t xml:space="preserve">g of an AAV plasmid carrying the transgene of interest were mixed in </w:t>
      </w:r>
      <w:proofErr w:type="spellStart"/>
      <w:r w:rsidRPr="001F1C37">
        <w:rPr>
          <w:rFonts w:asciiTheme="minorBidi" w:hAnsiTheme="minorBidi"/>
          <w:color w:val="000000" w:themeColor="text1"/>
        </w:rPr>
        <w:t>OptiMEM</w:t>
      </w:r>
      <w:proofErr w:type="spellEnd"/>
      <w:r w:rsidRPr="001F1C37">
        <w:rPr>
          <w:rFonts w:asciiTheme="minorBidi" w:hAnsiTheme="minorBidi"/>
          <w:color w:val="000000" w:themeColor="text1"/>
        </w:rPr>
        <w:t xml:space="preserve"> with PEI-MAX (final concentration 80</w:t>
      </w:r>
      <w:r w:rsidR="009540AD">
        <w:rPr>
          <w:rFonts w:ascii="Arial" w:hAnsi="Arial" w:cs="Arial"/>
          <w:color w:val="000000" w:themeColor="text1"/>
        </w:rPr>
        <w:t>µ</w:t>
      </w:r>
      <w:r w:rsidRPr="001F1C37">
        <w:rPr>
          <w:rFonts w:asciiTheme="minorBidi" w:hAnsiTheme="minorBidi"/>
          <w:color w:val="000000" w:themeColor="text1"/>
        </w:rPr>
        <w:t xml:space="preserve">g/ml, </w:t>
      </w:r>
      <w:proofErr w:type="spellStart"/>
      <w:r w:rsidRPr="001F1C37">
        <w:rPr>
          <w:rFonts w:asciiTheme="minorBidi" w:hAnsiTheme="minorBidi"/>
          <w:color w:val="000000" w:themeColor="text1"/>
        </w:rPr>
        <w:t>Polysciences</w:t>
      </w:r>
      <w:proofErr w:type="spellEnd"/>
      <w:r w:rsidRPr="001F1C37">
        <w:rPr>
          <w:rFonts w:asciiTheme="minorBidi" w:hAnsiTheme="minorBidi"/>
          <w:color w:val="000000" w:themeColor="text1"/>
        </w:rPr>
        <w:t xml:space="preserve"> #24765). 2ml of this solution were then added dropwise to each of 6 HEK293T plates. Eight hours later, the media was replaced with 20ml DMEM+10%FBS. 48 hours after that, cells were scraped and collected in the media, pooled</w:t>
      </w:r>
      <w:r>
        <w:rPr>
          <w:rFonts w:asciiTheme="minorBidi" w:hAnsiTheme="minorBidi"/>
          <w:color w:val="000000" w:themeColor="text1"/>
        </w:rPr>
        <w:t>,</w:t>
      </w:r>
      <w:r w:rsidRPr="001F1C37">
        <w:rPr>
          <w:rFonts w:asciiTheme="minorBidi" w:hAnsiTheme="minorBidi"/>
          <w:color w:val="000000" w:themeColor="text1"/>
        </w:rPr>
        <w:t xml:space="preserve"> and centrifuged at 1500rpm for 5min at RT. The final pellet from the 6 cell plates was resuspended in 5ml of cell lysis buffer (15 mM NaCl, 5 mM Tris-HCl, pH 8.5), and freeze-thawed three times using an ethanol/dry ice bath. The lysate </w:t>
      </w:r>
      <w:r w:rsidRPr="001F1C37">
        <w:rPr>
          <w:rFonts w:asciiTheme="minorBidi" w:hAnsiTheme="minorBidi"/>
          <w:color w:val="000000" w:themeColor="text1"/>
        </w:rPr>
        <w:lastRenderedPageBreak/>
        <w:t xml:space="preserve">was then treated with 50U/ml of </w:t>
      </w:r>
      <w:proofErr w:type="spellStart"/>
      <w:r w:rsidRPr="001F1C37">
        <w:rPr>
          <w:rFonts w:asciiTheme="minorBidi" w:hAnsiTheme="minorBidi"/>
          <w:color w:val="000000" w:themeColor="text1"/>
        </w:rPr>
        <w:t>Benzonase</w:t>
      </w:r>
      <w:proofErr w:type="spellEnd"/>
      <w:r w:rsidRPr="001F1C37">
        <w:rPr>
          <w:rFonts w:asciiTheme="minorBidi" w:hAnsiTheme="minorBidi"/>
          <w:color w:val="000000" w:themeColor="text1"/>
        </w:rPr>
        <w:t xml:space="preserve"> (</w:t>
      </w:r>
      <w:proofErr w:type="spellStart"/>
      <w:r w:rsidRPr="001F1C37">
        <w:rPr>
          <w:rFonts w:asciiTheme="minorBidi" w:hAnsiTheme="minorBidi"/>
          <w:color w:val="000000" w:themeColor="text1"/>
        </w:rPr>
        <w:t>Novagen</w:t>
      </w:r>
      <w:proofErr w:type="spellEnd"/>
      <w:r w:rsidRPr="001F1C37">
        <w:rPr>
          <w:rFonts w:asciiTheme="minorBidi" w:hAnsiTheme="minorBidi"/>
          <w:color w:val="000000" w:themeColor="text1"/>
        </w:rPr>
        <w:t xml:space="preserve"> #70664), for 30min in a 37</w:t>
      </w:r>
      <w:r w:rsidR="0082456A">
        <w:rPr>
          <w:rFonts w:ascii="Arial" w:hAnsi="Arial" w:cs="Arial"/>
          <w:color w:val="000000" w:themeColor="text1"/>
        </w:rPr>
        <w:t>º</w:t>
      </w:r>
      <w:r w:rsidRPr="001F1C37">
        <w:rPr>
          <w:rFonts w:asciiTheme="minorBidi" w:hAnsiTheme="minorBidi"/>
          <w:color w:val="000000" w:themeColor="text1"/>
        </w:rPr>
        <w:t>C water bath, vortexed, and then centrifuged at 4500rpm for 30min at 4</w:t>
      </w:r>
      <w:r w:rsidR="0082456A">
        <w:rPr>
          <w:rFonts w:ascii="Arial" w:hAnsi="Arial" w:cs="Arial"/>
          <w:color w:val="000000" w:themeColor="text1"/>
        </w:rPr>
        <w:t>º</w:t>
      </w:r>
      <w:r w:rsidRPr="001F1C37">
        <w:rPr>
          <w:rFonts w:asciiTheme="minorBidi" w:hAnsiTheme="minorBidi"/>
          <w:color w:val="000000" w:themeColor="text1"/>
        </w:rPr>
        <w:t>C. The resulting supernatant was added to the top of an iodixanol gradient (15%, 25%, 40%, 60% top to bottom) in a</w:t>
      </w:r>
      <w:r>
        <w:rPr>
          <w:rFonts w:asciiTheme="minorBidi" w:hAnsiTheme="minorBidi"/>
          <w:color w:val="000000" w:themeColor="text1"/>
        </w:rPr>
        <w:t>n</w:t>
      </w:r>
      <w:r w:rsidRPr="001F1C37">
        <w:rPr>
          <w:rFonts w:asciiTheme="minorBidi" w:hAnsiTheme="minorBidi"/>
          <w:color w:val="000000" w:themeColor="text1"/>
        </w:rPr>
        <w:t xml:space="preserve"> </w:t>
      </w:r>
      <w:proofErr w:type="spellStart"/>
      <w:r w:rsidRPr="001F1C37">
        <w:rPr>
          <w:rFonts w:asciiTheme="minorBidi" w:hAnsiTheme="minorBidi"/>
          <w:color w:val="000000" w:themeColor="text1"/>
        </w:rPr>
        <w:t>Optiseal</w:t>
      </w:r>
      <w:proofErr w:type="spellEnd"/>
      <w:r w:rsidRPr="001F1C37">
        <w:rPr>
          <w:rFonts w:asciiTheme="minorBidi" w:hAnsiTheme="minorBidi"/>
          <w:color w:val="000000" w:themeColor="text1"/>
        </w:rPr>
        <w:t xml:space="preserve"> tube (Beckman Coulter #361625). The gradient was then centrifuged using a Beckman Ti-70 rotor in a Beckman XL-90 ultracentrifuge at 67,000rpm for </w:t>
      </w:r>
      <w:r w:rsidR="009540AD">
        <w:rPr>
          <w:rFonts w:asciiTheme="minorBidi" w:hAnsiTheme="minorBidi"/>
          <w:color w:val="000000" w:themeColor="text1"/>
        </w:rPr>
        <w:t>7</w:t>
      </w:r>
      <w:r w:rsidR="009540AD" w:rsidRPr="001F1C37">
        <w:rPr>
          <w:rFonts w:asciiTheme="minorBidi" w:hAnsiTheme="minorBidi"/>
          <w:color w:val="000000" w:themeColor="text1"/>
        </w:rPr>
        <w:t>0min</w:t>
      </w:r>
      <w:r w:rsidRPr="001F1C37">
        <w:rPr>
          <w:rFonts w:asciiTheme="minorBidi" w:hAnsiTheme="minorBidi"/>
          <w:color w:val="000000" w:themeColor="text1"/>
        </w:rPr>
        <w:t>, 18</w:t>
      </w:r>
      <w:r w:rsidR="0082456A">
        <w:rPr>
          <w:rFonts w:ascii="Arial" w:hAnsi="Arial" w:cs="Arial"/>
          <w:color w:val="000000" w:themeColor="text1"/>
        </w:rPr>
        <w:t>º</w:t>
      </w:r>
      <w:r w:rsidRPr="001F1C37">
        <w:rPr>
          <w:rFonts w:asciiTheme="minorBidi" w:hAnsiTheme="minorBidi"/>
          <w:color w:val="000000" w:themeColor="text1"/>
        </w:rPr>
        <w:t xml:space="preserve">C. The viral solution was extracted from the 40%/60% iodixanol interface using a syringe, and placed into an </w:t>
      </w:r>
      <w:proofErr w:type="spellStart"/>
      <w:r w:rsidRPr="001F1C37">
        <w:rPr>
          <w:rFonts w:asciiTheme="minorBidi" w:hAnsiTheme="minorBidi"/>
          <w:color w:val="000000" w:themeColor="text1"/>
        </w:rPr>
        <w:t>Amicon</w:t>
      </w:r>
      <w:proofErr w:type="spellEnd"/>
      <w:r w:rsidRPr="001F1C37">
        <w:rPr>
          <w:rFonts w:asciiTheme="minorBidi" w:hAnsiTheme="minorBidi"/>
          <w:color w:val="000000" w:themeColor="text1"/>
        </w:rPr>
        <w:t xml:space="preserve"> 100kDa filter unit (#UFC910024). The viral solution was washed in this filter 3 times with 1X ice-cold PBS by adding 5ml of PBS and centrifuging at 4900rpm for 45min at 4</w:t>
      </w:r>
      <w:r w:rsidR="0082456A">
        <w:rPr>
          <w:rFonts w:ascii="Arial" w:hAnsi="Arial" w:cs="Arial"/>
          <w:color w:val="000000" w:themeColor="text1"/>
        </w:rPr>
        <w:t>º</w:t>
      </w:r>
      <w:r w:rsidRPr="001F1C37">
        <w:rPr>
          <w:rFonts w:asciiTheme="minorBidi" w:hAnsiTheme="minorBidi"/>
          <w:color w:val="000000" w:themeColor="text1"/>
        </w:rPr>
        <w:t>C, which concentrated the virus to 200</w:t>
      </w:r>
      <w:r w:rsidR="009540AD">
        <w:rPr>
          <w:rFonts w:ascii="Arial" w:hAnsi="Arial" w:cs="Arial"/>
          <w:color w:val="000000" w:themeColor="text1"/>
        </w:rPr>
        <w:t>µ</w:t>
      </w:r>
      <w:r w:rsidRPr="001F1C37">
        <w:rPr>
          <w:rFonts w:asciiTheme="minorBidi" w:hAnsiTheme="minorBidi"/>
          <w:color w:val="000000" w:themeColor="text1"/>
        </w:rPr>
        <w:t>l total volume. 5-10</w:t>
      </w:r>
      <w:r w:rsidR="009540AD">
        <w:rPr>
          <w:rFonts w:ascii="Arial" w:hAnsi="Arial" w:cs="Arial"/>
          <w:color w:val="000000" w:themeColor="text1"/>
        </w:rPr>
        <w:t>µ</w:t>
      </w:r>
      <w:r w:rsidRPr="001F1C37">
        <w:rPr>
          <w:rFonts w:asciiTheme="minorBidi" w:hAnsiTheme="minorBidi"/>
          <w:color w:val="000000" w:themeColor="text1"/>
        </w:rPr>
        <w:t>l aliquots of virus were stored at -80</w:t>
      </w:r>
      <w:r w:rsidR="0082456A">
        <w:rPr>
          <w:rFonts w:ascii="Arial" w:hAnsi="Arial" w:cs="Arial"/>
          <w:color w:val="000000" w:themeColor="text1"/>
        </w:rPr>
        <w:t>º</w:t>
      </w:r>
      <w:r w:rsidRPr="001F1C37">
        <w:rPr>
          <w:rFonts w:asciiTheme="minorBidi" w:hAnsiTheme="minorBidi"/>
          <w:color w:val="000000" w:themeColor="text1"/>
        </w:rPr>
        <w:t xml:space="preserve">C until use. </w:t>
      </w:r>
    </w:p>
    <w:p w14:paraId="43DA8FA2" w14:textId="77777777" w:rsidR="008958FA" w:rsidRPr="001F1C37" w:rsidRDefault="008958FA" w:rsidP="003F70D2">
      <w:pPr>
        <w:spacing w:line="480" w:lineRule="auto"/>
        <w:jc w:val="thaiDistribute"/>
        <w:rPr>
          <w:rFonts w:asciiTheme="minorBidi" w:hAnsiTheme="minorBidi"/>
          <w:b/>
          <w:bCs/>
          <w:color w:val="000000" w:themeColor="text1"/>
        </w:rPr>
      </w:pPr>
    </w:p>
    <w:p w14:paraId="32C50E72" w14:textId="77777777" w:rsidR="008958FA"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Cell Lines</w:t>
      </w:r>
    </w:p>
    <w:p w14:paraId="4CC80806" w14:textId="77777777" w:rsidR="008958FA" w:rsidRPr="00657DB4"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 xml:space="preserve">HEK293T </w:t>
      </w:r>
      <w:r w:rsidRPr="009540AD">
        <w:rPr>
          <w:rFonts w:asciiTheme="minorBidi" w:hAnsiTheme="minorBidi"/>
          <w:color w:val="000000" w:themeColor="text1"/>
        </w:rPr>
        <w:t>cells (</w:t>
      </w:r>
      <w:r w:rsidRPr="00DC5D5D">
        <w:rPr>
          <w:rFonts w:ascii="Arial" w:hAnsi="Arial" w:cs="Arial"/>
          <w:color w:val="000000" w:themeColor="text1"/>
        </w:rPr>
        <w:t xml:space="preserve">ATCC </w:t>
      </w:r>
      <w:r w:rsidR="006E2AD6" w:rsidRPr="00DC5D5D">
        <w:rPr>
          <w:rFonts w:ascii="Arial" w:hAnsi="Arial" w:cs="Arial"/>
          <w:color w:val="000000" w:themeColor="text1"/>
        </w:rPr>
        <w:t>#</w:t>
      </w:r>
      <w:r w:rsidRPr="00DC5D5D">
        <w:rPr>
          <w:rFonts w:ascii="Arial" w:hAnsi="Arial" w:cs="Arial"/>
          <w:color w:val="000000" w:themeColor="text1"/>
        </w:rPr>
        <w:t xml:space="preserve">CRL-11268) </w:t>
      </w:r>
      <w:r w:rsidRPr="009540AD">
        <w:rPr>
          <w:rFonts w:asciiTheme="minorBidi" w:hAnsiTheme="minorBidi"/>
          <w:color w:val="000000" w:themeColor="text1"/>
        </w:rPr>
        <w:t>were</w:t>
      </w:r>
      <w:r>
        <w:rPr>
          <w:rFonts w:asciiTheme="minorBidi" w:hAnsiTheme="minorBidi"/>
          <w:color w:val="000000" w:themeColor="text1"/>
        </w:rPr>
        <w:t xml:space="preserve"> purchased from the Duke Cell Culture facility, and were tested for mycoplasma contamination. HEK239T cells were used for </w:t>
      </w:r>
      <w:r w:rsidR="006E2AD6">
        <w:rPr>
          <w:rFonts w:asciiTheme="minorBidi" w:hAnsiTheme="minorBidi"/>
          <w:color w:val="000000" w:themeColor="text1"/>
        </w:rPr>
        <w:t xml:space="preserve">coimmunoprecipitation experiments and </w:t>
      </w:r>
      <w:r>
        <w:rPr>
          <w:rFonts w:asciiTheme="minorBidi" w:hAnsiTheme="minorBidi"/>
          <w:color w:val="000000" w:themeColor="text1"/>
        </w:rPr>
        <w:t>preparation of AAV viruses</w:t>
      </w:r>
      <w:r w:rsidR="006E2AD6">
        <w:rPr>
          <w:rFonts w:asciiTheme="minorBidi" w:hAnsiTheme="minorBidi"/>
          <w:color w:val="000000" w:themeColor="text1"/>
        </w:rPr>
        <w:t>.</w:t>
      </w:r>
    </w:p>
    <w:p w14:paraId="30E8BB80" w14:textId="77777777" w:rsidR="008958FA" w:rsidRPr="001F1C37" w:rsidRDefault="008958FA" w:rsidP="003F70D2">
      <w:pPr>
        <w:spacing w:line="480" w:lineRule="auto"/>
        <w:jc w:val="thaiDistribute"/>
        <w:rPr>
          <w:rFonts w:asciiTheme="minorBidi" w:hAnsiTheme="minorBidi"/>
          <w:b/>
          <w:bCs/>
          <w:color w:val="000000" w:themeColor="text1"/>
        </w:rPr>
      </w:pPr>
    </w:p>
    <w:p w14:paraId="6B6DF7DC"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Primary Neuronal Culture</w:t>
      </w:r>
    </w:p>
    <w:p w14:paraId="74CAB55E" w14:textId="77777777" w:rsidR="008958FA" w:rsidRPr="001F1C37" w:rsidRDefault="008958FA" w:rsidP="009540AD">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Primary neuronal cultures were prepared from mouse cortex. P0 pups were rapidly decapitated and cortices were dissected and kept individually in 5ml Hibernate A (Thermo #A1247501) </w:t>
      </w:r>
      <w:r w:rsidR="009540AD">
        <w:rPr>
          <w:rFonts w:asciiTheme="minorBidi" w:hAnsiTheme="minorBidi"/>
          <w:color w:val="000000" w:themeColor="text1"/>
        </w:rPr>
        <w:t>supplemented with</w:t>
      </w:r>
      <w:r w:rsidR="009540AD" w:rsidRPr="001F1C37">
        <w:rPr>
          <w:rFonts w:asciiTheme="minorBidi" w:hAnsiTheme="minorBidi"/>
          <w:color w:val="000000" w:themeColor="text1"/>
        </w:rPr>
        <w:t xml:space="preserve"> </w:t>
      </w:r>
      <w:r w:rsidRPr="001F1C37">
        <w:rPr>
          <w:rFonts w:asciiTheme="minorBidi" w:hAnsiTheme="minorBidi"/>
          <w:color w:val="000000" w:themeColor="text1"/>
        </w:rPr>
        <w:t>2% B27(Thermo #17504044) at 4</w:t>
      </w:r>
      <w:r w:rsidR="00FF5553">
        <w:rPr>
          <w:rFonts w:ascii="Arial" w:hAnsi="Arial" w:cs="Arial"/>
          <w:color w:val="000000" w:themeColor="text1"/>
        </w:rPr>
        <w:t>º</w:t>
      </w:r>
      <w:r w:rsidRPr="001F1C37">
        <w:rPr>
          <w:rFonts w:asciiTheme="minorBidi" w:hAnsiTheme="minorBidi"/>
          <w:color w:val="000000" w:themeColor="text1"/>
        </w:rPr>
        <w:t>C for one overnight to allow for individual animal genotyping before plating. Neurons were then treated with Papain (Worthington</w:t>
      </w:r>
      <w:r>
        <w:rPr>
          <w:rFonts w:asciiTheme="minorBidi" w:hAnsiTheme="minorBidi"/>
          <w:color w:val="000000" w:themeColor="text1"/>
        </w:rPr>
        <w:t xml:space="preserve"> </w:t>
      </w:r>
      <w:r w:rsidRPr="001F1C37">
        <w:rPr>
          <w:rFonts w:asciiTheme="minorBidi" w:hAnsiTheme="minorBidi"/>
          <w:color w:val="000000" w:themeColor="text1"/>
        </w:rPr>
        <w:t xml:space="preserve">#LS003120) </w:t>
      </w:r>
      <w:r w:rsidR="009540AD">
        <w:rPr>
          <w:rFonts w:asciiTheme="minorBidi" w:hAnsiTheme="minorBidi"/>
          <w:color w:val="000000" w:themeColor="text1"/>
        </w:rPr>
        <w:t>and</w:t>
      </w:r>
      <w:r w:rsidR="009540AD" w:rsidRPr="001F1C37">
        <w:rPr>
          <w:rFonts w:asciiTheme="minorBidi" w:hAnsiTheme="minorBidi"/>
          <w:color w:val="000000" w:themeColor="text1"/>
        </w:rPr>
        <w:t xml:space="preserve"> </w:t>
      </w:r>
      <w:proofErr w:type="spellStart"/>
      <w:r w:rsidRPr="001F1C37">
        <w:rPr>
          <w:rFonts w:asciiTheme="minorBidi" w:hAnsiTheme="minorBidi"/>
          <w:color w:val="000000" w:themeColor="text1"/>
        </w:rPr>
        <w:t>DNAse</w:t>
      </w:r>
      <w:proofErr w:type="spellEnd"/>
      <w:r w:rsidRPr="001F1C37">
        <w:rPr>
          <w:rFonts w:asciiTheme="minorBidi" w:hAnsiTheme="minorBidi"/>
          <w:color w:val="000000" w:themeColor="text1"/>
        </w:rPr>
        <w:t xml:space="preserve"> (VWR</w:t>
      </w:r>
      <w:r>
        <w:rPr>
          <w:rFonts w:asciiTheme="minorBidi" w:hAnsiTheme="minorBidi"/>
          <w:color w:val="000000" w:themeColor="text1"/>
        </w:rPr>
        <w:t xml:space="preserve"> </w:t>
      </w:r>
      <w:r w:rsidRPr="001F1C37">
        <w:rPr>
          <w:rFonts w:asciiTheme="minorBidi" w:hAnsiTheme="minorBidi"/>
          <w:color w:val="000000" w:themeColor="text1"/>
        </w:rPr>
        <w:t>#V0335)-supplemented Hibernate A for 18min at 37</w:t>
      </w:r>
      <w:r w:rsidR="00FF5553">
        <w:rPr>
          <w:rFonts w:ascii="Arial" w:hAnsi="Arial" w:cs="Arial"/>
          <w:color w:val="000000" w:themeColor="text1"/>
        </w:rPr>
        <w:t>º</w:t>
      </w:r>
      <w:r w:rsidRPr="001F1C37">
        <w:rPr>
          <w:rFonts w:asciiTheme="minorBidi" w:hAnsiTheme="minorBidi"/>
          <w:color w:val="000000" w:themeColor="text1"/>
        </w:rPr>
        <w:t xml:space="preserve">C and washed twice with plating medium (plating medium: Neurobasal </w:t>
      </w:r>
      <w:r w:rsidRPr="001F1C37">
        <w:rPr>
          <w:rFonts w:asciiTheme="minorBidi" w:hAnsiTheme="minorBidi"/>
          <w:color w:val="000000" w:themeColor="text1"/>
        </w:rPr>
        <w:lastRenderedPageBreak/>
        <w:t>A (Thermo</w:t>
      </w:r>
      <w:r>
        <w:rPr>
          <w:rFonts w:asciiTheme="minorBidi" w:hAnsiTheme="minorBidi"/>
          <w:color w:val="000000" w:themeColor="text1"/>
        </w:rPr>
        <w:t xml:space="preserve"> </w:t>
      </w:r>
      <w:r w:rsidRPr="001F1C37">
        <w:rPr>
          <w:rFonts w:asciiTheme="minorBidi" w:hAnsiTheme="minorBidi"/>
          <w:color w:val="000000" w:themeColor="text1"/>
        </w:rPr>
        <w:t>#10888022)</w:t>
      </w:r>
      <w:r w:rsidR="00210691">
        <w:rPr>
          <w:rFonts w:asciiTheme="minorBidi" w:hAnsiTheme="minorBidi"/>
          <w:color w:val="000000" w:themeColor="text1"/>
        </w:rPr>
        <w:t xml:space="preserve"> </w:t>
      </w:r>
      <w:r w:rsidRPr="001F1C37">
        <w:rPr>
          <w:rFonts w:asciiTheme="minorBidi" w:hAnsiTheme="minorBidi"/>
          <w:color w:val="000000" w:themeColor="text1"/>
        </w:rPr>
        <w:t xml:space="preserve">supplemented with 10% horse serum, 2% B-27, and 1% </w:t>
      </w:r>
      <w:proofErr w:type="spellStart"/>
      <w:r w:rsidRPr="001F1C37">
        <w:rPr>
          <w:rFonts w:asciiTheme="minorBidi" w:hAnsiTheme="minorBidi"/>
          <w:color w:val="000000" w:themeColor="text1"/>
        </w:rPr>
        <w:t>GlutaMAX</w:t>
      </w:r>
      <w:proofErr w:type="spellEnd"/>
      <w:r w:rsidRPr="001F1C37">
        <w:rPr>
          <w:rFonts w:asciiTheme="minorBidi" w:hAnsiTheme="minorBidi"/>
          <w:color w:val="000000" w:themeColor="text1"/>
        </w:rPr>
        <w:t xml:space="preserve"> (Thermo</w:t>
      </w:r>
      <w:r>
        <w:rPr>
          <w:rFonts w:asciiTheme="minorBidi" w:hAnsiTheme="minorBidi"/>
          <w:color w:val="000000" w:themeColor="text1"/>
        </w:rPr>
        <w:t xml:space="preserve"> </w:t>
      </w:r>
      <w:r w:rsidRPr="001F1C37">
        <w:rPr>
          <w:rFonts w:asciiTheme="minorBidi" w:hAnsiTheme="minorBidi"/>
          <w:color w:val="000000" w:themeColor="text1"/>
        </w:rPr>
        <w:t>#</w:t>
      </w:r>
      <w:r w:rsidRPr="001F1C37">
        <w:rPr>
          <w:rFonts w:asciiTheme="minorBidi" w:hAnsiTheme="minorBidi"/>
          <w:color w:val="000000"/>
          <w:shd w:val="clear" w:color="auto" w:fill="FFFFFF"/>
        </w:rPr>
        <w:t>35050061</w:t>
      </w:r>
      <w:r w:rsidRPr="001F1C37">
        <w:rPr>
          <w:rFonts w:asciiTheme="minorBidi" w:hAnsiTheme="minorBidi"/>
        </w:rPr>
        <w:t>)</w:t>
      </w:r>
      <w:r>
        <w:rPr>
          <w:rFonts w:asciiTheme="minorBidi" w:hAnsiTheme="minorBidi"/>
        </w:rPr>
        <w:t>)</w:t>
      </w:r>
      <w:r w:rsidRPr="001F1C37">
        <w:rPr>
          <w:rFonts w:asciiTheme="minorBidi" w:hAnsiTheme="minorBidi"/>
          <w:color w:val="000000" w:themeColor="text1"/>
        </w:rPr>
        <w:t>, and triturated before plating at 250,000 cells/well on poly-L-lysine-treated coverslips (Sigma</w:t>
      </w:r>
      <w:r w:rsidR="006E2AD6">
        <w:rPr>
          <w:rFonts w:asciiTheme="minorBidi" w:hAnsiTheme="minorBidi"/>
          <w:color w:val="000000" w:themeColor="text1"/>
        </w:rPr>
        <w:t xml:space="preserve"> </w:t>
      </w:r>
      <w:r w:rsidRPr="001F1C37">
        <w:rPr>
          <w:rFonts w:asciiTheme="minorBidi" w:hAnsiTheme="minorBidi"/>
          <w:color w:val="000000" w:themeColor="text1"/>
        </w:rPr>
        <w:t>#P2636)</w:t>
      </w:r>
      <w:r w:rsidR="009540AD">
        <w:rPr>
          <w:rFonts w:asciiTheme="minorBidi" w:hAnsiTheme="minorBidi"/>
          <w:color w:val="000000" w:themeColor="text1"/>
        </w:rPr>
        <w:t xml:space="preserve"> in 24-well plates</w:t>
      </w:r>
      <w:r w:rsidRPr="001F1C37">
        <w:rPr>
          <w:rFonts w:asciiTheme="minorBidi" w:hAnsiTheme="minorBidi"/>
          <w:color w:val="000000" w:themeColor="text1"/>
        </w:rPr>
        <w:t>. Plating medium was replaced with growth medium (Neurobasal A</w:t>
      </w:r>
      <w:r w:rsidR="009540AD">
        <w:rPr>
          <w:rFonts w:asciiTheme="minorBidi" w:hAnsiTheme="minorBidi"/>
          <w:color w:val="000000" w:themeColor="text1"/>
        </w:rPr>
        <w:t xml:space="preserve">, </w:t>
      </w:r>
      <w:r w:rsidRPr="001F1C37">
        <w:rPr>
          <w:rFonts w:asciiTheme="minorBidi" w:hAnsiTheme="minorBidi"/>
          <w:color w:val="000000" w:themeColor="text1"/>
        </w:rPr>
        <w:t xml:space="preserve">2% B-27, 1% </w:t>
      </w:r>
      <w:proofErr w:type="spellStart"/>
      <w:r w:rsidRPr="001F1C37">
        <w:rPr>
          <w:rFonts w:asciiTheme="minorBidi" w:hAnsiTheme="minorBidi"/>
          <w:color w:val="000000" w:themeColor="text1"/>
        </w:rPr>
        <w:t>GlutaMAX</w:t>
      </w:r>
      <w:proofErr w:type="spellEnd"/>
      <w:r w:rsidRPr="001F1C37">
        <w:rPr>
          <w:rFonts w:asciiTheme="minorBidi" w:hAnsiTheme="minorBidi"/>
          <w:color w:val="000000" w:themeColor="text1"/>
        </w:rPr>
        <w:t>)</w:t>
      </w:r>
      <w:r>
        <w:rPr>
          <w:rFonts w:asciiTheme="minorBidi" w:hAnsiTheme="minorBidi"/>
          <w:color w:val="000000" w:themeColor="text1"/>
        </w:rPr>
        <w:t xml:space="preserve"> 2 hours later</w:t>
      </w:r>
      <w:r w:rsidRPr="001F1C37">
        <w:rPr>
          <w:rFonts w:asciiTheme="minorBidi" w:hAnsiTheme="minorBidi"/>
          <w:color w:val="000000" w:themeColor="text1"/>
        </w:rPr>
        <w:t xml:space="preserve">. Cell media was supplemented and treated with </w:t>
      </w:r>
      <w:proofErr w:type="spellStart"/>
      <w:r w:rsidRPr="001F1C37">
        <w:rPr>
          <w:rFonts w:asciiTheme="minorBidi" w:hAnsiTheme="minorBidi"/>
          <w:color w:val="000000" w:themeColor="text1"/>
        </w:rPr>
        <w:t>AraC</w:t>
      </w:r>
      <w:proofErr w:type="spellEnd"/>
      <w:r w:rsidRPr="001F1C37">
        <w:rPr>
          <w:rFonts w:asciiTheme="minorBidi" w:hAnsiTheme="minorBidi"/>
          <w:color w:val="000000" w:themeColor="text1"/>
        </w:rPr>
        <w:t xml:space="preserve"> at DIV5 (5uM final concentration/well). Half-media changes were then performed every 4 days. </w:t>
      </w:r>
    </w:p>
    <w:p w14:paraId="1F9CE07F" w14:textId="77777777" w:rsidR="008958FA" w:rsidRPr="001F1C37" w:rsidRDefault="008958FA" w:rsidP="003F70D2">
      <w:pPr>
        <w:spacing w:line="480" w:lineRule="auto"/>
        <w:jc w:val="thaiDistribute"/>
        <w:rPr>
          <w:rFonts w:asciiTheme="minorBidi" w:hAnsiTheme="minorBidi"/>
          <w:b/>
          <w:bCs/>
          <w:color w:val="000000" w:themeColor="text1"/>
        </w:rPr>
      </w:pPr>
    </w:p>
    <w:p w14:paraId="605D19AA" w14:textId="77777777" w:rsidR="008958FA"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Immunocytochemistry</w:t>
      </w:r>
    </w:p>
    <w:p w14:paraId="6EAE6B11" w14:textId="37B2847B"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 xml:space="preserve">At DIV15, neurons were fixed for 15 minutes using ice-cold 4%PFA/4% sucrose in 1X PBS, pH 7.4 (for EEA1 staining), or 30 minutes with 50% </w:t>
      </w:r>
      <w:proofErr w:type="spellStart"/>
      <w:r>
        <w:rPr>
          <w:rFonts w:asciiTheme="minorBidi" w:hAnsiTheme="minorBidi"/>
          <w:color w:val="000000" w:themeColor="text1"/>
        </w:rPr>
        <w:t>Bouin’s</w:t>
      </w:r>
      <w:proofErr w:type="spellEnd"/>
      <w:r>
        <w:rPr>
          <w:rFonts w:asciiTheme="minorBidi" w:hAnsiTheme="minorBidi"/>
          <w:color w:val="000000" w:themeColor="text1"/>
        </w:rPr>
        <w:t xml:space="preserve"> solution/4% sucrose (for </w:t>
      </w:r>
      <w:proofErr w:type="spellStart"/>
      <w:r>
        <w:rPr>
          <w:rFonts w:asciiTheme="minorBidi" w:hAnsiTheme="minorBidi"/>
          <w:color w:val="000000" w:themeColor="text1"/>
        </w:rPr>
        <w:t>CathepsinD</w:t>
      </w:r>
      <w:proofErr w:type="spellEnd"/>
      <w:r>
        <w:rPr>
          <w:rFonts w:asciiTheme="minorBidi" w:hAnsiTheme="minorBidi"/>
          <w:color w:val="000000" w:themeColor="text1"/>
        </w:rPr>
        <w:t xml:space="preserve"> staining, Sigma #</w:t>
      </w:r>
      <w:r w:rsidRPr="003B0CB7">
        <w:rPr>
          <w:rFonts w:asciiTheme="minorBidi" w:hAnsiTheme="minorBidi"/>
          <w:color w:val="000000" w:themeColor="text1"/>
        </w:rPr>
        <w:t>HT10132</w:t>
      </w:r>
      <w:r>
        <w:rPr>
          <w:rFonts w:asciiTheme="minorBidi" w:hAnsiTheme="minorBidi"/>
          <w:color w:val="000000" w:themeColor="text1"/>
        </w:rPr>
        <w:t>), pH 7.4</w:t>
      </w:r>
      <w:r>
        <w:rPr>
          <w:rFonts w:asciiTheme="minorBidi" w:hAnsiTheme="minorBidi"/>
          <w:color w:val="000000" w:themeColor="text1"/>
        </w:rPr>
        <w:fldChar w:fldCharType="begin" w:fldLock="1"/>
      </w:r>
      <w:r w:rsidR="0086372A">
        <w:rPr>
          <w:rFonts w:asciiTheme="minorBidi" w:hAnsiTheme="minorBidi"/>
          <w:color w:val="000000" w:themeColor="text1"/>
        </w:rPr>
        <w:instrText>ADDIN CSL_CITATION {"citationItems":[{"id":"ITEM-1","itemData":{"DOI":"10.1083/jcb.201711083","ISSN":"15408140","abstract":"Despite widespread distribution of LAMP1 and the heterogeneous nature of LAMP1-labeled compartments, LAMP1 is routinely used as a lysosomal marker, and LAMP1-positive organelles are often referred to as lysosomes. In this study, we use immunoelectron microscopy and confocal imaging to provide quantitative analysis of LAMP1 distribution in various autophagic and endolysosomal organelles in neurons. Our study demonstrates that a significant portion of LAMP1-labeled organelles do not contain detectable lysosomal hydrolases including cathepsins D and B and glucocerebrosidase. A bovine serum albumin-gold pulse-chase assay followed by ultrastructural analysis suggests a heterogeneity of degradative capacity in LAMP1-labeled endolysosomal organelles. Gradient fractionation displays differential distribution patterns of LAMP1/2 and cathepsins D/B in neurons. We further reveal that LAMP1 intensity in familial amyotrophic lateral sclerosis-linked motor neurons does not necessarily reflect lysosomal deficits in vivo. Our study suggests that labeling a set of lysosomal hydrolases combined with various endolysosomal markers would be more accurate than simply relying on LAMP1/2 staining to assess neuronal lysosome distribution, trafficking, and functionality under physiological and pathological conditions.","author":[{"dropping-particle":"","family":"Cheng","given":"Xiu Tang","non-dropping-particle":"","parse-names":false,"suffix":""},{"dropping-particle":"","family":"Xie","given":"Yu Xiang","non-dropping-particle":"","parse-names":false,"suffix":""},{"dropping-particle":"","family":"Zhou","given":"Bing","non-dropping-particle":"","parse-names":false,"suffix":""},{"dropping-particle":"","family":"Huang","given":"Ning","non-dropping-particle":"","parse-names":false,"suffix":""},{"dropping-particle":"","family":"Farfel-Becker","given":"Tamar","non-dropping-particle":"","parse-names":false,"suffix":""},{"dropping-particle":"","family":"Sheng","given":"Zu Hang","non-dropping-particle":"","parse-names":false,"suffix":""}],"container-title":"Journal of Cell Biology","id":"ITEM-1","issue":"9","issued":{"date-parts":[["2018","9","1"]]},"page":"3127-3139","publisher":"Rockefeller University Press","title":"Characterization of LAMP1-labeled nondegradative lysosomal and endocytic compartments in neurons","type":"article-journal","volume":"217"},"uris":["http://www.mendeley.com/documents/?uuid=c2608da2-a3d9-3288-8c1b-38cba56bc361"]}],"mendeley":{"formattedCitation":"&lt;sup&gt;97&lt;/sup&gt;","plainTextFormattedCitation":"97","previouslyFormattedCitation":"&lt;sup&gt;97&lt;/sup&gt;"},"properties":{"noteIndex":0},"schema":"https://github.com/citation-style-language/schema/raw/master/csl-citation.json"}</w:instrText>
      </w:r>
      <w:r>
        <w:rPr>
          <w:rFonts w:asciiTheme="minorBidi" w:hAnsiTheme="minorBidi"/>
          <w:color w:val="000000" w:themeColor="text1"/>
        </w:rPr>
        <w:fldChar w:fldCharType="separate"/>
      </w:r>
      <w:r w:rsidR="001B3279" w:rsidRPr="001B3279">
        <w:rPr>
          <w:rFonts w:asciiTheme="minorBidi" w:hAnsiTheme="minorBidi"/>
          <w:noProof/>
          <w:color w:val="000000" w:themeColor="text1"/>
          <w:vertAlign w:val="superscript"/>
        </w:rPr>
        <w:t>97</w:t>
      </w:r>
      <w:r>
        <w:rPr>
          <w:rFonts w:asciiTheme="minorBidi" w:hAnsiTheme="minorBidi"/>
          <w:color w:val="000000" w:themeColor="text1"/>
        </w:rPr>
        <w:fldChar w:fldCharType="end"/>
      </w:r>
      <w:r>
        <w:rPr>
          <w:rFonts w:asciiTheme="minorBidi" w:hAnsiTheme="minorBidi"/>
          <w:color w:val="000000" w:themeColor="text1"/>
        </w:rPr>
        <w:t xml:space="preserve">. Fixed neurons were washed with 1X PBS, then permeabilized </w:t>
      </w:r>
      <w:r w:rsidRPr="001F1C37">
        <w:rPr>
          <w:rFonts w:asciiTheme="minorBidi" w:hAnsiTheme="minorBidi"/>
          <w:color w:val="000000" w:themeColor="text1"/>
        </w:rPr>
        <w:t>with 0.25% TritonX-100 in PBS for 8 minutes at RT, and blocked with 5%normal goat serum/0.2%Triton-X100 in PBS</w:t>
      </w:r>
      <w:r>
        <w:rPr>
          <w:rFonts w:asciiTheme="minorBidi" w:hAnsiTheme="minorBidi"/>
          <w:color w:val="000000" w:themeColor="text1"/>
        </w:rPr>
        <w:t xml:space="preserve"> (blocking buffer)</w:t>
      </w:r>
      <w:r w:rsidRPr="001F1C37">
        <w:rPr>
          <w:rFonts w:asciiTheme="minorBidi" w:hAnsiTheme="minorBidi"/>
          <w:color w:val="000000" w:themeColor="text1"/>
        </w:rPr>
        <w:t xml:space="preserve"> for 1 hour at RT with gentle rocking.</w:t>
      </w:r>
      <w:r>
        <w:rPr>
          <w:rFonts w:asciiTheme="minorBidi" w:hAnsiTheme="minorBidi"/>
          <w:color w:val="000000" w:themeColor="text1"/>
        </w:rPr>
        <w:t xml:space="preserve"> For EEA1/MAP2 staining, samples were incubated with primary antibodies diluted in blocking buffer at RT for 1 hour. For </w:t>
      </w:r>
      <w:proofErr w:type="spellStart"/>
      <w:r>
        <w:rPr>
          <w:rFonts w:asciiTheme="minorBidi" w:hAnsiTheme="minorBidi"/>
          <w:color w:val="000000" w:themeColor="text1"/>
        </w:rPr>
        <w:t>CathepsinD</w:t>
      </w:r>
      <w:proofErr w:type="spellEnd"/>
      <w:r>
        <w:rPr>
          <w:rFonts w:asciiTheme="minorBidi" w:hAnsiTheme="minorBidi"/>
          <w:color w:val="000000" w:themeColor="text1"/>
        </w:rPr>
        <w:t>/MAP2 staining, samples were incubated with primary antibodies diluted in blocking buffer overnight at 4</w:t>
      </w:r>
      <w:r w:rsidR="00FF5553">
        <w:rPr>
          <w:rFonts w:ascii="Arial" w:hAnsi="Arial" w:cs="Arial"/>
          <w:color w:val="000000" w:themeColor="text1"/>
        </w:rPr>
        <w:t>º</w:t>
      </w:r>
      <w:r>
        <w:rPr>
          <w:rFonts w:asciiTheme="minorBidi" w:hAnsiTheme="minorBidi"/>
          <w:color w:val="000000" w:themeColor="text1"/>
        </w:rPr>
        <w:t xml:space="preserve">C. For both conditions, samples were washed three times with 1X PBS, and incubated for 30min at RT with secondary antibodies, protected from light. After secondary antibody staining, coverslips were washed three times with 1X PBS, and mounted with </w:t>
      </w:r>
      <w:proofErr w:type="spellStart"/>
      <w:r w:rsidRPr="001F1C37">
        <w:rPr>
          <w:rFonts w:asciiTheme="minorBidi" w:hAnsiTheme="minorBidi"/>
          <w:color w:val="000000" w:themeColor="text1"/>
        </w:rPr>
        <w:t>FluoroSave</w:t>
      </w:r>
      <w:proofErr w:type="spellEnd"/>
      <w:r>
        <w:rPr>
          <w:rFonts w:asciiTheme="minorBidi" w:hAnsiTheme="minorBidi"/>
          <w:color w:val="000000" w:themeColor="text1"/>
        </w:rPr>
        <w:t xml:space="preserve"> mounting</w:t>
      </w:r>
      <w:r w:rsidRPr="001F1C37">
        <w:rPr>
          <w:rFonts w:asciiTheme="minorBidi" w:hAnsiTheme="minorBidi"/>
          <w:color w:val="000000" w:themeColor="text1"/>
        </w:rPr>
        <w:t xml:space="preserve"> solution (Sigma #345789).</w:t>
      </w:r>
      <w:r>
        <w:rPr>
          <w:rFonts w:asciiTheme="minorBidi" w:hAnsiTheme="minorBidi"/>
          <w:color w:val="000000" w:themeColor="text1"/>
        </w:rPr>
        <w:t xml:space="preserve"> See antibody section for staining dilutions. </w:t>
      </w:r>
    </w:p>
    <w:p w14:paraId="344E62FD" w14:textId="77777777" w:rsidR="008958FA" w:rsidRPr="001F1C37" w:rsidRDefault="008958FA" w:rsidP="003F70D2">
      <w:pPr>
        <w:spacing w:line="480" w:lineRule="auto"/>
        <w:jc w:val="thaiDistribute"/>
        <w:rPr>
          <w:rFonts w:asciiTheme="minorBidi" w:hAnsiTheme="minorBidi"/>
          <w:b/>
          <w:bCs/>
          <w:color w:val="000000" w:themeColor="text1"/>
        </w:rPr>
      </w:pPr>
    </w:p>
    <w:p w14:paraId="3E384878" w14:textId="77777777" w:rsidR="008958FA" w:rsidRPr="001F1C37" w:rsidRDefault="008958FA" w:rsidP="003F70D2">
      <w:pPr>
        <w:spacing w:line="480" w:lineRule="auto"/>
        <w:jc w:val="thaiDistribute"/>
        <w:rPr>
          <w:rFonts w:asciiTheme="minorBidi" w:hAnsiTheme="minorBidi"/>
          <w:b/>
          <w:bCs/>
          <w:color w:val="000000" w:themeColor="text1"/>
        </w:rPr>
      </w:pPr>
      <w:proofErr w:type="spellStart"/>
      <w:r w:rsidRPr="003F70D2">
        <w:rPr>
          <w:rFonts w:asciiTheme="minorBidi" w:hAnsiTheme="minorBidi"/>
          <w:b/>
          <w:bCs/>
          <w:color w:val="000000" w:themeColor="text1"/>
        </w:rPr>
        <w:t>Imaris</w:t>
      </w:r>
      <w:proofErr w:type="spellEnd"/>
      <w:r w:rsidRPr="003F70D2">
        <w:rPr>
          <w:rFonts w:asciiTheme="minorBidi" w:hAnsiTheme="minorBidi"/>
          <w:b/>
          <w:bCs/>
          <w:color w:val="000000" w:themeColor="text1"/>
        </w:rPr>
        <w:t xml:space="preserve"> 3D reconstruction</w:t>
      </w:r>
    </w:p>
    <w:p w14:paraId="10410527" w14:textId="77777777" w:rsidR="008958FA" w:rsidRPr="0060313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lastRenderedPageBreak/>
        <w:t xml:space="preserve">For EEA1+ and </w:t>
      </w:r>
      <w:proofErr w:type="spellStart"/>
      <w:r>
        <w:rPr>
          <w:rFonts w:asciiTheme="minorBidi" w:hAnsiTheme="minorBidi"/>
          <w:color w:val="000000" w:themeColor="text1"/>
        </w:rPr>
        <w:t>CathepsinD</w:t>
      </w:r>
      <w:proofErr w:type="spellEnd"/>
      <w:r>
        <w:rPr>
          <w:rFonts w:asciiTheme="minorBidi" w:hAnsiTheme="minorBidi"/>
          <w:color w:val="000000" w:themeColor="text1"/>
        </w:rPr>
        <w:t>+ puncta analyses, coverslips were imaged on a Zeiss LSM 710 confocal microscope. Images were sampled at a resolution of 1024 x 1024 pixels</w:t>
      </w:r>
      <w:r w:rsidR="00162F25">
        <w:rPr>
          <w:rFonts w:asciiTheme="minorBidi" w:hAnsiTheme="minorBidi"/>
          <w:color w:val="000000" w:themeColor="text1"/>
        </w:rPr>
        <w:t xml:space="preserve"> with a dwell time of </w:t>
      </w:r>
      <w:r w:rsidR="00D81C11">
        <w:rPr>
          <w:rFonts w:asciiTheme="minorBidi" w:hAnsiTheme="minorBidi"/>
          <w:color w:val="000000" w:themeColor="text1"/>
        </w:rPr>
        <w:t>0.45</w:t>
      </w:r>
      <w:r w:rsidR="009540AD">
        <w:rPr>
          <w:rFonts w:ascii="Arial" w:hAnsi="Arial" w:cs="Arial"/>
          <w:color w:val="000000" w:themeColor="text1"/>
        </w:rPr>
        <w:t>µ</w:t>
      </w:r>
      <w:r w:rsidR="00162F25" w:rsidRPr="005F4E2F">
        <w:rPr>
          <w:rFonts w:asciiTheme="minorBidi" w:hAnsiTheme="minorBidi"/>
          <w:color w:val="000000" w:themeColor="text1"/>
        </w:rPr>
        <w:t>sec</w:t>
      </w:r>
      <w:r>
        <w:rPr>
          <w:rFonts w:asciiTheme="minorBidi" w:hAnsiTheme="minorBidi"/>
          <w:color w:val="000000" w:themeColor="text1"/>
        </w:rPr>
        <w:t xml:space="preserve"> using a 63x</w:t>
      </w:r>
      <w:r w:rsidR="00162F25">
        <w:rPr>
          <w:rFonts w:asciiTheme="minorBidi" w:hAnsiTheme="minorBidi"/>
          <w:color w:val="000000" w:themeColor="text1"/>
        </w:rPr>
        <w:t>/1.4</w:t>
      </w:r>
      <w:r>
        <w:rPr>
          <w:rFonts w:asciiTheme="minorBidi" w:hAnsiTheme="minorBidi"/>
          <w:color w:val="000000" w:themeColor="text1"/>
        </w:rPr>
        <w:t xml:space="preserve"> </w:t>
      </w:r>
      <w:r w:rsidR="00162F25">
        <w:rPr>
          <w:rFonts w:asciiTheme="minorBidi" w:hAnsiTheme="minorBidi"/>
          <w:color w:val="000000" w:themeColor="text1"/>
        </w:rPr>
        <w:t xml:space="preserve">oil immersion </w:t>
      </w:r>
      <w:r>
        <w:rPr>
          <w:rFonts w:asciiTheme="minorBidi" w:hAnsiTheme="minorBidi"/>
          <w:color w:val="000000" w:themeColor="text1"/>
        </w:rPr>
        <w:t xml:space="preserve">objective, a 2.0 times </w:t>
      </w:r>
      <w:r w:rsidR="009540AD">
        <w:rPr>
          <w:rFonts w:asciiTheme="minorBidi" w:hAnsiTheme="minorBidi"/>
          <w:color w:val="000000" w:themeColor="text1"/>
        </w:rPr>
        <w:t xml:space="preserve">digital </w:t>
      </w:r>
      <w:r>
        <w:rPr>
          <w:rFonts w:asciiTheme="minorBidi" w:hAnsiTheme="minorBidi"/>
          <w:color w:val="000000" w:themeColor="text1"/>
        </w:rPr>
        <w:t>zoom, and a z-step size of 0.3</w:t>
      </w:r>
      <w:r w:rsidR="00FF5553">
        <w:rPr>
          <w:rFonts w:asciiTheme="minorBidi" w:hAnsiTheme="minorBidi"/>
          <w:color w:val="000000" w:themeColor="text1"/>
        </w:rPr>
        <w:t xml:space="preserve">7 </w:t>
      </w:r>
      <w:r w:rsidR="00FF5553">
        <w:rPr>
          <w:rFonts w:ascii="Arial" w:hAnsi="Arial" w:cs="Arial"/>
          <w:color w:val="000000" w:themeColor="text1"/>
        </w:rPr>
        <w:t>µ</w:t>
      </w:r>
      <w:r>
        <w:rPr>
          <w:rFonts w:asciiTheme="minorBidi" w:hAnsiTheme="minorBidi"/>
          <w:color w:val="000000" w:themeColor="text1"/>
        </w:rPr>
        <w:t xml:space="preserve">m. Images were saved in the </w:t>
      </w:r>
      <w:proofErr w:type="gramStart"/>
      <w:r>
        <w:rPr>
          <w:rFonts w:asciiTheme="minorBidi" w:hAnsiTheme="minorBidi"/>
          <w:color w:val="000000" w:themeColor="text1"/>
        </w:rPr>
        <w:t>“.</w:t>
      </w:r>
      <w:proofErr w:type="spellStart"/>
      <w:r>
        <w:rPr>
          <w:rFonts w:asciiTheme="minorBidi" w:hAnsiTheme="minorBidi"/>
          <w:color w:val="000000" w:themeColor="text1"/>
        </w:rPr>
        <w:t>lsm</w:t>
      </w:r>
      <w:proofErr w:type="spellEnd"/>
      <w:proofErr w:type="gramEnd"/>
      <w:r>
        <w:rPr>
          <w:rFonts w:asciiTheme="minorBidi" w:hAnsiTheme="minorBidi"/>
          <w:color w:val="000000" w:themeColor="text1"/>
        </w:rPr>
        <w:t xml:space="preserve">” format, and quantification was performed on a </w:t>
      </w:r>
      <w:r w:rsidRPr="00036F67">
        <w:rPr>
          <w:rFonts w:asciiTheme="minorBidi" w:hAnsiTheme="minorBidi"/>
          <w:color w:val="000000" w:themeColor="text1"/>
        </w:rPr>
        <w:t>POGO Velocity</w:t>
      </w:r>
      <w:r>
        <w:rPr>
          <w:rFonts w:asciiTheme="minorBidi" w:hAnsiTheme="minorBidi"/>
          <w:color w:val="000000" w:themeColor="text1"/>
        </w:rPr>
        <w:t xml:space="preserve"> workstation in the Duke Light Microscopy Core Facility using </w:t>
      </w:r>
      <w:proofErr w:type="spellStart"/>
      <w:r>
        <w:rPr>
          <w:rFonts w:asciiTheme="minorBidi" w:hAnsiTheme="minorBidi"/>
          <w:color w:val="000000" w:themeColor="text1"/>
        </w:rPr>
        <w:t>Imaris</w:t>
      </w:r>
      <w:proofErr w:type="spellEnd"/>
      <w:r>
        <w:rPr>
          <w:rFonts w:asciiTheme="minorBidi" w:hAnsiTheme="minorBidi"/>
          <w:color w:val="000000" w:themeColor="text1"/>
        </w:rPr>
        <w:t xml:space="preserve"> 9.2.0 software (</w:t>
      </w:r>
      <w:proofErr w:type="spellStart"/>
      <w:r>
        <w:rPr>
          <w:rFonts w:asciiTheme="minorBidi" w:hAnsiTheme="minorBidi"/>
          <w:color w:val="000000" w:themeColor="text1"/>
        </w:rPr>
        <w:t>Bitplane</w:t>
      </w:r>
      <w:proofErr w:type="spellEnd"/>
      <w:r>
        <w:rPr>
          <w:rFonts w:asciiTheme="minorBidi" w:hAnsiTheme="minorBidi"/>
          <w:color w:val="000000" w:themeColor="text1"/>
        </w:rPr>
        <w:t xml:space="preserve">, South Windsor, CT). For analyses, we first used the “surface” tool to make a solid fill surface of the MAP2-stained neuronal soma and dendrites, with </w:t>
      </w:r>
      <w:r w:rsidR="00210691">
        <w:rPr>
          <w:rFonts w:asciiTheme="minorBidi" w:hAnsiTheme="minorBidi"/>
          <w:color w:val="000000" w:themeColor="text1"/>
        </w:rPr>
        <w:t xml:space="preserve">the </w:t>
      </w:r>
      <w:r>
        <w:rPr>
          <w:rFonts w:asciiTheme="minorBidi" w:hAnsiTheme="minorBidi"/>
          <w:color w:val="000000" w:themeColor="text1"/>
        </w:rPr>
        <w:t>background subtraction option enabled. We selected a threshold that demarcated the neuron structure accurately while excluding background. For EEA1 puncta analyses, a 600 x 800</w:t>
      </w:r>
      <w:r w:rsidR="00FF5553">
        <w:rPr>
          <w:rFonts w:asciiTheme="minorBidi" w:hAnsiTheme="minorBidi"/>
          <w:color w:val="000000" w:themeColor="text1"/>
        </w:rPr>
        <w:t xml:space="preserve"> </w:t>
      </w:r>
      <w:r w:rsidR="00FF5553">
        <w:rPr>
          <w:rFonts w:ascii="Arial" w:hAnsi="Arial" w:cs="Arial"/>
          <w:color w:val="000000" w:themeColor="text1"/>
        </w:rPr>
        <w:t xml:space="preserve">µm </w:t>
      </w:r>
      <w:r>
        <w:rPr>
          <w:rFonts w:asciiTheme="minorBidi" w:hAnsiTheme="minorBidi"/>
          <w:color w:val="000000" w:themeColor="text1"/>
        </w:rPr>
        <w:t xml:space="preserve">selection box was placed around the soma in each image and surfaces were created for EEA1 puncta within the selection box. Thresholding was similar to that of MAP2. Similarly, for </w:t>
      </w:r>
      <w:proofErr w:type="spellStart"/>
      <w:r>
        <w:rPr>
          <w:rFonts w:asciiTheme="minorBidi" w:hAnsiTheme="minorBidi"/>
          <w:color w:val="000000" w:themeColor="text1"/>
        </w:rPr>
        <w:t>CathepsinD</w:t>
      </w:r>
      <w:proofErr w:type="spellEnd"/>
      <w:r>
        <w:rPr>
          <w:rFonts w:asciiTheme="minorBidi" w:hAnsiTheme="minorBidi"/>
          <w:color w:val="000000" w:themeColor="text1"/>
        </w:rPr>
        <w:t xml:space="preserve"> puncta analyses, a 600 x 600</w:t>
      </w:r>
      <w:r w:rsidR="00FF5553">
        <w:rPr>
          <w:rFonts w:asciiTheme="minorBidi" w:hAnsiTheme="minorBidi"/>
          <w:color w:val="000000" w:themeColor="text1"/>
        </w:rPr>
        <w:t xml:space="preserve"> </w:t>
      </w:r>
      <w:r w:rsidR="00FF5553">
        <w:rPr>
          <w:rFonts w:ascii="Arial" w:hAnsi="Arial" w:cs="Arial"/>
          <w:color w:val="000000" w:themeColor="text1"/>
        </w:rPr>
        <w:t>µm</w:t>
      </w:r>
      <w:r>
        <w:rPr>
          <w:rFonts w:asciiTheme="minorBidi" w:hAnsiTheme="minorBidi"/>
          <w:color w:val="000000" w:themeColor="text1"/>
        </w:rPr>
        <w:t xml:space="preserve"> selection box was placed around the soma(s) in each image for surface creation. The same threshold settings were used across images, and individual surface data from each soma were exported for aggregate analyses. </w:t>
      </w:r>
      <w:r w:rsidR="00A17574">
        <w:rPr>
          <w:rFonts w:asciiTheme="minorBidi" w:hAnsiTheme="minorBidi"/>
          <w:color w:val="000000" w:themeColor="text1"/>
        </w:rPr>
        <w:t xml:space="preserve">The experimenter was blinded to sample conditions for both image acquisition and analysis. </w:t>
      </w:r>
    </w:p>
    <w:p w14:paraId="296F6FAD" w14:textId="77777777" w:rsidR="008958FA" w:rsidRPr="001F1C37" w:rsidRDefault="008958FA" w:rsidP="003F70D2">
      <w:pPr>
        <w:spacing w:line="480" w:lineRule="auto"/>
        <w:jc w:val="thaiDistribute"/>
        <w:rPr>
          <w:rFonts w:asciiTheme="minorBidi" w:hAnsiTheme="minorBidi"/>
          <w:b/>
          <w:bCs/>
          <w:color w:val="000000" w:themeColor="text1"/>
        </w:rPr>
      </w:pPr>
    </w:p>
    <w:p w14:paraId="331C16C4" w14:textId="77777777" w:rsidR="008958FA"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Immunohistochemistry</w:t>
      </w:r>
    </w:p>
    <w:p w14:paraId="57A22BA7" w14:textId="77777777" w:rsidR="008958FA" w:rsidRPr="00236DC1" w:rsidRDefault="008958FA" w:rsidP="003F70D2">
      <w:pPr>
        <w:spacing w:line="480" w:lineRule="auto"/>
        <w:jc w:val="thaiDistribute"/>
        <w:rPr>
          <w:rFonts w:asciiTheme="minorBidi" w:hAnsiTheme="minorBidi"/>
          <w:b/>
          <w:bCs/>
          <w:color w:val="000000" w:themeColor="text1"/>
        </w:rPr>
      </w:pPr>
      <w:r>
        <w:rPr>
          <w:rFonts w:asciiTheme="minorBidi" w:hAnsiTheme="minorBidi"/>
          <w:color w:val="000000" w:themeColor="text1"/>
        </w:rPr>
        <w:t xml:space="preserve">Mice were deeply anesthetized with isoflurane and then </w:t>
      </w:r>
      <w:proofErr w:type="spellStart"/>
      <w:r>
        <w:rPr>
          <w:rFonts w:asciiTheme="minorBidi" w:hAnsiTheme="minorBidi"/>
          <w:color w:val="000000" w:themeColor="text1"/>
        </w:rPr>
        <w:t>transcardially</w:t>
      </w:r>
      <w:proofErr w:type="spellEnd"/>
      <w:r>
        <w:rPr>
          <w:rFonts w:asciiTheme="minorBidi" w:hAnsiTheme="minorBidi"/>
          <w:color w:val="000000" w:themeColor="text1"/>
        </w:rPr>
        <w:t xml:space="preserve"> perfused with ice-cold heparinized PBS (25U/ml) by gravity flow. After clearing of liver and lungs (~2min), perfusate was switched to ice-cold 4% PFA in 1X PBS (pH 7.4) for 15 minutes. Brains were dissected, post-fixed in 4%PFA overnight at 4</w:t>
      </w:r>
      <w:r w:rsidR="00FF5553">
        <w:rPr>
          <w:rFonts w:ascii="Arial" w:hAnsi="Arial" w:cs="Arial"/>
          <w:color w:val="000000" w:themeColor="text1"/>
        </w:rPr>
        <w:t>º</w:t>
      </w:r>
      <w:r>
        <w:rPr>
          <w:rFonts w:asciiTheme="minorBidi" w:hAnsiTheme="minorBidi"/>
          <w:color w:val="000000" w:themeColor="text1"/>
        </w:rPr>
        <w:t>C, then cryoprotected in 30% sucrose/1X PBS for 48hr at 4</w:t>
      </w:r>
      <w:r w:rsidR="00FF5553">
        <w:rPr>
          <w:rFonts w:ascii="Arial" w:hAnsi="Arial" w:cs="Arial"/>
          <w:color w:val="000000" w:themeColor="text1"/>
        </w:rPr>
        <w:t>º</w:t>
      </w:r>
      <w:r>
        <w:rPr>
          <w:rFonts w:asciiTheme="minorBidi" w:hAnsiTheme="minorBidi"/>
          <w:color w:val="000000" w:themeColor="text1"/>
        </w:rPr>
        <w:t xml:space="preserve">C. Brains were then mounted in OTC (Sakura </w:t>
      </w:r>
      <w:proofErr w:type="spellStart"/>
      <w:r>
        <w:rPr>
          <w:rFonts w:asciiTheme="minorBidi" w:hAnsiTheme="minorBidi"/>
          <w:color w:val="000000" w:themeColor="text1"/>
        </w:rPr>
        <w:t>TissueTek</w:t>
      </w:r>
      <w:proofErr w:type="spellEnd"/>
      <w:r>
        <w:rPr>
          <w:rFonts w:asciiTheme="minorBidi" w:hAnsiTheme="minorBidi"/>
          <w:color w:val="000000" w:themeColor="text1"/>
        </w:rPr>
        <w:t xml:space="preserve"> </w:t>
      </w:r>
      <w:r>
        <w:rPr>
          <w:rFonts w:asciiTheme="minorBidi" w:hAnsiTheme="minorBidi"/>
          <w:color w:val="000000" w:themeColor="text1"/>
        </w:rPr>
        <w:lastRenderedPageBreak/>
        <w:t>#4583) and stored at -20</w:t>
      </w:r>
      <w:r w:rsidR="00FF5553">
        <w:rPr>
          <w:rFonts w:ascii="Arial" w:hAnsi="Arial" w:cs="Arial"/>
          <w:color w:val="000000" w:themeColor="text1"/>
        </w:rPr>
        <w:t>º</w:t>
      </w:r>
      <w:r>
        <w:rPr>
          <w:rFonts w:asciiTheme="minorBidi" w:hAnsiTheme="minorBidi"/>
          <w:color w:val="000000" w:themeColor="text1"/>
        </w:rPr>
        <w:t xml:space="preserve">C until </w:t>
      </w:r>
      <w:proofErr w:type="spellStart"/>
      <w:r>
        <w:rPr>
          <w:rFonts w:asciiTheme="minorBidi" w:hAnsiTheme="minorBidi"/>
          <w:color w:val="000000" w:themeColor="text1"/>
        </w:rPr>
        <w:t>cryosectioning</w:t>
      </w:r>
      <w:proofErr w:type="spellEnd"/>
      <w:r>
        <w:rPr>
          <w:rFonts w:asciiTheme="minorBidi" w:hAnsiTheme="minorBidi"/>
          <w:color w:val="000000" w:themeColor="text1"/>
        </w:rPr>
        <w:t>. Every third sagittal section (30</w:t>
      </w:r>
      <w:r w:rsidR="00FF5553">
        <w:rPr>
          <w:rFonts w:asciiTheme="minorBidi" w:hAnsiTheme="minorBidi"/>
          <w:color w:val="000000" w:themeColor="text1"/>
        </w:rPr>
        <w:t xml:space="preserve"> </w:t>
      </w:r>
      <w:r w:rsidR="00FF5553">
        <w:rPr>
          <w:rFonts w:ascii="Arial" w:hAnsi="Arial" w:cs="Arial"/>
          <w:color w:val="000000" w:themeColor="text1"/>
        </w:rPr>
        <w:t>µm</w:t>
      </w:r>
      <w:r w:rsidR="00FF5553" w:rsidDel="00FF5553">
        <w:rPr>
          <w:rFonts w:asciiTheme="minorBidi" w:hAnsiTheme="minorBidi"/>
          <w:color w:val="000000" w:themeColor="text1"/>
        </w:rPr>
        <w:t xml:space="preserve"> </w:t>
      </w:r>
      <w:r>
        <w:rPr>
          <w:rFonts w:asciiTheme="minorBidi" w:hAnsiTheme="minorBidi"/>
          <w:color w:val="000000" w:themeColor="text1"/>
        </w:rPr>
        <w:t xml:space="preserve">thickness) </w:t>
      </w:r>
      <w:r w:rsidR="0082456A">
        <w:rPr>
          <w:rFonts w:asciiTheme="minorBidi" w:hAnsiTheme="minorBidi"/>
          <w:color w:val="000000" w:themeColor="text1"/>
        </w:rPr>
        <w:t xml:space="preserve">was </w:t>
      </w:r>
      <w:r>
        <w:rPr>
          <w:rFonts w:asciiTheme="minorBidi" w:hAnsiTheme="minorBidi"/>
          <w:color w:val="000000" w:themeColor="text1"/>
        </w:rPr>
        <w:t xml:space="preserve">collected </w:t>
      </w:r>
      <w:r w:rsidR="0082456A">
        <w:rPr>
          <w:rFonts w:asciiTheme="minorBidi" w:hAnsiTheme="minorBidi"/>
          <w:color w:val="000000" w:themeColor="text1"/>
        </w:rPr>
        <w:t xml:space="preserve">from </w:t>
      </w:r>
      <w:r>
        <w:rPr>
          <w:rFonts w:asciiTheme="minorBidi" w:hAnsiTheme="minorBidi"/>
          <w:color w:val="000000" w:themeColor="text1"/>
        </w:rPr>
        <w:t>the motor cortex and striatal regions. Free-floating sections were then permeabilized with 1%TritonX</w:t>
      </w:r>
      <w:r w:rsidR="009540AD">
        <w:rPr>
          <w:rFonts w:asciiTheme="minorBidi" w:hAnsiTheme="minorBidi"/>
          <w:color w:val="000000" w:themeColor="text1"/>
        </w:rPr>
        <w:t>-</w:t>
      </w:r>
      <w:r>
        <w:rPr>
          <w:rFonts w:asciiTheme="minorBidi" w:hAnsiTheme="minorBidi"/>
          <w:color w:val="000000" w:themeColor="text1"/>
        </w:rPr>
        <w:t>100</w:t>
      </w:r>
      <w:r w:rsidR="009540AD">
        <w:rPr>
          <w:rFonts w:asciiTheme="minorBidi" w:hAnsiTheme="minorBidi"/>
          <w:color w:val="000000" w:themeColor="text1"/>
        </w:rPr>
        <w:t xml:space="preserve"> in 1X </w:t>
      </w:r>
      <w:r>
        <w:rPr>
          <w:rFonts w:asciiTheme="minorBidi" w:hAnsiTheme="minorBidi"/>
          <w:color w:val="000000" w:themeColor="text1"/>
        </w:rPr>
        <w:t xml:space="preserve">PBS at RT for 2 </w:t>
      </w:r>
      <w:proofErr w:type="spellStart"/>
      <w:r>
        <w:rPr>
          <w:rFonts w:asciiTheme="minorBidi" w:hAnsiTheme="minorBidi"/>
          <w:color w:val="000000" w:themeColor="text1"/>
        </w:rPr>
        <w:t>hr</w:t>
      </w:r>
      <w:proofErr w:type="spellEnd"/>
      <w:r>
        <w:rPr>
          <w:rFonts w:asciiTheme="minorBidi" w:hAnsiTheme="minorBidi"/>
          <w:color w:val="000000" w:themeColor="text1"/>
        </w:rPr>
        <w:t xml:space="preserve">, and blocked in 1X blocking solution (Abcam #126587) diluted in 0.2%TritonX-100 in 1X PBS for 1hr at RT. Sections were then incubated in primary antibodies diluted in the </w:t>
      </w:r>
      <w:r w:rsidR="0082456A">
        <w:rPr>
          <w:rFonts w:asciiTheme="minorBidi" w:hAnsiTheme="minorBidi"/>
          <w:color w:val="000000" w:themeColor="text1"/>
        </w:rPr>
        <w:t xml:space="preserve">1X </w:t>
      </w:r>
      <w:r>
        <w:rPr>
          <w:rFonts w:asciiTheme="minorBidi" w:hAnsiTheme="minorBidi"/>
          <w:color w:val="000000" w:themeColor="text1"/>
        </w:rPr>
        <w:t>blocking solution for two overnights at 4</w:t>
      </w:r>
      <w:r w:rsidR="00FF5553">
        <w:rPr>
          <w:rFonts w:ascii="Arial" w:hAnsi="Arial" w:cs="Arial"/>
          <w:color w:val="000000" w:themeColor="text1"/>
        </w:rPr>
        <w:t>º</w:t>
      </w:r>
      <w:r>
        <w:rPr>
          <w:rFonts w:asciiTheme="minorBidi" w:hAnsiTheme="minorBidi"/>
          <w:color w:val="000000" w:themeColor="text1"/>
        </w:rPr>
        <w:t>C. After three washes with 0.2%TritonX-100</w:t>
      </w:r>
      <w:r w:rsidR="009540AD">
        <w:rPr>
          <w:rFonts w:asciiTheme="minorBidi" w:hAnsiTheme="minorBidi"/>
          <w:color w:val="000000" w:themeColor="text1"/>
        </w:rPr>
        <w:t xml:space="preserve"> in </w:t>
      </w:r>
      <w:r>
        <w:rPr>
          <w:rFonts w:asciiTheme="minorBidi" w:hAnsiTheme="minorBidi"/>
          <w:color w:val="000000" w:themeColor="text1"/>
        </w:rPr>
        <w:t xml:space="preserve">1X PBS, the sections were then incubated in secondary antibodies diluted in </w:t>
      </w:r>
      <w:r w:rsidR="0082456A">
        <w:rPr>
          <w:rFonts w:asciiTheme="minorBidi" w:hAnsiTheme="minorBidi"/>
          <w:color w:val="000000" w:themeColor="text1"/>
        </w:rPr>
        <w:t xml:space="preserve">1X </w:t>
      </w:r>
      <w:r>
        <w:rPr>
          <w:rFonts w:asciiTheme="minorBidi" w:hAnsiTheme="minorBidi"/>
          <w:color w:val="000000" w:themeColor="text1"/>
        </w:rPr>
        <w:t>blocking buffer for one overnight at 4</w:t>
      </w:r>
      <w:r w:rsidR="00FF5553">
        <w:rPr>
          <w:rFonts w:ascii="Arial" w:hAnsi="Arial" w:cs="Arial"/>
          <w:color w:val="000000" w:themeColor="text1"/>
        </w:rPr>
        <w:t>º</w:t>
      </w:r>
      <w:r>
        <w:rPr>
          <w:rFonts w:asciiTheme="minorBidi" w:hAnsiTheme="minorBidi"/>
          <w:color w:val="000000" w:themeColor="text1"/>
        </w:rPr>
        <w:t xml:space="preserve">C. Sections were then washed four times with 0.2%TritonX-100 in 1X PBS at RT, and mounted onto coverslips with </w:t>
      </w:r>
      <w:proofErr w:type="spellStart"/>
      <w:r w:rsidRPr="001F1C37">
        <w:rPr>
          <w:rFonts w:asciiTheme="minorBidi" w:hAnsiTheme="minorBidi"/>
          <w:color w:val="000000" w:themeColor="text1"/>
        </w:rPr>
        <w:t>FluoroSave</w:t>
      </w:r>
      <w:proofErr w:type="spellEnd"/>
      <w:r>
        <w:rPr>
          <w:rFonts w:asciiTheme="minorBidi" w:hAnsiTheme="minorBidi"/>
          <w:color w:val="000000" w:themeColor="text1"/>
        </w:rPr>
        <w:t xml:space="preserve"> mounting</w:t>
      </w:r>
      <w:r w:rsidRPr="001F1C37">
        <w:rPr>
          <w:rFonts w:asciiTheme="minorBidi" w:hAnsiTheme="minorBidi"/>
          <w:color w:val="000000" w:themeColor="text1"/>
        </w:rPr>
        <w:t xml:space="preserve"> solution (Sigma #345789</w:t>
      </w:r>
      <w:r>
        <w:rPr>
          <w:rFonts w:asciiTheme="minorBidi" w:hAnsiTheme="minorBidi"/>
          <w:color w:val="000000" w:themeColor="text1"/>
        </w:rPr>
        <w:t xml:space="preserve">). </w:t>
      </w:r>
    </w:p>
    <w:p w14:paraId="03718654" w14:textId="77777777" w:rsidR="003F1359" w:rsidRDefault="003F1359" w:rsidP="003F70D2">
      <w:pPr>
        <w:spacing w:line="480" w:lineRule="auto"/>
        <w:jc w:val="thaiDistribute"/>
        <w:rPr>
          <w:rFonts w:asciiTheme="minorBidi" w:hAnsiTheme="minorBidi"/>
          <w:b/>
          <w:bCs/>
          <w:color w:val="000000" w:themeColor="text1"/>
        </w:rPr>
      </w:pPr>
    </w:p>
    <w:p w14:paraId="353B0421" w14:textId="77777777" w:rsidR="008958FA" w:rsidRDefault="003F1359" w:rsidP="003F70D2">
      <w:pPr>
        <w:spacing w:line="480" w:lineRule="auto"/>
        <w:jc w:val="thaiDistribute"/>
        <w:rPr>
          <w:rFonts w:asciiTheme="minorBidi" w:hAnsiTheme="minorBidi"/>
          <w:b/>
          <w:bCs/>
          <w:color w:val="000000" w:themeColor="text1"/>
        </w:rPr>
      </w:pPr>
      <w:r>
        <w:rPr>
          <w:rFonts w:asciiTheme="minorBidi" w:hAnsiTheme="minorBidi"/>
          <w:b/>
          <w:bCs/>
          <w:color w:val="000000" w:themeColor="text1"/>
        </w:rPr>
        <w:t>Cleaved Caspase-3 Image Analysis</w:t>
      </w:r>
    </w:p>
    <w:p w14:paraId="341A47FF" w14:textId="77777777" w:rsidR="003F1359" w:rsidRPr="003F1359" w:rsidRDefault="003F1359" w:rsidP="003F70D2">
      <w:pPr>
        <w:spacing w:line="480" w:lineRule="auto"/>
        <w:jc w:val="thaiDistribute"/>
        <w:rPr>
          <w:rFonts w:asciiTheme="minorBidi" w:hAnsiTheme="minorBidi"/>
          <w:color w:val="000000" w:themeColor="text1"/>
        </w:rPr>
      </w:pPr>
      <w:r>
        <w:rPr>
          <w:rFonts w:asciiTheme="minorBidi" w:hAnsiTheme="minorBidi"/>
          <w:color w:val="000000" w:themeColor="text1"/>
        </w:rPr>
        <w:t>Z-stack images were acquired on a Zeiss 710 LSM confocal microscope. Images were sampled at a resolution of 1024 x 1024 pixels with a dwell time of 1.58</w:t>
      </w:r>
      <w:r w:rsidR="00144174">
        <w:rPr>
          <w:rFonts w:ascii="Arial" w:hAnsi="Arial" w:cs="Arial"/>
          <w:color w:val="000000" w:themeColor="text1"/>
        </w:rPr>
        <w:t>µ</w:t>
      </w:r>
      <w:r>
        <w:rPr>
          <w:rFonts w:asciiTheme="minorBidi" w:hAnsiTheme="minorBidi"/>
          <w:color w:val="000000" w:themeColor="text1"/>
        </w:rPr>
        <w:t>sec, using a 63x</w:t>
      </w:r>
      <w:r w:rsidR="00162F25">
        <w:rPr>
          <w:rFonts w:asciiTheme="minorBidi" w:hAnsiTheme="minorBidi"/>
          <w:color w:val="000000" w:themeColor="text1"/>
        </w:rPr>
        <w:t>/1.4</w:t>
      </w:r>
      <w:r>
        <w:rPr>
          <w:rFonts w:asciiTheme="minorBidi" w:hAnsiTheme="minorBidi"/>
          <w:color w:val="000000" w:themeColor="text1"/>
        </w:rPr>
        <w:t xml:space="preserve"> oil immersion objective (for cortex and striatum) or 20x</w:t>
      </w:r>
      <w:r w:rsidR="00162F25">
        <w:rPr>
          <w:rFonts w:asciiTheme="minorBidi" w:hAnsiTheme="minorBidi"/>
          <w:color w:val="000000" w:themeColor="text1"/>
        </w:rPr>
        <w:t>/0.8</w:t>
      </w:r>
      <w:r>
        <w:rPr>
          <w:rFonts w:asciiTheme="minorBidi" w:hAnsiTheme="minorBidi"/>
          <w:color w:val="000000" w:themeColor="text1"/>
        </w:rPr>
        <w:t xml:space="preserve"> dry objective (cerebellum), a 1.0 times </w:t>
      </w:r>
      <w:r w:rsidR="00144174">
        <w:rPr>
          <w:rFonts w:asciiTheme="minorBidi" w:hAnsiTheme="minorBidi"/>
          <w:color w:val="000000" w:themeColor="text1"/>
        </w:rPr>
        <w:t xml:space="preserve">digital </w:t>
      </w:r>
      <w:r>
        <w:rPr>
          <w:rFonts w:asciiTheme="minorBidi" w:hAnsiTheme="minorBidi"/>
          <w:color w:val="000000" w:themeColor="text1"/>
        </w:rPr>
        <w:t>zoom, and a z-step size of 0.67</w:t>
      </w:r>
      <w:r w:rsidR="00FF5553" w:rsidRPr="00FF5553">
        <w:rPr>
          <w:rFonts w:ascii="Arial" w:hAnsi="Arial" w:cs="Arial"/>
          <w:color w:val="000000" w:themeColor="text1"/>
        </w:rPr>
        <w:t xml:space="preserve"> </w:t>
      </w:r>
      <w:r w:rsidR="00FF5553">
        <w:rPr>
          <w:rFonts w:ascii="Arial" w:hAnsi="Arial" w:cs="Arial"/>
          <w:color w:val="000000" w:themeColor="text1"/>
        </w:rPr>
        <w:t>µm</w:t>
      </w:r>
      <w:r>
        <w:rPr>
          <w:rFonts w:asciiTheme="minorBidi" w:hAnsiTheme="minorBidi"/>
          <w:color w:val="000000" w:themeColor="text1"/>
        </w:rPr>
        <w:t xml:space="preserve">. Images were saved in the </w:t>
      </w:r>
      <w:proofErr w:type="gramStart"/>
      <w:r>
        <w:rPr>
          <w:rFonts w:asciiTheme="minorBidi" w:hAnsiTheme="minorBidi"/>
          <w:color w:val="000000" w:themeColor="text1"/>
        </w:rPr>
        <w:t>“.</w:t>
      </w:r>
      <w:proofErr w:type="spellStart"/>
      <w:r>
        <w:rPr>
          <w:rFonts w:asciiTheme="minorBidi" w:hAnsiTheme="minorBidi"/>
          <w:color w:val="000000" w:themeColor="text1"/>
        </w:rPr>
        <w:t>lsm</w:t>
      </w:r>
      <w:proofErr w:type="spellEnd"/>
      <w:proofErr w:type="gramEnd"/>
      <w:r>
        <w:rPr>
          <w:rFonts w:asciiTheme="minorBidi" w:hAnsiTheme="minorBidi"/>
          <w:color w:val="000000" w:themeColor="text1"/>
        </w:rPr>
        <w:t xml:space="preserve">” format, and then converted into maximum intensity projections (MIP) using Zen 2.3 SP1 software. Quantification of CC3 colocalization with DAPI was performed on the MIPs using </w:t>
      </w:r>
      <w:r w:rsidR="00A17574">
        <w:rPr>
          <w:rFonts w:asciiTheme="minorBidi" w:hAnsiTheme="minorBidi"/>
          <w:color w:val="000000" w:themeColor="text1"/>
        </w:rPr>
        <w:t xml:space="preserve">the Particle Analyzer function in </w:t>
      </w:r>
      <w:r>
        <w:rPr>
          <w:rFonts w:asciiTheme="minorBidi" w:hAnsiTheme="minorBidi"/>
          <w:color w:val="000000" w:themeColor="text1"/>
        </w:rPr>
        <w:t>FIJI ImageJ software.</w:t>
      </w:r>
      <w:r w:rsidR="00A17574">
        <w:rPr>
          <w:rFonts w:asciiTheme="minorBidi" w:hAnsiTheme="minorBidi"/>
          <w:color w:val="000000" w:themeColor="text1"/>
        </w:rPr>
        <w:t xml:space="preserve"> The experimenter was blind to sample conditions for both image acquisition and analysis. </w:t>
      </w:r>
    </w:p>
    <w:p w14:paraId="6F48CB97" w14:textId="77777777" w:rsidR="003F1359" w:rsidRDefault="003F1359" w:rsidP="003F70D2">
      <w:pPr>
        <w:spacing w:line="480" w:lineRule="auto"/>
        <w:jc w:val="thaiDistribute"/>
        <w:rPr>
          <w:rFonts w:asciiTheme="minorBidi" w:hAnsiTheme="minorBidi"/>
          <w:b/>
          <w:bCs/>
          <w:color w:val="000000" w:themeColor="text1"/>
        </w:rPr>
      </w:pPr>
    </w:p>
    <w:p w14:paraId="56B74468" w14:textId="77777777" w:rsidR="008958FA" w:rsidRPr="001F1C37" w:rsidRDefault="008958FA" w:rsidP="003F70D2">
      <w:pPr>
        <w:spacing w:line="480" w:lineRule="auto"/>
        <w:jc w:val="thaiDistribute"/>
        <w:rPr>
          <w:rFonts w:asciiTheme="minorBidi" w:hAnsiTheme="minorBidi"/>
          <w:b/>
          <w:bCs/>
          <w:color w:val="000000" w:themeColor="text1"/>
        </w:rPr>
      </w:pPr>
      <w:r w:rsidRPr="003F70D2">
        <w:rPr>
          <w:rFonts w:asciiTheme="minorBidi" w:hAnsiTheme="minorBidi"/>
          <w:b/>
          <w:bCs/>
          <w:color w:val="000000" w:themeColor="text1"/>
        </w:rPr>
        <w:t xml:space="preserve">Western </w:t>
      </w:r>
      <w:r w:rsidR="00F844CF" w:rsidRPr="003F70D2">
        <w:rPr>
          <w:rFonts w:asciiTheme="minorBidi" w:hAnsiTheme="minorBidi"/>
          <w:b/>
          <w:bCs/>
          <w:color w:val="000000" w:themeColor="text1"/>
        </w:rPr>
        <w:t>blotting</w:t>
      </w:r>
    </w:p>
    <w:p w14:paraId="4FC840FE"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Ten</w:t>
      </w:r>
      <w:r w:rsidRPr="001F1C37">
        <w:rPr>
          <w:rFonts w:asciiTheme="minorBidi" w:hAnsiTheme="minorBidi"/>
          <w:color w:val="000000" w:themeColor="text1"/>
        </w:rPr>
        <w:t xml:space="preserve"> micrograms of each sample were electrophoresed through a 1</w:t>
      </w:r>
      <w:r>
        <w:rPr>
          <w:rFonts w:asciiTheme="minorBidi" w:hAnsiTheme="minorBidi"/>
          <w:color w:val="000000" w:themeColor="text1"/>
        </w:rPr>
        <w:t>2</w:t>
      </w:r>
      <w:r w:rsidRPr="001F1C37">
        <w:rPr>
          <w:rFonts w:asciiTheme="minorBidi" w:hAnsiTheme="minorBidi"/>
          <w:color w:val="000000" w:themeColor="text1"/>
        </w:rPr>
        <w:t>-well, 4-20% SDS-PAGE gel (Bio-</w:t>
      </w:r>
      <w:r>
        <w:rPr>
          <w:rFonts w:asciiTheme="minorBidi" w:hAnsiTheme="minorBidi"/>
          <w:color w:val="000000" w:themeColor="text1"/>
        </w:rPr>
        <w:t xml:space="preserve">Rad </w:t>
      </w:r>
      <w:r w:rsidRPr="001F1C37">
        <w:rPr>
          <w:rFonts w:asciiTheme="minorBidi" w:hAnsiTheme="minorBidi"/>
          <w:color w:val="000000" w:themeColor="text1"/>
        </w:rPr>
        <w:t xml:space="preserve">#4561096) at 100V for 1hr at RT, transferred onto a nitrocellulose </w:t>
      </w:r>
      <w:r w:rsidRPr="001F1C37">
        <w:rPr>
          <w:rFonts w:asciiTheme="minorBidi" w:hAnsiTheme="minorBidi"/>
          <w:color w:val="000000" w:themeColor="text1"/>
        </w:rPr>
        <w:lastRenderedPageBreak/>
        <w:t>membrane (GE Life Sci</w:t>
      </w:r>
      <w:r>
        <w:rPr>
          <w:rFonts w:asciiTheme="minorBidi" w:hAnsiTheme="minorBidi"/>
          <w:color w:val="000000" w:themeColor="text1"/>
        </w:rPr>
        <w:t>ences #</w:t>
      </w:r>
      <w:r w:rsidRPr="001F1C37">
        <w:rPr>
          <w:rFonts w:asciiTheme="minorBidi" w:hAnsiTheme="minorBidi"/>
          <w:color w:val="000000" w:themeColor="text1"/>
        </w:rPr>
        <w:t xml:space="preserve">GE10600002) at 100V for </w:t>
      </w:r>
      <w:r w:rsidR="00144174">
        <w:rPr>
          <w:rFonts w:asciiTheme="minorBidi" w:hAnsiTheme="minorBidi"/>
          <w:color w:val="000000" w:themeColor="text1"/>
        </w:rPr>
        <w:t>7</w:t>
      </w:r>
      <w:r w:rsidR="00144174" w:rsidRPr="001F1C37">
        <w:rPr>
          <w:rFonts w:asciiTheme="minorBidi" w:hAnsiTheme="minorBidi"/>
          <w:color w:val="000000" w:themeColor="text1"/>
        </w:rPr>
        <w:t xml:space="preserve">0min </w:t>
      </w:r>
      <w:r w:rsidRPr="001F1C37">
        <w:rPr>
          <w:rFonts w:asciiTheme="minorBidi" w:hAnsiTheme="minorBidi"/>
          <w:color w:val="000000" w:themeColor="text1"/>
        </w:rPr>
        <w:t>at RT on ice</w:t>
      </w:r>
      <w:r>
        <w:rPr>
          <w:rFonts w:asciiTheme="minorBidi" w:hAnsiTheme="minorBidi"/>
          <w:color w:val="000000" w:themeColor="text1"/>
        </w:rPr>
        <w:t>, and blocked with 5% nonfat dry milk in TRIS-buffered saline containing 0.05% Tween-20 (TBST, pH 7.4). Gels were saved for Coomassie staining at RT for 30 min. Membranes were probed with one primary antibody at a time for 24hr at 4</w:t>
      </w:r>
      <w:r w:rsidR="00FF5553">
        <w:rPr>
          <w:rFonts w:ascii="Arial" w:hAnsi="Arial" w:cs="Arial"/>
          <w:color w:val="000000" w:themeColor="text1"/>
        </w:rPr>
        <w:t>º</w:t>
      </w:r>
      <w:r>
        <w:rPr>
          <w:rFonts w:asciiTheme="minorBidi" w:hAnsiTheme="minorBidi"/>
          <w:color w:val="000000" w:themeColor="text1"/>
        </w:rPr>
        <w:t>C, then washed the membranes four times with TBST at RT before incubating with the corresponding species-specific secondary antibody at RT for 1hr. Membranes were washed with TBST, and then enhanced chemiluminescence (ECL) substrate was added (Thermo Fischer #</w:t>
      </w:r>
      <w:r w:rsidRPr="00A80895">
        <w:rPr>
          <w:rFonts w:asciiTheme="minorBidi" w:hAnsiTheme="minorBidi"/>
          <w:color w:val="000000" w:themeColor="text1"/>
        </w:rPr>
        <w:t>32109</w:t>
      </w:r>
      <w:r>
        <w:rPr>
          <w:rFonts w:asciiTheme="minorBidi" w:hAnsiTheme="minorBidi"/>
          <w:color w:val="000000" w:themeColor="text1"/>
        </w:rPr>
        <w:t xml:space="preserve">). Membranes were exposed to autoradiography films and scanned with an Epson 1670 at 600dpi. </w:t>
      </w:r>
      <w:r w:rsidRPr="001F1C37">
        <w:rPr>
          <w:rFonts w:asciiTheme="minorBidi" w:hAnsiTheme="minorBidi"/>
          <w:color w:val="000000" w:themeColor="text1"/>
        </w:rPr>
        <w:t>We probed with one antibody at a time, stripped the membrane with stripping buffer (Thermo</w:t>
      </w:r>
      <w:r>
        <w:rPr>
          <w:rFonts w:asciiTheme="minorBidi" w:hAnsiTheme="minorBidi"/>
          <w:color w:val="000000" w:themeColor="text1"/>
        </w:rPr>
        <w:t xml:space="preserve"> Fischer</w:t>
      </w:r>
      <w:r w:rsidRPr="001F1C37">
        <w:rPr>
          <w:rFonts w:asciiTheme="minorBidi" w:hAnsiTheme="minorBidi"/>
          <w:color w:val="000000" w:themeColor="text1"/>
        </w:rPr>
        <w:t xml:space="preserve"> #21059) for 10min at RT, and then blocked for 1hr at RT</w:t>
      </w:r>
      <w:r>
        <w:rPr>
          <w:rFonts w:asciiTheme="minorBidi" w:hAnsiTheme="minorBidi"/>
          <w:color w:val="000000" w:themeColor="text1"/>
        </w:rPr>
        <w:t xml:space="preserve"> </w:t>
      </w:r>
      <w:r w:rsidRPr="001F1C37">
        <w:rPr>
          <w:rFonts w:asciiTheme="minorBidi" w:hAnsiTheme="minorBidi"/>
          <w:color w:val="000000" w:themeColor="text1"/>
        </w:rPr>
        <w:t xml:space="preserve">before probing with the next antibody. </w:t>
      </w:r>
      <w:r>
        <w:rPr>
          <w:rFonts w:asciiTheme="minorBidi" w:hAnsiTheme="minorBidi"/>
          <w:color w:val="000000" w:themeColor="text1"/>
        </w:rPr>
        <w:t xml:space="preserve">Order of probes: </w:t>
      </w:r>
      <w:proofErr w:type="spellStart"/>
      <w:r>
        <w:rPr>
          <w:rFonts w:asciiTheme="minorBidi" w:hAnsiTheme="minorBidi"/>
          <w:color w:val="000000" w:themeColor="text1"/>
        </w:rPr>
        <w:t>Strumpellin</w:t>
      </w:r>
      <w:proofErr w:type="spellEnd"/>
      <w:r>
        <w:rPr>
          <w:rFonts w:asciiTheme="minorBidi" w:hAnsiTheme="minorBidi"/>
          <w:color w:val="000000" w:themeColor="text1"/>
        </w:rPr>
        <w:t xml:space="preserve">, then B-Tubulin, then </w:t>
      </w:r>
      <w:r w:rsidR="00CC00EE">
        <w:rPr>
          <w:rFonts w:asciiTheme="minorBidi" w:hAnsiTheme="minorBidi"/>
          <w:color w:val="000000" w:themeColor="text1"/>
        </w:rPr>
        <w:t>WASH1</w:t>
      </w:r>
      <w:r>
        <w:rPr>
          <w:rFonts w:asciiTheme="minorBidi" w:hAnsiTheme="minorBidi"/>
          <w:color w:val="000000" w:themeColor="text1"/>
        </w:rPr>
        <w:t xml:space="preserve">. We determined the optical density of the bands using Image J software (NIH). </w:t>
      </w:r>
      <w:r w:rsidRPr="001F1C37">
        <w:rPr>
          <w:rFonts w:asciiTheme="minorBidi" w:hAnsiTheme="minorBidi"/>
          <w:color w:val="000000" w:themeColor="text1"/>
        </w:rPr>
        <w:t>Data obtained from three independent experiments were plotted and statistically analyzed using Prism8 software.</w:t>
      </w:r>
    </w:p>
    <w:p w14:paraId="507229BD" w14:textId="77777777" w:rsidR="00CC00EE" w:rsidRDefault="00CC00EE" w:rsidP="003F70D2">
      <w:pPr>
        <w:spacing w:line="480" w:lineRule="auto"/>
        <w:jc w:val="thaiDistribute"/>
        <w:rPr>
          <w:rFonts w:asciiTheme="minorBidi" w:hAnsiTheme="minorBidi"/>
          <w:color w:val="000000" w:themeColor="text1"/>
        </w:rPr>
      </w:pPr>
    </w:p>
    <w:p w14:paraId="46B80CDB" w14:textId="77777777" w:rsidR="008958FA" w:rsidRDefault="00F844CF" w:rsidP="003F70D2">
      <w:pPr>
        <w:spacing w:line="480" w:lineRule="auto"/>
        <w:jc w:val="thaiDistribute"/>
        <w:rPr>
          <w:rFonts w:asciiTheme="minorBidi" w:hAnsiTheme="minorBidi"/>
          <w:b/>
          <w:bCs/>
          <w:color w:val="000000" w:themeColor="text1"/>
        </w:rPr>
      </w:pPr>
      <w:r w:rsidRPr="00210691">
        <w:rPr>
          <w:rFonts w:asciiTheme="minorBidi" w:hAnsiTheme="minorBidi"/>
          <w:b/>
          <w:bCs/>
          <w:color w:val="000000" w:themeColor="text1"/>
        </w:rPr>
        <w:t>Immunoprecipitation</w:t>
      </w:r>
    </w:p>
    <w:p w14:paraId="1DD1F531" w14:textId="3C0F1E1F" w:rsidR="00F844CF" w:rsidRPr="00F844CF" w:rsidRDefault="00F844CF" w:rsidP="003F70D2">
      <w:pPr>
        <w:spacing w:line="480" w:lineRule="auto"/>
        <w:jc w:val="thaiDistribute"/>
        <w:rPr>
          <w:rFonts w:asciiTheme="minorBidi" w:hAnsiTheme="minorBidi"/>
          <w:color w:val="000000" w:themeColor="text1"/>
        </w:rPr>
      </w:pPr>
      <w:r>
        <w:rPr>
          <w:rFonts w:asciiTheme="minorBidi" w:hAnsiTheme="minorBidi"/>
          <w:color w:val="000000" w:themeColor="text1"/>
        </w:rPr>
        <w:t xml:space="preserve">HEK293T cells were transfected with </w:t>
      </w:r>
      <w:proofErr w:type="spellStart"/>
      <w:r w:rsidR="00210691">
        <w:rPr>
          <w:rFonts w:asciiTheme="minorBidi" w:hAnsiTheme="minorBidi"/>
          <w:color w:val="000000" w:themeColor="text1"/>
        </w:rPr>
        <w:t>pmCAG</w:t>
      </w:r>
      <w:proofErr w:type="spellEnd"/>
      <w:r>
        <w:rPr>
          <w:rFonts w:asciiTheme="minorBidi" w:hAnsiTheme="minorBidi"/>
          <w:color w:val="000000" w:themeColor="text1"/>
        </w:rPr>
        <w:t>-SWIP</w:t>
      </w:r>
      <w:r w:rsidR="00210691">
        <w:rPr>
          <w:rFonts w:asciiTheme="minorBidi" w:hAnsiTheme="minorBidi"/>
          <w:color w:val="000000" w:themeColor="text1"/>
        </w:rPr>
        <w:t>-WT</w:t>
      </w:r>
      <w:r>
        <w:rPr>
          <w:rFonts w:asciiTheme="minorBidi" w:hAnsiTheme="minorBidi"/>
          <w:color w:val="000000" w:themeColor="text1"/>
        </w:rPr>
        <w:t xml:space="preserve">-HA or </w:t>
      </w:r>
      <w:proofErr w:type="spellStart"/>
      <w:r w:rsidR="00210691">
        <w:rPr>
          <w:rFonts w:asciiTheme="minorBidi" w:hAnsiTheme="minorBidi"/>
          <w:color w:val="000000" w:themeColor="text1"/>
        </w:rPr>
        <w:t>pmCAG</w:t>
      </w:r>
      <w:proofErr w:type="spellEnd"/>
      <w:r>
        <w:rPr>
          <w:rFonts w:asciiTheme="minorBidi" w:hAnsiTheme="minorBidi"/>
          <w:color w:val="000000" w:themeColor="text1"/>
        </w:rPr>
        <w:t>-SWIP</w:t>
      </w:r>
      <w:r w:rsidR="00210691">
        <w:rPr>
          <w:rFonts w:asciiTheme="minorBidi" w:hAnsiTheme="minorBidi"/>
          <w:color w:val="000000" w:themeColor="text1"/>
        </w:rPr>
        <w:t>-MUT</w:t>
      </w:r>
      <w:r>
        <w:rPr>
          <w:rFonts w:asciiTheme="minorBidi" w:hAnsiTheme="minorBidi"/>
          <w:color w:val="000000" w:themeColor="text1"/>
        </w:rPr>
        <w:t>-HA constructs</w:t>
      </w:r>
      <w:r w:rsidR="00344FBD">
        <w:rPr>
          <w:rFonts w:asciiTheme="minorBidi" w:hAnsiTheme="minorBidi"/>
          <w:color w:val="000000" w:themeColor="text1"/>
        </w:rPr>
        <w:t xml:space="preserve"> for three days</w:t>
      </w:r>
      <w:r>
        <w:rPr>
          <w:rFonts w:asciiTheme="minorBidi" w:hAnsiTheme="minorBidi"/>
          <w:color w:val="000000" w:themeColor="text1"/>
        </w:rPr>
        <w:t>, as previously described</w:t>
      </w:r>
      <w:r w:rsidR="000455E7" w:rsidRPr="003F70D2">
        <w:rPr>
          <w:rFonts w:asciiTheme="minorBidi" w:hAnsiTheme="minorBidi"/>
          <w:color w:val="000000" w:themeColor="text1"/>
        </w:rPr>
        <w:fldChar w:fldCharType="begin" w:fldLock="1"/>
      </w:r>
      <w:r w:rsidR="0086372A">
        <w:rPr>
          <w:rFonts w:asciiTheme="minorBidi" w:hAnsiTheme="minorBidi"/>
          <w:color w:val="000000" w:themeColor="text1"/>
        </w:rPr>
        <w:instrText>ADDIN CSL_CITATION {"citationItems":[{"id":"ITEM-1","itemData":{"DOI":"10.1074/jbc.M110.190397","abstract":"The maintenance of rapid and efficient actin dynamics in vivo requires coordination of filament assembly and disassem-bly. This regulation requires temporal and spatial integration of signaling pathways by protein complexes. However, it remains unclear how these complexes form and then regulate the actin cytoskeleton. Here, we identify a srGAP2 and formin-like 1 (FMNL1, also known as FRL1 or FRL) complex whose assembly is regulated by Rac signaling. Our data suggest sr-GAP2 regulates FMNL1 in two ways; 1) Rac-mediated activation of FMNL1 leads to the recruitment of srGAP2, which contains a Rac-specific GAP domain; 2) the SH3 domain of srGAP2 binds the formin homology 1 domain of FMNL1 to inhibit FMNL1-mediated actin severing. Thus, srGAP2 can efficiently terminate the upstream activating Rac signal while also opposing an important functional output of FMNL1, namely actin severing. We also show that FMNL1 and srGAP2 localize to the actin-rich phagocytic cup of macrophage-derived cells, suggesting the complex may regulate this Rac-and actin-driven process in vivo. We propose that after Rac-dependent activation of FMNL1, srGAP2 mediates a potent mechanism to limit the duration of Rac action and inhibit formin activity during rapid actin dynamics. Remodeling of the actin cytoskeleton is a tightly controlled process that directs cellular functions including cell migration , adhesion, polarity, and membrane trafficking. Many studies suggest that the regulation of actin filament assembly and disassembly must be coordinated by a complex interplay between multiple cellular signaling pathways (1-4). One sig-naling pathway that plays a prominent role in regulating actin is the Rho-family GTPase pathway, which is typified by Rho, Rac, and Cdc42 (5, 6). Rho-family GTPase signaling pathways are inactivated by Rho GTPase-activating proteins (GAPs) 2 and activated by Rho guanine nucleotide exchange factors. Once activated by guanine nucleotide exchange factors, Rho-family GTPases bind to and modulate the action of actin binding proteins such as the formins. The mammalian formin family is composed of 15 different members, which suggests that they have widespread roles for regulating distinct actin processes (7-9). However, there is some commonality to the molecular mechanisms regulating the diaphanous-related formins (8, 10, 11). Diaphanous-related formins are autoin-hibited by an intramolecular interaction between an N-terminal Dia inhibitory domain (DID) and a C-termi…","author":[{"dropping-particle":"","family":"Mason","given":"Frank M","non-dropping-particle":"","parse-names":false,"suffix":""},{"dropping-particle":"","family":"Heimsath","given":"Ernest G","non-dropping-particle":"","parse-names":false,"suffix":""},{"dropping-particle":"","family":"Higgs","given":"Henry N","non-dropping-particle":"","parse-names":false,"suffix":""},{"dropping-particle":"","family":"Soderling","given":"Scott H","non-dropping-particle":"","parse-names":false,"suffix":""}],"container-title":"THE JOURNAL OF BIOLOGICAL CHEMISTRY","id":"ITEM-1","issue":"8","issued":{"date-parts":[["2011"]]},"page":"6577-6586","title":"Bi-modal Regulation of a Formin by srGAP2 * Downloaded from","type":"article-journal","volume":"286"},"uris":["http://www.mendeley.com/documents/?uuid=578cac4a-82a8-3a32-938c-f56e0170afb1"]}],"mendeley":{"formattedCitation":"&lt;sup&gt;98&lt;/sup&gt;","plainTextFormattedCitation":"98","previouslyFormattedCitation":"&lt;sup&gt;98&lt;/sup&gt;"},"properties":{"noteIndex":0},"schema":"https://github.com/citation-style-language/schema/raw/master/csl-citation.json"}</w:instrText>
      </w:r>
      <w:r w:rsidR="000455E7" w:rsidRPr="003F70D2">
        <w:rPr>
          <w:rFonts w:asciiTheme="minorBidi" w:hAnsiTheme="minorBidi"/>
          <w:color w:val="000000" w:themeColor="text1"/>
        </w:rPr>
        <w:fldChar w:fldCharType="separate"/>
      </w:r>
      <w:r w:rsidR="001B3279" w:rsidRPr="001B3279">
        <w:rPr>
          <w:rFonts w:asciiTheme="minorBidi" w:hAnsiTheme="minorBidi"/>
          <w:noProof/>
          <w:color w:val="000000" w:themeColor="text1"/>
          <w:vertAlign w:val="superscript"/>
        </w:rPr>
        <w:t>98</w:t>
      </w:r>
      <w:r w:rsidR="000455E7" w:rsidRPr="003F70D2">
        <w:rPr>
          <w:rFonts w:asciiTheme="minorBidi" w:hAnsiTheme="minorBidi"/>
          <w:color w:val="000000" w:themeColor="text1"/>
        </w:rPr>
        <w:fldChar w:fldCharType="end"/>
      </w:r>
      <w:r>
        <w:rPr>
          <w:rFonts w:asciiTheme="minorBidi" w:hAnsiTheme="minorBidi"/>
          <w:color w:val="000000" w:themeColor="text1"/>
        </w:rPr>
        <w:t>. Cells were lysed with lysis buffer [</w:t>
      </w:r>
      <w:r w:rsidRPr="00F844CF">
        <w:rPr>
          <w:rFonts w:asciiTheme="minorBidi" w:hAnsiTheme="minorBidi"/>
          <w:color w:val="000000" w:themeColor="text1"/>
        </w:rPr>
        <w:t>25mM</w:t>
      </w:r>
      <w:r>
        <w:rPr>
          <w:rFonts w:asciiTheme="minorBidi" w:hAnsiTheme="minorBidi"/>
          <w:color w:val="000000" w:themeColor="text1"/>
        </w:rPr>
        <w:t xml:space="preserve"> </w:t>
      </w:r>
      <w:r w:rsidR="00144174" w:rsidRPr="00F844CF">
        <w:rPr>
          <w:rFonts w:asciiTheme="minorBidi" w:hAnsiTheme="minorBidi"/>
          <w:color w:val="000000" w:themeColor="text1"/>
        </w:rPr>
        <w:t>H</w:t>
      </w:r>
      <w:r w:rsidR="00144174">
        <w:rPr>
          <w:rFonts w:asciiTheme="minorBidi" w:hAnsiTheme="minorBidi"/>
          <w:color w:val="000000" w:themeColor="text1"/>
        </w:rPr>
        <w:t xml:space="preserve">EPES </w:t>
      </w:r>
      <w:r w:rsidRPr="00F844CF">
        <w:rPr>
          <w:rFonts w:asciiTheme="minorBidi" w:hAnsiTheme="minorBidi"/>
          <w:color w:val="000000" w:themeColor="text1"/>
        </w:rPr>
        <w:t>(pH7.4), 150mM</w:t>
      </w:r>
      <w:r>
        <w:rPr>
          <w:rFonts w:asciiTheme="minorBidi" w:hAnsiTheme="minorBidi"/>
          <w:color w:val="000000" w:themeColor="text1"/>
        </w:rPr>
        <w:t xml:space="preserve"> </w:t>
      </w:r>
      <w:r w:rsidRPr="00F844CF">
        <w:rPr>
          <w:rFonts w:asciiTheme="minorBidi" w:hAnsiTheme="minorBidi"/>
          <w:color w:val="000000" w:themeColor="text1"/>
        </w:rPr>
        <w:t>NaCl, 1mM</w:t>
      </w:r>
      <w:r>
        <w:rPr>
          <w:rFonts w:asciiTheme="minorBidi" w:hAnsiTheme="minorBidi"/>
          <w:color w:val="000000" w:themeColor="text1"/>
        </w:rPr>
        <w:t xml:space="preserve"> </w:t>
      </w:r>
      <w:r w:rsidRPr="00F844CF">
        <w:rPr>
          <w:rFonts w:asciiTheme="minorBidi" w:hAnsiTheme="minorBidi"/>
          <w:color w:val="000000" w:themeColor="text1"/>
        </w:rPr>
        <w:t>EDTA, 1% NonidetP-40, 5mM</w:t>
      </w:r>
      <w:r>
        <w:rPr>
          <w:rFonts w:asciiTheme="minorBidi" w:hAnsiTheme="minorBidi"/>
          <w:color w:val="000000" w:themeColor="text1"/>
        </w:rPr>
        <w:t xml:space="preserve"> </w:t>
      </w:r>
      <w:proofErr w:type="spellStart"/>
      <w:r w:rsidRPr="00F844CF">
        <w:rPr>
          <w:rFonts w:asciiTheme="minorBidi" w:hAnsiTheme="minorBidi"/>
          <w:color w:val="000000" w:themeColor="text1"/>
        </w:rPr>
        <w:t>NaF</w:t>
      </w:r>
      <w:proofErr w:type="spellEnd"/>
      <w:r w:rsidRPr="00F844CF">
        <w:rPr>
          <w:rFonts w:asciiTheme="minorBidi" w:hAnsiTheme="minorBidi"/>
          <w:color w:val="000000" w:themeColor="text1"/>
        </w:rPr>
        <w:t>, 1mM</w:t>
      </w:r>
      <w:r>
        <w:rPr>
          <w:rFonts w:asciiTheme="minorBidi" w:hAnsiTheme="minorBidi"/>
          <w:color w:val="000000" w:themeColor="text1"/>
        </w:rPr>
        <w:t xml:space="preserve"> </w:t>
      </w:r>
      <w:r w:rsidRPr="00F844CF">
        <w:rPr>
          <w:rFonts w:asciiTheme="minorBidi" w:hAnsiTheme="minorBidi"/>
          <w:color w:val="000000" w:themeColor="text1"/>
        </w:rPr>
        <w:t>orthovanadate, 1mM</w:t>
      </w:r>
      <w:r>
        <w:rPr>
          <w:rFonts w:asciiTheme="minorBidi" w:hAnsiTheme="minorBidi"/>
          <w:color w:val="000000" w:themeColor="text1"/>
        </w:rPr>
        <w:t xml:space="preserve"> </w:t>
      </w:r>
      <w:r w:rsidRPr="00F844CF">
        <w:rPr>
          <w:rFonts w:asciiTheme="minorBidi" w:hAnsiTheme="minorBidi"/>
          <w:color w:val="000000" w:themeColor="text1"/>
        </w:rPr>
        <w:t xml:space="preserve">AEBSF, 2 </w:t>
      </w:r>
      <w:proofErr w:type="spellStart"/>
      <w:r w:rsidRPr="00F844CF">
        <w:rPr>
          <w:rFonts w:asciiTheme="minorBidi" w:hAnsiTheme="minorBidi"/>
          <w:color w:val="000000" w:themeColor="text1"/>
        </w:rPr>
        <w:t>μg</w:t>
      </w:r>
      <w:proofErr w:type="spellEnd"/>
      <w:r w:rsidRPr="00F844CF">
        <w:rPr>
          <w:rFonts w:asciiTheme="minorBidi" w:hAnsiTheme="minorBidi"/>
          <w:color w:val="000000" w:themeColor="text1"/>
        </w:rPr>
        <w:t>/mL leupeptin/</w:t>
      </w:r>
      <w:proofErr w:type="spellStart"/>
      <w:r w:rsidRPr="00F844CF">
        <w:rPr>
          <w:rFonts w:asciiTheme="minorBidi" w:hAnsiTheme="minorBidi"/>
          <w:color w:val="000000" w:themeColor="text1"/>
        </w:rPr>
        <w:t>pepstatin</w:t>
      </w:r>
      <w:proofErr w:type="spellEnd"/>
      <w:r>
        <w:rPr>
          <w:rFonts w:asciiTheme="minorBidi" w:hAnsiTheme="minorBidi"/>
          <w:color w:val="000000" w:themeColor="text1"/>
        </w:rPr>
        <w:t xml:space="preserve">] and centrifuged at 1700g for 5 min. Collected supernatant was incubated with </w:t>
      </w:r>
      <w:r w:rsidR="00344FBD">
        <w:rPr>
          <w:rFonts w:asciiTheme="minorBidi" w:hAnsiTheme="minorBidi"/>
          <w:color w:val="000000" w:themeColor="text1"/>
        </w:rPr>
        <w:t>30</w:t>
      </w:r>
      <w:r w:rsidR="00144174">
        <w:rPr>
          <w:rFonts w:ascii="Arial" w:hAnsi="Arial" w:cs="Arial"/>
          <w:color w:val="000000" w:themeColor="text1"/>
        </w:rPr>
        <w:t>µ</w:t>
      </w:r>
      <w:r w:rsidR="00344FBD">
        <w:rPr>
          <w:rFonts w:asciiTheme="minorBidi" w:hAnsiTheme="minorBidi"/>
          <w:color w:val="000000" w:themeColor="text1"/>
        </w:rPr>
        <w:t xml:space="preserve">l of pre-washed </w:t>
      </w:r>
      <w:r w:rsidR="00CC00EE">
        <w:rPr>
          <w:rFonts w:asciiTheme="minorBidi" w:hAnsiTheme="minorBidi"/>
          <w:color w:val="000000" w:themeColor="text1"/>
        </w:rPr>
        <w:t>anti-HA</w:t>
      </w:r>
      <w:r>
        <w:rPr>
          <w:rFonts w:asciiTheme="minorBidi" w:hAnsiTheme="minorBidi"/>
          <w:color w:val="000000" w:themeColor="text1"/>
        </w:rPr>
        <w:t xml:space="preserve"> agarose beads (</w:t>
      </w:r>
      <w:r w:rsidR="00CC00EE">
        <w:rPr>
          <w:rFonts w:asciiTheme="minorBidi" w:hAnsiTheme="minorBidi"/>
          <w:color w:val="000000" w:themeColor="text1"/>
        </w:rPr>
        <w:t>Sigma #A2095</w:t>
      </w:r>
      <w:r>
        <w:rPr>
          <w:rFonts w:asciiTheme="minorBidi" w:hAnsiTheme="minorBidi"/>
          <w:color w:val="000000" w:themeColor="text1"/>
        </w:rPr>
        <w:t>)</w:t>
      </w:r>
      <w:r w:rsidR="00344FBD">
        <w:rPr>
          <w:rFonts w:asciiTheme="minorBidi" w:hAnsiTheme="minorBidi"/>
          <w:color w:val="000000" w:themeColor="text1"/>
        </w:rPr>
        <w:t xml:space="preserve"> on a sample rotator (15</w:t>
      </w:r>
      <w:r w:rsidR="00313C81">
        <w:rPr>
          <w:rFonts w:asciiTheme="minorBidi" w:hAnsiTheme="minorBidi"/>
          <w:color w:val="000000" w:themeColor="text1"/>
        </w:rPr>
        <w:t xml:space="preserve"> </w:t>
      </w:r>
      <w:r w:rsidR="00344FBD">
        <w:rPr>
          <w:rFonts w:asciiTheme="minorBidi" w:hAnsiTheme="minorBidi"/>
          <w:color w:val="000000" w:themeColor="text1"/>
        </w:rPr>
        <w:t xml:space="preserve">rpm) for 2 </w:t>
      </w:r>
      <w:proofErr w:type="spellStart"/>
      <w:r w:rsidR="00344FBD">
        <w:rPr>
          <w:rFonts w:asciiTheme="minorBidi" w:hAnsiTheme="minorBidi"/>
          <w:color w:val="000000" w:themeColor="text1"/>
        </w:rPr>
        <w:t>hrs</w:t>
      </w:r>
      <w:proofErr w:type="spellEnd"/>
      <w:r w:rsidR="00344FBD">
        <w:rPr>
          <w:rFonts w:asciiTheme="minorBidi" w:hAnsiTheme="minorBidi"/>
          <w:color w:val="000000" w:themeColor="text1"/>
        </w:rPr>
        <w:t xml:space="preserve"> at 4</w:t>
      </w:r>
      <w:r w:rsidR="00FF5553">
        <w:rPr>
          <w:rFonts w:ascii="Arial" w:hAnsi="Arial" w:cs="Arial"/>
          <w:color w:val="000000" w:themeColor="text1"/>
        </w:rPr>
        <w:t>º</w:t>
      </w:r>
      <w:r w:rsidR="00344FBD">
        <w:rPr>
          <w:rFonts w:asciiTheme="minorBidi" w:hAnsiTheme="minorBidi"/>
          <w:color w:val="000000" w:themeColor="text1"/>
        </w:rPr>
        <w:t>C</w:t>
      </w:r>
      <w:r>
        <w:rPr>
          <w:rFonts w:asciiTheme="minorBidi" w:hAnsiTheme="minorBidi"/>
          <w:color w:val="000000" w:themeColor="text1"/>
        </w:rPr>
        <w:t xml:space="preserve">. Beads were then washed </w:t>
      </w:r>
      <w:r w:rsidR="00344FBD">
        <w:rPr>
          <w:rFonts w:asciiTheme="minorBidi" w:hAnsiTheme="minorBidi"/>
          <w:color w:val="000000" w:themeColor="text1"/>
        </w:rPr>
        <w:t xml:space="preserve">3 times </w:t>
      </w:r>
      <w:r>
        <w:rPr>
          <w:rFonts w:asciiTheme="minorBidi" w:hAnsiTheme="minorBidi"/>
          <w:color w:val="000000" w:themeColor="text1"/>
        </w:rPr>
        <w:t>with lysis buffer</w:t>
      </w:r>
      <w:r w:rsidR="00344FBD">
        <w:rPr>
          <w:rFonts w:asciiTheme="minorBidi" w:hAnsiTheme="minorBidi"/>
          <w:color w:val="000000" w:themeColor="text1"/>
        </w:rPr>
        <w:t>,</w:t>
      </w:r>
      <w:r>
        <w:rPr>
          <w:rFonts w:asciiTheme="minorBidi" w:hAnsiTheme="minorBidi"/>
          <w:color w:val="000000" w:themeColor="text1"/>
        </w:rPr>
        <w:t xml:space="preserve"> and sample buffer was added before subjecting to </w:t>
      </w:r>
      <w:r>
        <w:rPr>
          <w:rFonts w:asciiTheme="minorBidi" w:hAnsiTheme="minorBidi"/>
          <w:color w:val="000000" w:themeColor="text1"/>
        </w:rPr>
        <w:lastRenderedPageBreak/>
        <w:t>immunoblotting as described above.</w:t>
      </w:r>
      <w:r w:rsidR="00CC00EE">
        <w:rPr>
          <w:rFonts w:asciiTheme="minorBidi" w:hAnsiTheme="minorBidi"/>
          <w:color w:val="000000" w:themeColor="text1"/>
        </w:rPr>
        <w:t xml:space="preserve"> The protein-transferred membrane was probed individually for WASH1, </w:t>
      </w:r>
      <w:proofErr w:type="spellStart"/>
      <w:r w:rsidR="00CC00EE">
        <w:rPr>
          <w:rFonts w:asciiTheme="minorBidi" w:hAnsiTheme="minorBidi"/>
          <w:color w:val="000000" w:themeColor="text1"/>
        </w:rPr>
        <w:t>Strumpellin</w:t>
      </w:r>
      <w:proofErr w:type="spellEnd"/>
      <w:r w:rsidR="00CC00EE">
        <w:rPr>
          <w:rFonts w:asciiTheme="minorBidi" w:hAnsiTheme="minorBidi"/>
          <w:color w:val="000000" w:themeColor="text1"/>
        </w:rPr>
        <w:t xml:space="preserve">, and HA. Data were collected from four separate preparations of WT and MUT conditions. </w:t>
      </w:r>
    </w:p>
    <w:p w14:paraId="1AB82528" w14:textId="77777777" w:rsidR="00F844CF" w:rsidRPr="003F70D2" w:rsidRDefault="00F844CF" w:rsidP="003F70D2">
      <w:pPr>
        <w:spacing w:line="480" w:lineRule="auto"/>
        <w:jc w:val="thaiDistribute"/>
        <w:rPr>
          <w:rFonts w:asciiTheme="minorBidi" w:hAnsiTheme="minorBidi"/>
          <w:color w:val="000000" w:themeColor="text1"/>
        </w:rPr>
      </w:pPr>
    </w:p>
    <w:p w14:paraId="25762688"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iBioID</w:t>
      </w:r>
    </w:p>
    <w:p w14:paraId="40B0EF52" w14:textId="7E5C1C7C"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AAV2/9 viral probes, </w:t>
      </w:r>
      <w:r>
        <w:rPr>
          <w:rFonts w:asciiTheme="minorBidi" w:hAnsiTheme="minorBidi"/>
          <w:color w:val="000000" w:themeColor="text1"/>
        </w:rPr>
        <w:t>hSyn1</w:t>
      </w:r>
      <w:r w:rsidRPr="001F1C37">
        <w:rPr>
          <w:rFonts w:asciiTheme="minorBidi" w:hAnsiTheme="minorBidi"/>
          <w:color w:val="000000" w:themeColor="text1"/>
        </w:rPr>
        <w:t>-</w:t>
      </w:r>
      <w:r w:rsidR="0082456A" w:rsidRPr="001F1C37">
        <w:rPr>
          <w:rFonts w:asciiTheme="minorBidi" w:hAnsiTheme="minorBidi"/>
          <w:color w:val="000000" w:themeColor="text1"/>
        </w:rPr>
        <w:t>W</w:t>
      </w:r>
      <w:r w:rsidR="0082456A">
        <w:rPr>
          <w:rFonts w:asciiTheme="minorBidi" w:hAnsiTheme="minorBidi"/>
          <w:color w:val="000000" w:themeColor="text1"/>
        </w:rPr>
        <w:t>ASH</w:t>
      </w:r>
      <w:r w:rsidR="0082456A" w:rsidRPr="001F1C37">
        <w:rPr>
          <w:rFonts w:asciiTheme="minorBidi" w:hAnsiTheme="minorBidi"/>
          <w:color w:val="000000" w:themeColor="text1"/>
        </w:rPr>
        <w:t>1</w:t>
      </w:r>
      <w:r w:rsidRPr="001F1C37">
        <w:rPr>
          <w:rFonts w:asciiTheme="minorBidi" w:hAnsiTheme="minorBidi"/>
          <w:color w:val="000000" w:themeColor="text1"/>
        </w:rPr>
        <w:t xml:space="preserve">-BioID2-HA or </w:t>
      </w:r>
      <w:r>
        <w:rPr>
          <w:rFonts w:asciiTheme="minorBidi" w:hAnsiTheme="minorBidi"/>
          <w:color w:val="000000" w:themeColor="text1"/>
        </w:rPr>
        <w:t>hSyn1</w:t>
      </w:r>
      <w:r w:rsidRPr="001F1C37">
        <w:rPr>
          <w:rFonts w:asciiTheme="minorBidi" w:hAnsiTheme="minorBidi"/>
          <w:color w:val="000000" w:themeColor="text1"/>
        </w:rPr>
        <w:t>-solubleBioID2-HA, were injected into wild-type CD1 mouse brains using a Hamilton syringe</w:t>
      </w:r>
      <w:r>
        <w:rPr>
          <w:rFonts w:asciiTheme="minorBidi" w:hAnsiTheme="minorBidi"/>
          <w:color w:val="000000" w:themeColor="text1"/>
        </w:rPr>
        <w:t xml:space="preserve"> (#7635-01)</w:t>
      </w:r>
      <w:r w:rsidRPr="001F1C37">
        <w:rPr>
          <w:rFonts w:asciiTheme="minorBidi" w:hAnsiTheme="minorBidi"/>
          <w:color w:val="000000" w:themeColor="text1"/>
        </w:rPr>
        <w:t xml:space="preserve"> at age P0-P1 to ensure spread throughout the forebrain</w:t>
      </w:r>
      <w:r>
        <w:rPr>
          <w:rFonts w:asciiTheme="minorBidi" w:hAnsiTheme="minorBidi"/>
          <w:color w:val="000000" w:themeColor="text1"/>
        </w:rPr>
        <w:fldChar w:fldCharType="begin" w:fldLock="1"/>
      </w:r>
      <w:r w:rsidR="0086372A">
        <w:rPr>
          <w:rFonts w:asciiTheme="minorBidi" w:hAnsiTheme="minorBidi"/>
          <w:color w:val="000000" w:themeColor="text1"/>
        </w:rPr>
        <w:instrText>ADDIN CSL_CITATION {"citationItems":[{"id":"ITEM-1","itemData":{"DOI":"10.3791/2968","ISSN":"1940087X","PMID":"21988897","abstract":"Despite the protective role that blood brain barrier plays in shielding the brain, it limits the access to the central nervous system (CNS) which most often results in failure of potential therapeutics designed for neurodegenerative disorders. Neurodegenerative diseases such as Spinal Muscular Atrophy (SMA), in which the lower motor neurons are affected, can benefit greatly from introducing the therapeutic agents into the CNS. The purpose of this video is to demonstrate two different injection paradigms to deliver therapeutic materials into neonatal mice soon after birth. One of these methods is injecting directly into cerebral lateral ventricles (Intracerebroventricular) which results in delivery of materials into the CNS through the cerebrospinal fluid. The second method is a temporal vein injection (intravenous) that can introduce different therapeutics into the circulatory system, leading to systemic delivery including the CNS. Widespread transduction of the CNS is achievable if an appropriate viral vector and viral serotype is utilized. Visualization and utilization of the temporal vein for injection is feasible up to postnatal day 6. However, if the delivered material is intended to reach the CNS, these injections should take place while the blood brain barrier is more permeable due to its immature status, preferably prior to postnatal day 2. The fully developed blood brain barrier greatly limits the effectiveness of intravenous delivery. Both delivery systems are simple and effective once the surgical aptitude is achieved. They do not require any extensive surgical devices and can be performed by a single person. However, these techniques are not without challenges. The small size of postnatal day 2 pups and the subsequent small target areas can make the injections difficult to perform and initially challenging to replicate. © 2011 Journal of Visualized Experiments.","author":[{"dropping-particle":"","family":"Glascock","given":"Jacqueline J.","non-dropping-particle":"","parse-names":false,"suffix":""},{"dropping-particle":"","family":"Osman","given":"Erkan Y.","non-dropping-particle":"","parse-names":false,"suffix":""},{"dropping-particle":"","family":"Coady","given":"Tristan H.","non-dropping-particle":"","parse-names":false,"suffix":""},{"dropping-particle":"","family":"Rose","given":"Ferrill F.","non-dropping-particle":"","parse-names":false,"suffix":""},{"dropping-particle":"","family":"Shababi","given":"Monir","non-dropping-particle":"","parse-names":false,"suffix":""},{"dropping-particle":"","family":"Lorson","given":"Christian L.","non-dropping-particle":"","parse-names":false,"suffix":""}],"container-title":"Journal of Visualized Experiments","id":"ITEM-1","issue":"56","issued":{"date-parts":[["2011"]]},"publisher":"Journal of Visualized Experiments","title":"Delivery of therapeutic agents through intracerebroventricular (ICV) and intravenous (IV) injection in mice","type":"article-journal"},"uris":["http://www.mendeley.com/documents/?uuid=df19851b-4272-3cfc-b891-174231cba52a"]}],"mendeley":{"formattedCitation":"&lt;sup&gt;99&lt;/sup&gt;","plainTextFormattedCitation":"99","previouslyFormattedCitation":"&lt;sup&gt;99&lt;/sup&gt;"},"properties":{"noteIndex":0},"schema":"https://github.com/citation-style-language/schema/raw/master/csl-citation.json"}</w:instrText>
      </w:r>
      <w:r>
        <w:rPr>
          <w:rFonts w:asciiTheme="minorBidi" w:hAnsiTheme="minorBidi"/>
          <w:color w:val="000000" w:themeColor="text1"/>
        </w:rPr>
        <w:fldChar w:fldCharType="separate"/>
      </w:r>
      <w:r w:rsidR="001B3279" w:rsidRPr="001B3279">
        <w:rPr>
          <w:rFonts w:asciiTheme="minorBidi" w:hAnsiTheme="minorBidi"/>
          <w:noProof/>
          <w:color w:val="000000" w:themeColor="text1"/>
          <w:vertAlign w:val="superscript"/>
        </w:rPr>
        <w:t>99</w:t>
      </w:r>
      <w:r>
        <w:rPr>
          <w:rFonts w:asciiTheme="minorBidi" w:hAnsiTheme="minorBidi"/>
          <w:color w:val="000000" w:themeColor="text1"/>
        </w:rPr>
        <w:fldChar w:fldCharType="end"/>
      </w:r>
      <w:r>
        <w:rPr>
          <w:rFonts w:asciiTheme="minorBidi" w:hAnsiTheme="minorBidi"/>
          <w:color w:val="000000" w:themeColor="text1"/>
        </w:rPr>
        <w:t>.</w:t>
      </w:r>
      <w:r w:rsidRPr="001F1C37">
        <w:rPr>
          <w:rFonts w:asciiTheme="minorBidi" w:hAnsiTheme="minorBidi"/>
          <w:color w:val="000000" w:themeColor="text1"/>
        </w:rPr>
        <w:t xml:space="preserve"> 15 days post-viral injection, biotin was subcutaneously administered at 24mg/kg for seven consecutive days </w:t>
      </w:r>
      <w:r w:rsidR="0082456A">
        <w:rPr>
          <w:rFonts w:asciiTheme="minorBidi" w:hAnsiTheme="minorBidi"/>
          <w:color w:val="000000" w:themeColor="text1"/>
        </w:rPr>
        <w:t>for biotinylation of proteins in proximity to BioID2 probes.</w:t>
      </w:r>
      <w:r w:rsidRPr="001F1C37">
        <w:rPr>
          <w:rFonts w:asciiTheme="minorBidi" w:hAnsiTheme="minorBidi"/>
          <w:color w:val="000000" w:themeColor="text1"/>
        </w:rPr>
        <w:t xml:space="preserve"> Whole brains were extracted on the final day of biotin injections, snap frozen, and stored in liquid nitrogen until protein purification. </w:t>
      </w:r>
      <w:r w:rsidR="0082456A" w:rsidRPr="001F1C37">
        <w:rPr>
          <w:rFonts w:asciiTheme="minorBidi" w:hAnsiTheme="minorBidi"/>
          <w:color w:val="000000" w:themeColor="text1"/>
        </w:rPr>
        <w:t xml:space="preserve">Seven </w:t>
      </w:r>
      <w:r w:rsidR="0082456A">
        <w:rPr>
          <w:rFonts w:asciiTheme="minorBidi" w:hAnsiTheme="minorBidi"/>
          <w:color w:val="000000" w:themeColor="text1"/>
        </w:rPr>
        <w:t>brains</w:t>
      </w:r>
      <w:r w:rsidR="0082456A" w:rsidRPr="001F1C37">
        <w:rPr>
          <w:rFonts w:asciiTheme="minorBidi" w:hAnsiTheme="minorBidi"/>
          <w:color w:val="000000" w:themeColor="text1"/>
        </w:rPr>
        <w:t xml:space="preserve"> were used </w:t>
      </w:r>
      <w:r w:rsidR="0082456A">
        <w:rPr>
          <w:rFonts w:asciiTheme="minorBidi" w:hAnsiTheme="minorBidi"/>
          <w:color w:val="000000" w:themeColor="text1"/>
        </w:rPr>
        <w:t xml:space="preserve">for </w:t>
      </w:r>
      <w:r w:rsidR="0082456A" w:rsidRPr="001F1C37">
        <w:rPr>
          <w:rFonts w:asciiTheme="minorBidi" w:hAnsiTheme="minorBidi"/>
          <w:color w:val="000000" w:themeColor="text1"/>
        </w:rPr>
        <w:t xml:space="preserve">protein purification </w:t>
      </w:r>
      <w:r w:rsidR="0082456A">
        <w:rPr>
          <w:rFonts w:asciiTheme="minorBidi" w:hAnsiTheme="minorBidi"/>
          <w:color w:val="000000" w:themeColor="text1"/>
        </w:rPr>
        <w:t>of</w:t>
      </w:r>
      <w:r w:rsidR="0082456A" w:rsidRPr="001F1C37">
        <w:rPr>
          <w:rFonts w:asciiTheme="minorBidi" w:hAnsiTheme="minorBidi"/>
          <w:color w:val="000000" w:themeColor="text1"/>
        </w:rPr>
        <w:t xml:space="preserve"> each probe, and each purification was performed three times independently (21 brains total for W</w:t>
      </w:r>
      <w:r w:rsidR="0082456A">
        <w:rPr>
          <w:rFonts w:asciiTheme="minorBidi" w:hAnsiTheme="minorBidi"/>
          <w:color w:val="000000" w:themeColor="text1"/>
        </w:rPr>
        <w:t>ASH1</w:t>
      </w:r>
      <w:r w:rsidR="0082456A" w:rsidRPr="001F1C37">
        <w:rPr>
          <w:rFonts w:asciiTheme="minorBidi" w:hAnsiTheme="minorBidi"/>
          <w:color w:val="000000" w:themeColor="text1"/>
        </w:rPr>
        <w:t>-BioID2, 21 for solubleBioID2).</w:t>
      </w:r>
    </w:p>
    <w:p w14:paraId="5ED9F44E" w14:textId="77777777" w:rsidR="008958FA" w:rsidRPr="001F1C37" w:rsidRDefault="008958FA" w:rsidP="002B1B3B">
      <w:pPr>
        <w:spacing w:line="480" w:lineRule="auto"/>
        <w:ind w:firstLine="720"/>
        <w:jc w:val="thaiDistribute"/>
        <w:rPr>
          <w:rFonts w:asciiTheme="minorBidi" w:hAnsiTheme="minorBidi"/>
          <w:color w:val="000000" w:themeColor="text1"/>
        </w:rPr>
      </w:pPr>
      <w:r w:rsidRPr="001F1C37">
        <w:rPr>
          <w:rFonts w:asciiTheme="minorBidi" w:hAnsiTheme="minorBidi"/>
          <w:color w:val="000000" w:themeColor="text1"/>
        </w:rPr>
        <w:t xml:space="preserve">We performed all homogenization and protein purification on ice. A 2ml Dounce homogenizer was used to individually homogenize each brain in a 1:1 solution of Lysis-R:2X-RIPA buffer solution </w:t>
      </w:r>
      <w:r w:rsidR="00144174">
        <w:rPr>
          <w:rFonts w:asciiTheme="minorBidi" w:hAnsiTheme="minorBidi"/>
          <w:color w:val="000000" w:themeColor="text1"/>
        </w:rPr>
        <w:t>with</w:t>
      </w:r>
      <w:r w:rsidR="00144174" w:rsidRPr="001F1C37">
        <w:rPr>
          <w:rFonts w:asciiTheme="minorBidi" w:hAnsiTheme="minorBidi"/>
          <w:color w:val="000000" w:themeColor="text1"/>
        </w:rPr>
        <w:t xml:space="preserve"> </w:t>
      </w:r>
      <w:r w:rsidRPr="001F1C37">
        <w:rPr>
          <w:rFonts w:asciiTheme="minorBidi" w:hAnsiTheme="minorBidi"/>
          <w:color w:val="000000" w:themeColor="text1"/>
        </w:rPr>
        <w:t xml:space="preserve">protease inhibitors (Roche </w:t>
      </w:r>
      <w:proofErr w:type="spellStart"/>
      <w:r w:rsidRPr="001F1C37">
        <w:rPr>
          <w:rFonts w:asciiTheme="minorBidi" w:hAnsiTheme="minorBidi"/>
          <w:color w:val="000000" w:themeColor="text1"/>
        </w:rPr>
        <w:t>c</w:t>
      </w:r>
      <w:r>
        <w:rPr>
          <w:rFonts w:asciiTheme="minorBidi" w:hAnsiTheme="minorBidi"/>
          <w:color w:val="000000" w:themeColor="text1"/>
        </w:rPr>
        <w:t>O</w:t>
      </w:r>
      <w:r w:rsidRPr="001F1C37">
        <w:rPr>
          <w:rFonts w:asciiTheme="minorBidi" w:hAnsiTheme="minorBidi"/>
          <w:color w:val="000000" w:themeColor="text1"/>
        </w:rPr>
        <w:t>mplete</w:t>
      </w:r>
      <w:proofErr w:type="spellEnd"/>
      <w:r w:rsidRPr="001F1C37">
        <w:rPr>
          <w:rFonts w:asciiTheme="minorBidi" w:hAnsiTheme="minorBidi"/>
          <w:color w:val="000000" w:themeColor="text1"/>
        </w:rPr>
        <w:t xml:space="preserve"> tablets</w:t>
      </w:r>
      <w:r>
        <w:rPr>
          <w:rFonts w:asciiTheme="minorBidi" w:hAnsiTheme="minorBidi"/>
          <w:color w:val="000000" w:themeColor="text1"/>
        </w:rPr>
        <w:t xml:space="preserve"> </w:t>
      </w:r>
      <w:r w:rsidRPr="001F1C37">
        <w:rPr>
          <w:rFonts w:asciiTheme="minorBidi" w:hAnsiTheme="minorBidi"/>
          <w:color w:val="000000" w:themeColor="text1"/>
        </w:rPr>
        <w:t>#11836153001). Each sample was sonicated three times for 7 seconds and then centrifuged at 5000g for 5min at 4</w:t>
      </w:r>
      <w:r w:rsidR="00FF5553">
        <w:rPr>
          <w:rFonts w:ascii="Arial" w:hAnsi="Arial" w:cs="Arial"/>
          <w:color w:val="000000" w:themeColor="text1"/>
        </w:rPr>
        <w:t>º</w:t>
      </w:r>
      <w:r w:rsidRPr="001F1C37">
        <w:rPr>
          <w:rFonts w:asciiTheme="minorBidi" w:hAnsiTheme="minorBidi"/>
          <w:color w:val="000000" w:themeColor="text1"/>
        </w:rPr>
        <w:t>C. Samples were transferred to Beckman Coulter 1.5ml tubes (#</w:t>
      </w:r>
      <w:r w:rsidRPr="001F1C37">
        <w:rPr>
          <w:rFonts w:asciiTheme="minorBidi" w:hAnsiTheme="minorBidi"/>
        </w:rPr>
        <w:t>344059</w:t>
      </w:r>
      <w:r w:rsidRPr="001F1C37">
        <w:rPr>
          <w:rFonts w:asciiTheme="minorBidi" w:hAnsiTheme="minorBidi"/>
          <w:color w:val="000000" w:themeColor="text1"/>
        </w:rPr>
        <w:t>), and then spun at 45,000rpm in a Beckman Coulter tabletop ultracentrifuge (TLA-55 rotor) for 1hr at 4</w:t>
      </w:r>
      <w:r w:rsidR="00FF5553">
        <w:rPr>
          <w:rFonts w:ascii="Arial" w:hAnsi="Arial" w:cs="Arial"/>
          <w:color w:val="000000" w:themeColor="text1"/>
        </w:rPr>
        <w:t>º</w:t>
      </w:r>
      <w:r w:rsidRPr="001F1C37">
        <w:rPr>
          <w:rFonts w:asciiTheme="minorBidi" w:hAnsiTheme="minorBidi"/>
          <w:color w:val="000000" w:themeColor="text1"/>
        </w:rPr>
        <w:t>C. SDS was added to supernatants (final 1%) and samples were then boiled for 5min at 95</w:t>
      </w:r>
      <w:r w:rsidR="00FF5553">
        <w:rPr>
          <w:rFonts w:ascii="Arial" w:hAnsi="Arial" w:cs="Arial"/>
          <w:color w:val="000000" w:themeColor="text1"/>
        </w:rPr>
        <w:t>º</w:t>
      </w:r>
      <w:r w:rsidRPr="001F1C37">
        <w:rPr>
          <w:rFonts w:asciiTheme="minorBidi" w:hAnsiTheme="minorBidi"/>
          <w:color w:val="000000" w:themeColor="text1"/>
        </w:rPr>
        <w:t xml:space="preserve">C. We next combined supernatants from </w:t>
      </w:r>
      <w:r w:rsidRPr="001F1C37">
        <w:rPr>
          <w:rFonts w:asciiTheme="minorBidi" w:hAnsiTheme="minorBidi"/>
          <w:color w:val="000000" w:themeColor="text1"/>
        </w:rPr>
        <w:lastRenderedPageBreak/>
        <w:t>the same condition together (</w:t>
      </w:r>
      <w:r w:rsidR="000768EA" w:rsidRPr="001F1C37">
        <w:rPr>
          <w:rFonts w:asciiTheme="minorBidi" w:hAnsiTheme="minorBidi"/>
          <w:color w:val="000000" w:themeColor="text1"/>
        </w:rPr>
        <w:t>W</w:t>
      </w:r>
      <w:r w:rsidR="000768EA">
        <w:rPr>
          <w:rFonts w:asciiTheme="minorBidi" w:hAnsiTheme="minorBidi"/>
          <w:color w:val="000000" w:themeColor="text1"/>
        </w:rPr>
        <w:t>ASH1</w:t>
      </w:r>
      <w:r w:rsidRPr="001F1C37">
        <w:rPr>
          <w:rFonts w:asciiTheme="minorBidi" w:hAnsiTheme="minorBidi"/>
          <w:color w:val="000000" w:themeColor="text1"/>
        </w:rPr>
        <w:t>-BioID</w:t>
      </w:r>
      <w:r>
        <w:rPr>
          <w:rFonts w:asciiTheme="minorBidi" w:hAnsiTheme="minorBidi"/>
          <w:color w:val="000000" w:themeColor="text1"/>
        </w:rPr>
        <w:t>2</w:t>
      </w:r>
      <w:r w:rsidRPr="001F1C37">
        <w:rPr>
          <w:rFonts w:asciiTheme="minorBidi" w:hAnsiTheme="minorBidi"/>
          <w:color w:val="000000" w:themeColor="text1"/>
        </w:rPr>
        <w:t xml:space="preserve"> vs</w:t>
      </w:r>
      <w:r>
        <w:rPr>
          <w:rFonts w:asciiTheme="minorBidi" w:hAnsiTheme="minorBidi"/>
          <w:color w:val="000000" w:themeColor="text1"/>
        </w:rPr>
        <w:t>.</w:t>
      </w:r>
      <w:r w:rsidRPr="001F1C37">
        <w:rPr>
          <w:rFonts w:asciiTheme="minorBidi" w:hAnsiTheme="minorBidi"/>
          <w:color w:val="000000" w:themeColor="text1"/>
        </w:rPr>
        <w:t xml:space="preserve"> soluble</w:t>
      </w:r>
      <w:r w:rsidR="00144174">
        <w:rPr>
          <w:rFonts w:asciiTheme="minorBidi" w:hAnsiTheme="minorBidi"/>
          <w:color w:val="000000" w:themeColor="text1"/>
        </w:rPr>
        <w:t>_</w:t>
      </w:r>
      <w:r w:rsidRPr="001F1C37">
        <w:rPr>
          <w:rFonts w:asciiTheme="minorBidi" w:hAnsiTheme="minorBidi"/>
          <w:color w:val="000000" w:themeColor="text1"/>
        </w:rPr>
        <w:t>BioID</w:t>
      </w:r>
      <w:r>
        <w:rPr>
          <w:rFonts w:asciiTheme="minorBidi" w:hAnsiTheme="minorBidi"/>
          <w:color w:val="000000" w:themeColor="text1"/>
        </w:rPr>
        <w:t>2</w:t>
      </w:r>
      <w:r w:rsidRPr="001F1C37">
        <w:rPr>
          <w:rFonts w:asciiTheme="minorBidi" w:hAnsiTheme="minorBidi"/>
          <w:color w:val="000000" w:themeColor="text1"/>
        </w:rPr>
        <w:t>) in 15ml conical tubes to rotate with 30</w:t>
      </w:r>
      <w:r w:rsidR="00144174">
        <w:rPr>
          <w:rFonts w:ascii="Arial" w:hAnsi="Arial" w:cs="Arial"/>
          <w:color w:val="000000" w:themeColor="text1"/>
        </w:rPr>
        <w:t>µ</w:t>
      </w:r>
      <w:r w:rsidRPr="001F1C37">
        <w:rPr>
          <w:rFonts w:asciiTheme="minorBidi" w:hAnsiTheme="minorBidi"/>
          <w:color w:val="000000" w:themeColor="text1"/>
        </w:rPr>
        <w:t xml:space="preserve">l high-capacity </w:t>
      </w:r>
      <w:proofErr w:type="spellStart"/>
      <w:r w:rsidRPr="001F1C37">
        <w:rPr>
          <w:rFonts w:asciiTheme="minorBidi" w:hAnsiTheme="minorBidi"/>
          <w:color w:val="000000" w:themeColor="text1"/>
        </w:rPr>
        <w:t>NeutrAvidin</w:t>
      </w:r>
      <w:proofErr w:type="spellEnd"/>
      <w:r w:rsidRPr="001F1C37">
        <w:rPr>
          <w:rFonts w:asciiTheme="minorBidi" w:hAnsiTheme="minorBidi"/>
          <w:color w:val="000000" w:themeColor="text1"/>
        </w:rPr>
        <w:t xml:space="preserve"> beads overnight at 4</w:t>
      </w:r>
      <w:r w:rsidR="00FF5553">
        <w:rPr>
          <w:rFonts w:ascii="Arial" w:hAnsi="Arial" w:cs="Arial"/>
          <w:color w:val="000000" w:themeColor="text1"/>
        </w:rPr>
        <w:t>º</w:t>
      </w:r>
      <w:r w:rsidRPr="001F1C37">
        <w:rPr>
          <w:rFonts w:asciiTheme="minorBidi" w:hAnsiTheme="minorBidi"/>
          <w:color w:val="000000" w:themeColor="text1"/>
        </w:rPr>
        <w:t>C (Thermo #29204).</w:t>
      </w:r>
    </w:p>
    <w:p w14:paraId="6A7E342B" w14:textId="77777777" w:rsidR="008958FA" w:rsidRPr="001F1C37" w:rsidRDefault="00210691" w:rsidP="003F70D2">
      <w:pPr>
        <w:spacing w:line="480" w:lineRule="auto"/>
        <w:jc w:val="thaiDistribute"/>
        <w:rPr>
          <w:rFonts w:asciiTheme="minorBidi" w:hAnsiTheme="minorBidi"/>
          <w:color w:val="000000" w:themeColor="text1"/>
        </w:rPr>
      </w:pPr>
      <w:r>
        <w:rPr>
          <w:rFonts w:asciiTheme="minorBidi" w:hAnsiTheme="minorBidi"/>
          <w:color w:val="000000" w:themeColor="text1"/>
        </w:rPr>
        <w:tab/>
      </w:r>
      <w:r w:rsidR="008958FA" w:rsidRPr="001F1C37">
        <w:rPr>
          <w:rFonts w:asciiTheme="minorBidi" w:hAnsiTheme="minorBidi"/>
          <w:color w:val="000000" w:themeColor="text1"/>
        </w:rPr>
        <w:t>The following day, all steps were performed under a hood with keratin-free reagents. Samples were spun down at 6000rpm, 4</w:t>
      </w:r>
      <w:r w:rsidR="00FF5553">
        <w:rPr>
          <w:rFonts w:ascii="Arial" w:hAnsi="Arial" w:cs="Arial"/>
          <w:color w:val="000000" w:themeColor="text1"/>
        </w:rPr>
        <w:t>º</w:t>
      </w:r>
      <w:r w:rsidR="008958FA" w:rsidRPr="001F1C37">
        <w:rPr>
          <w:rFonts w:asciiTheme="minorBidi" w:hAnsiTheme="minorBidi"/>
          <w:color w:val="000000" w:themeColor="text1"/>
        </w:rPr>
        <w:t xml:space="preserve">C for 5min to pellet the beads and remove supernatant. The pelleted beads then went through a series of washes, each for 10 min at RT with 500ul of solvent, and then spun down on a tabletop centrifuge to pellet the beads for the next wash. The washes were as follows: 2% SDS twice, 1% TritonX100-1%deoxycholate-25mM LiCl2 once, 1M </w:t>
      </w:r>
      <w:proofErr w:type="spellStart"/>
      <w:r w:rsidR="008958FA" w:rsidRPr="001F1C37">
        <w:rPr>
          <w:rFonts w:asciiTheme="minorBidi" w:hAnsiTheme="minorBidi"/>
          <w:color w:val="000000" w:themeColor="text1"/>
        </w:rPr>
        <w:t>NaCL</w:t>
      </w:r>
      <w:proofErr w:type="spellEnd"/>
      <w:r w:rsidR="008958FA" w:rsidRPr="001F1C37">
        <w:rPr>
          <w:rFonts w:asciiTheme="minorBidi" w:hAnsiTheme="minorBidi"/>
          <w:color w:val="000000" w:themeColor="text1"/>
        </w:rPr>
        <w:t xml:space="preserve"> twice, 50mM Ammonium Bicarbonate</w:t>
      </w:r>
      <w:r w:rsidR="00144174">
        <w:rPr>
          <w:rFonts w:asciiTheme="minorBidi" w:hAnsiTheme="minorBidi"/>
          <w:color w:val="000000" w:themeColor="text1"/>
        </w:rPr>
        <w:t xml:space="preserve"> (</w:t>
      </w:r>
      <w:proofErr w:type="spellStart"/>
      <w:r w:rsidR="00144174">
        <w:rPr>
          <w:rFonts w:asciiTheme="minorBidi" w:hAnsiTheme="minorBidi"/>
          <w:color w:val="000000" w:themeColor="text1"/>
        </w:rPr>
        <w:t>Ambic</w:t>
      </w:r>
      <w:proofErr w:type="spellEnd"/>
      <w:r w:rsidR="00144174">
        <w:rPr>
          <w:rFonts w:asciiTheme="minorBidi" w:hAnsiTheme="minorBidi"/>
          <w:color w:val="000000" w:themeColor="text1"/>
        </w:rPr>
        <w:t>)</w:t>
      </w:r>
      <w:r w:rsidR="008958FA" w:rsidRPr="001F1C37">
        <w:rPr>
          <w:rFonts w:asciiTheme="minorBidi" w:hAnsiTheme="minorBidi"/>
          <w:color w:val="000000" w:themeColor="text1"/>
        </w:rPr>
        <w:t xml:space="preserve"> five times. Beads were then mixed 1:1 with a 2X </w:t>
      </w:r>
      <w:proofErr w:type="spellStart"/>
      <w:r w:rsidR="00144174" w:rsidRPr="001F1C37">
        <w:rPr>
          <w:rFonts w:asciiTheme="minorBidi" w:hAnsiTheme="minorBidi"/>
          <w:color w:val="000000" w:themeColor="text1"/>
        </w:rPr>
        <w:t>la</w:t>
      </w:r>
      <w:r w:rsidR="00144174">
        <w:rPr>
          <w:rFonts w:asciiTheme="minorBidi" w:hAnsiTheme="minorBidi"/>
          <w:color w:val="000000" w:themeColor="text1"/>
        </w:rPr>
        <w:t>emm</w:t>
      </w:r>
      <w:r w:rsidR="00144174" w:rsidRPr="001F1C37">
        <w:rPr>
          <w:rFonts w:asciiTheme="minorBidi" w:hAnsiTheme="minorBidi"/>
          <w:color w:val="000000" w:themeColor="text1"/>
        </w:rPr>
        <w:t>li</w:t>
      </w:r>
      <w:proofErr w:type="spellEnd"/>
      <w:r w:rsidR="00144174" w:rsidRPr="001F1C37">
        <w:rPr>
          <w:rFonts w:asciiTheme="minorBidi" w:hAnsiTheme="minorBidi"/>
          <w:color w:val="000000" w:themeColor="text1"/>
        </w:rPr>
        <w:t xml:space="preserve"> </w:t>
      </w:r>
      <w:r w:rsidR="008958FA" w:rsidRPr="001F1C37">
        <w:rPr>
          <w:rFonts w:asciiTheme="minorBidi" w:hAnsiTheme="minorBidi"/>
          <w:color w:val="000000" w:themeColor="text1"/>
        </w:rPr>
        <w:t xml:space="preserve">sample buffer that contained 3mM biotin/50mM </w:t>
      </w:r>
      <w:proofErr w:type="spellStart"/>
      <w:r w:rsidR="008958FA" w:rsidRPr="001F1C37">
        <w:rPr>
          <w:rFonts w:asciiTheme="minorBidi" w:hAnsiTheme="minorBidi"/>
          <w:color w:val="000000" w:themeColor="text1"/>
        </w:rPr>
        <w:t>Ambic</w:t>
      </w:r>
      <w:proofErr w:type="spellEnd"/>
      <w:r w:rsidR="008958FA" w:rsidRPr="001F1C37">
        <w:rPr>
          <w:rFonts w:asciiTheme="minorBidi" w:hAnsiTheme="minorBidi"/>
          <w:color w:val="000000" w:themeColor="text1"/>
        </w:rPr>
        <w:t>, boiled for 5 mins at 95</w:t>
      </w:r>
      <w:r w:rsidR="00FF5553">
        <w:rPr>
          <w:rFonts w:ascii="Arial" w:hAnsi="Arial" w:cs="Arial"/>
          <w:color w:val="000000" w:themeColor="text1"/>
        </w:rPr>
        <w:t>º</w:t>
      </w:r>
      <w:r w:rsidR="008958FA" w:rsidRPr="001F1C37">
        <w:rPr>
          <w:rFonts w:asciiTheme="minorBidi" w:hAnsiTheme="minorBidi"/>
          <w:color w:val="000000" w:themeColor="text1"/>
        </w:rPr>
        <w:t xml:space="preserve">C, vortexed three times, and then biotinylated protein supernatants were stored </w:t>
      </w:r>
      <w:r w:rsidR="00144174">
        <w:rPr>
          <w:rFonts w:asciiTheme="minorBidi" w:hAnsiTheme="minorBidi"/>
          <w:color w:val="000000" w:themeColor="text1"/>
        </w:rPr>
        <w:t>at</w:t>
      </w:r>
      <w:r w:rsidR="00144174" w:rsidRPr="001F1C37">
        <w:rPr>
          <w:rFonts w:asciiTheme="minorBidi" w:hAnsiTheme="minorBidi"/>
          <w:color w:val="000000" w:themeColor="text1"/>
        </w:rPr>
        <w:t xml:space="preserve"> </w:t>
      </w:r>
      <w:r w:rsidR="008958FA" w:rsidRPr="001F1C37">
        <w:rPr>
          <w:rFonts w:asciiTheme="minorBidi" w:hAnsiTheme="minorBidi"/>
          <w:color w:val="000000" w:themeColor="text1"/>
        </w:rPr>
        <w:t>-80</w:t>
      </w:r>
      <w:r w:rsidR="00FF5553">
        <w:rPr>
          <w:rFonts w:ascii="Arial" w:hAnsi="Arial" w:cs="Arial"/>
          <w:color w:val="000000" w:themeColor="text1"/>
        </w:rPr>
        <w:t>º</w:t>
      </w:r>
      <w:r w:rsidR="008958FA" w:rsidRPr="001F1C37">
        <w:rPr>
          <w:rFonts w:asciiTheme="minorBidi" w:hAnsiTheme="minorBidi"/>
          <w:color w:val="000000" w:themeColor="text1"/>
        </w:rPr>
        <w:t xml:space="preserve">C until LC-MS/MS. </w:t>
      </w:r>
    </w:p>
    <w:p w14:paraId="06A43BAD" w14:textId="77777777" w:rsidR="008958FA" w:rsidRPr="001F1C37" w:rsidRDefault="008958FA" w:rsidP="003F70D2">
      <w:pPr>
        <w:spacing w:line="480" w:lineRule="auto"/>
        <w:jc w:val="thaiDistribute"/>
        <w:rPr>
          <w:rFonts w:asciiTheme="minorBidi" w:hAnsiTheme="minorBidi"/>
          <w:color w:val="000000" w:themeColor="text1"/>
        </w:rPr>
      </w:pPr>
    </w:p>
    <w:p w14:paraId="65921E75" w14:textId="77777777" w:rsidR="008958FA" w:rsidRDefault="008958FA" w:rsidP="003F70D2">
      <w:pPr>
        <w:spacing w:line="480" w:lineRule="auto"/>
        <w:jc w:val="thaiDistribute"/>
        <w:rPr>
          <w:rFonts w:asciiTheme="minorBidi" w:hAnsiTheme="minorBidi"/>
          <w:b/>
          <w:bCs/>
          <w:color w:val="000000" w:themeColor="text1"/>
        </w:rPr>
      </w:pPr>
      <w:r w:rsidRPr="00893391">
        <w:rPr>
          <w:rFonts w:asciiTheme="minorBidi" w:hAnsiTheme="minorBidi"/>
          <w:b/>
          <w:bCs/>
          <w:color w:val="000000" w:themeColor="text1"/>
        </w:rPr>
        <w:t>LC-MS/MS</w:t>
      </w:r>
      <w:r>
        <w:rPr>
          <w:rFonts w:asciiTheme="minorBidi" w:hAnsiTheme="minorBidi"/>
          <w:b/>
          <w:bCs/>
          <w:color w:val="000000" w:themeColor="text1"/>
        </w:rPr>
        <w:t xml:space="preserve"> for iBioID</w:t>
      </w:r>
    </w:p>
    <w:p w14:paraId="31A75AB4" w14:textId="77777777" w:rsidR="008958FA" w:rsidRPr="00E82DA2" w:rsidRDefault="008958FA" w:rsidP="003F70D2">
      <w:pPr>
        <w:spacing w:line="480" w:lineRule="auto"/>
        <w:jc w:val="thaiDistribute"/>
        <w:rPr>
          <w:rFonts w:asciiTheme="minorBidi" w:hAnsiTheme="minorBidi"/>
          <w:color w:val="000000" w:themeColor="text1"/>
        </w:rPr>
      </w:pPr>
      <w:r w:rsidRPr="00893391">
        <w:rPr>
          <w:rFonts w:asciiTheme="minorBidi" w:hAnsiTheme="minorBidi"/>
          <w:i/>
          <w:iCs/>
          <w:color w:val="000000" w:themeColor="text1"/>
        </w:rPr>
        <w:t>Sample Preparation.</w:t>
      </w:r>
      <w:r>
        <w:rPr>
          <w:rFonts w:asciiTheme="minorBidi" w:hAnsiTheme="minorBidi"/>
          <w:color w:val="000000" w:themeColor="text1"/>
        </w:rPr>
        <w:t xml:space="preserve"> </w:t>
      </w:r>
      <w:r w:rsidRPr="00E82DA2">
        <w:rPr>
          <w:rFonts w:asciiTheme="minorBidi" w:hAnsiTheme="minorBidi"/>
          <w:color w:val="000000" w:themeColor="text1"/>
        </w:rPr>
        <w:t>We gave the Duke Proteomics Core Facility</w:t>
      </w:r>
      <w:r>
        <w:rPr>
          <w:rFonts w:asciiTheme="minorBidi" w:hAnsiTheme="minorBidi"/>
          <w:color w:val="000000" w:themeColor="text1"/>
        </w:rPr>
        <w:t xml:space="preserve"> (DPCF)</w:t>
      </w:r>
      <w:r w:rsidRPr="00E82DA2">
        <w:rPr>
          <w:rFonts w:asciiTheme="minorBidi" w:hAnsiTheme="minorBidi"/>
          <w:color w:val="000000" w:themeColor="text1"/>
        </w:rPr>
        <w:t xml:space="preserve"> six eluents from streptavidin resins (3</w:t>
      </w:r>
      <w:r w:rsidR="00DE5EB3">
        <w:rPr>
          <w:rFonts w:asciiTheme="minorBidi" w:hAnsiTheme="minorBidi"/>
          <w:color w:val="000000" w:themeColor="text1"/>
        </w:rPr>
        <w:t>x</w:t>
      </w:r>
      <w:r w:rsidRPr="00E82DA2">
        <w:rPr>
          <w:rFonts w:asciiTheme="minorBidi" w:hAnsiTheme="minorBidi"/>
          <w:color w:val="000000" w:themeColor="text1"/>
        </w:rPr>
        <w:t xml:space="preserve"> </w:t>
      </w:r>
      <w:r w:rsidR="00C45DAB">
        <w:rPr>
          <w:rFonts w:asciiTheme="minorBidi" w:hAnsiTheme="minorBidi"/>
          <w:color w:val="000000" w:themeColor="text1"/>
        </w:rPr>
        <w:t>WASH1</w:t>
      </w:r>
      <w:r w:rsidRPr="00E82DA2">
        <w:rPr>
          <w:rFonts w:asciiTheme="minorBidi" w:hAnsiTheme="minorBidi"/>
          <w:color w:val="000000" w:themeColor="text1"/>
        </w:rPr>
        <w:t>-BioID</w:t>
      </w:r>
      <w:r>
        <w:rPr>
          <w:rFonts w:asciiTheme="minorBidi" w:hAnsiTheme="minorBidi"/>
          <w:color w:val="000000" w:themeColor="text1"/>
        </w:rPr>
        <w:t>2</w:t>
      </w:r>
      <w:r w:rsidRPr="00E82DA2">
        <w:rPr>
          <w:rFonts w:asciiTheme="minorBidi" w:hAnsiTheme="minorBidi"/>
          <w:color w:val="000000" w:themeColor="text1"/>
        </w:rPr>
        <w:t>, 3</w:t>
      </w:r>
      <w:r w:rsidR="00DE5EB3">
        <w:rPr>
          <w:rFonts w:asciiTheme="minorBidi" w:hAnsiTheme="minorBidi"/>
          <w:color w:val="000000" w:themeColor="text1"/>
        </w:rPr>
        <w:t>x</w:t>
      </w:r>
      <w:r w:rsidRPr="00E82DA2">
        <w:rPr>
          <w:rFonts w:asciiTheme="minorBidi" w:hAnsiTheme="minorBidi"/>
          <w:color w:val="000000" w:themeColor="text1"/>
        </w:rPr>
        <w:t xml:space="preserve"> </w:t>
      </w:r>
      <w:r>
        <w:rPr>
          <w:rFonts w:asciiTheme="minorBidi" w:hAnsiTheme="minorBidi"/>
          <w:color w:val="000000" w:themeColor="text1"/>
        </w:rPr>
        <w:t>soluble</w:t>
      </w:r>
      <w:r w:rsidR="00144174">
        <w:rPr>
          <w:rFonts w:asciiTheme="minorBidi" w:hAnsiTheme="minorBidi"/>
          <w:color w:val="000000" w:themeColor="text1"/>
        </w:rPr>
        <w:t>_</w:t>
      </w:r>
      <w:r w:rsidRPr="00E82DA2">
        <w:rPr>
          <w:rFonts w:asciiTheme="minorBidi" w:hAnsiTheme="minorBidi"/>
          <w:color w:val="000000" w:themeColor="text1"/>
        </w:rPr>
        <w:t>BioID</w:t>
      </w:r>
      <w:r>
        <w:rPr>
          <w:rFonts w:asciiTheme="minorBidi" w:hAnsiTheme="minorBidi"/>
          <w:color w:val="000000" w:themeColor="text1"/>
        </w:rPr>
        <w:t>2</w:t>
      </w:r>
      <w:r w:rsidRPr="00E82DA2">
        <w:rPr>
          <w:rFonts w:asciiTheme="minorBidi" w:hAnsiTheme="minorBidi"/>
          <w:color w:val="000000" w:themeColor="text1"/>
        </w:rPr>
        <w:t xml:space="preserve">), stored on dry ice. Samples were reduced with 10 mM </w:t>
      </w:r>
      <w:proofErr w:type="spellStart"/>
      <w:r w:rsidRPr="00E82DA2">
        <w:rPr>
          <w:rFonts w:asciiTheme="minorBidi" w:hAnsiTheme="minorBidi"/>
          <w:color w:val="000000" w:themeColor="text1"/>
        </w:rPr>
        <w:t>dithiolthreitol</w:t>
      </w:r>
      <w:proofErr w:type="spellEnd"/>
      <w:r w:rsidRPr="00E82DA2">
        <w:rPr>
          <w:rFonts w:asciiTheme="minorBidi" w:hAnsiTheme="minorBidi"/>
          <w:color w:val="000000" w:themeColor="text1"/>
        </w:rPr>
        <w:t xml:space="preserve"> for 30 min at 80</w:t>
      </w:r>
      <w:r w:rsidR="00C45DAB">
        <w:rPr>
          <w:rFonts w:ascii="Arial" w:hAnsi="Arial" w:cs="Arial"/>
          <w:color w:val="000000" w:themeColor="text1"/>
        </w:rPr>
        <w:t>º</w:t>
      </w:r>
      <w:r w:rsidRPr="00E82DA2">
        <w:rPr>
          <w:rFonts w:asciiTheme="minorBidi" w:hAnsiTheme="minorBidi"/>
          <w:color w:val="000000" w:themeColor="text1"/>
        </w:rPr>
        <w:t xml:space="preserve">C and alkylated with 20 mM iodoacetamide for 30 min at room temperature. Next, </w:t>
      </w:r>
      <w:r w:rsidR="00DE5EB3">
        <w:rPr>
          <w:rFonts w:asciiTheme="minorBidi" w:hAnsiTheme="minorBidi"/>
          <w:color w:val="000000" w:themeColor="text1"/>
        </w:rPr>
        <w:t>samples</w:t>
      </w:r>
      <w:r w:rsidRPr="00E82DA2">
        <w:rPr>
          <w:rFonts w:asciiTheme="minorBidi" w:hAnsiTheme="minorBidi"/>
          <w:color w:val="000000" w:themeColor="text1"/>
        </w:rPr>
        <w:t xml:space="preserve"> were supplemented with a final concentration of 1.2% phosphoric acid and 256 </w:t>
      </w:r>
      <w:proofErr w:type="spellStart"/>
      <w:r w:rsidRPr="00E82DA2">
        <w:rPr>
          <w:rFonts w:asciiTheme="minorBidi" w:hAnsiTheme="minorBidi"/>
          <w:color w:val="000000" w:themeColor="text1"/>
        </w:rPr>
        <w:t>μL</w:t>
      </w:r>
      <w:proofErr w:type="spellEnd"/>
      <w:r w:rsidRPr="00E82DA2">
        <w:rPr>
          <w:rFonts w:asciiTheme="minorBidi" w:hAnsiTheme="minorBidi"/>
          <w:color w:val="000000" w:themeColor="text1"/>
        </w:rPr>
        <w:t xml:space="preserve"> of S-Trap (</w:t>
      </w:r>
      <w:proofErr w:type="spellStart"/>
      <w:r w:rsidRPr="00E82DA2">
        <w:rPr>
          <w:rFonts w:asciiTheme="minorBidi" w:hAnsiTheme="minorBidi"/>
          <w:color w:val="000000" w:themeColor="text1"/>
        </w:rPr>
        <w:t>Protifi</w:t>
      </w:r>
      <w:proofErr w:type="spellEnd"/>
      <w:r w:rsidRPr="00E82DA2">
        <w:rPr>
          <w:rFonts w:asciiTheme="minorBidi" w:hAnsiTheme="minorBidi"/>
          <w:color w:val="000000" w:themeColor="text1"/>
        </w:rPr>
        <w:t>) binding buffer (90% MeOH/100mM TEAB). Proteins were trapped on the S-Trap, digested using 20 ng/</w:t>
      </w:r>
      <w:proofErr w:type="spellStart"/>
      <w:r w:rsidRPr="00E82DA2">
        <w:rPr>
          <w:rFonts w:asciiTheme="minorBidi" w:hAnsiTheme="minorBidi"/>
          <w:color w:val="000000" w:themeColor="text1"/>
        </w:rPr>
        <w:t>μl</w:t>
      </w:r>
      <w:proofErr w:type="spellEnd"/>
      <w:r w:rsidRPr="00E82DA2">
        <w:rPr>
          <w:rFonts w:asciiTheme="minorBidi" w:hAnsiTheme="minorBidi"/>
          <w:color w:val="000000" w:themeColor="text1"/>
        </w:rPr>
        <w:t xml:space="preserve"> sequencing grade trypsin (Promega) for 1 </w:t>
      </w:r>
      <w:proofErr w:type="spellStart"/>
      <w:r w:rsidRPr="00E82DA2">
        <w:rPr>
          <w:rFonts w:asciiTheme="minorBidi" w:hAnsiTheme="minorBidi"/>
          <w:color w:val="000000" w:themeColor="text1"/>
        </w:rPr>
        <w:t>hr</w:t>
      </w:r>
      <w:proofErr w:type="spellEnd"/>
      <w:r w:rsidRPr="00E82DA2">
        <w:rPr>
          <w:rFonts w:asciiTheme="minorBidi" w:hAnsiTheme="minorBidi"/>
          <w:color w:val="000000" w:themeColor="text1"/>
        </w:rPr>
        <w:t xml:space="preserve"> at 47</w:t>
      </w:r>
      <w:r w:rsidR="00C45DAB">
        <w:rPr>
          <w:rFonts w:ascii="Arial" w:hAnsi="Arial" w:cs="Arial"/>
          <w:color w:val="000000" w:themeColor="text1"/>
        </w:rPr>
        <w:t>º</w:t>
      </w:r>
      <w:r w:rsidRPr="00E82DA2">
        <w:rPr>
          <w:rFonts w:asciiTheme="minorBidi" w:hAnsiTheme="minorBidi"/>
          <w:color w:val="000000" w:themeColor="text1"/>
        </w:rPr>
        <w:t xml:space="preserve">C, and eluted using 50 mM TEAB, followed by 0.2% FA, and lastly using 50% ACN/0.2% FA. All samples were then lyophilized to dryness and resuspended in 20 </w:t>
      </w:r>
      <w:proofErr w:type="spellStart"/>
      <w:r w:rsidRPr="00E82DA2">
        <w:rPr>
          <w:rFonts w:asciiTheme="minorBidi" w:hAnsiTheme="minorBidi"/>
          <w:color w:val="000000" w:themeColor="text1"/>
        </w:rPr>
        <w:t>μL</w:t>
      </w:r>
      <w:proofErr w:type="spellEnd"/>
      <w:r w:rsidRPr="00E82DA2">
        <w:rPr>
          <w:rFonts w:asciiTheme="minorBidi" w:hAnsiTheme="minorBidi"/>
          <w:color w:val="000000" w:themeColor="text1"/>
        </w:rPr>
        <w:t xml:space="preserve"> 1%TFA/2% acetonitrile containing 25 </w:t>
      </w:r>
      <w:proofErr w:type="spellStart"/>
      <w:r w:rsidRPr="00E82DA2">
        <w:rPr>
          <w:rFonts w:asciiTheme="minorBidi" w:hAnsiTheme="minorBidi"/>
          <w:color w:val="000000" w:themeColor="text1"/>
        </w:rPr>
        <w:t>fmol</w:t>
      </w:r>
      <w:proofErr w:type="spellEnd"/>
      <w:r w:rsidRPr="00E82DA2">
        <w:rPr>
          <w:rFonts w:asciiTheme="minorBidi" w:hAnsiTheme="minorBidi"/>
          <w:color w:val="000000" w:themeColor="text1"/>
        </w:rPr>
        <w:t>/</w:t>
      </w:r>
      <w:proofErr w:type="spellStart"/>
      <w:r w:rsidRPr="00E82DA2">
        <w:rPr>
          <w:rFonts w:asciiTheme="minorBidi" w:hAnsiTheme="minorBidi"/>
          <w:color w:val="000000" w:themeColor="text1"/>
        </w:rPr>
        <w:t>μL</w:t>
      </w:r>
      <w:proofErr w:type="spellEnd"/>
      <w:r w:rsidRPr="00E82DA2">
        <w:rPr>
          <w:rFonts w:asciiTheme="minorBidi" w:hAnsiTheme="minorBidi"/>
          <w:color w:val="000000" w:themeColor="text1"/>
        </w:rPr>
        <w:t xml:space="preserve"> yeast alcohol dehydrogenase (</w:t>
      </w:r>
      <w:proofErr w:type="spellStart"/>
      <w:r w:rsidR="00DE5EB3">
        <w:rPr>
          <w:rFonts w:asciiTheme="minorBidi" w:hAnsiTheme="minorBidi"/>
          <w:color w:val="000000" w:themeColor="text1"/>
        </w:rPr>
        <w:t>UniProtKB</w:t>
      </w:r>
      <w:proofErr w:type="spellEnd"/>
      <w:r w:rsidR="00DE5EB3">
        <w:rPr>
          <w:rFonts w:asciiTheme="minorBidi" w:hAnsiTheme="minorBidi"/>
          <w:color w:val="000000" w:themeColor="text1"/>
        </w:rPr>
        <w:t xml:space="preserve"> </w:t>
      </w:r>
      <w:r w:rsidR="00DE5EB3" w:rsidRPr="00665D86">
        <w:rPr>
          <w:rFonts w:asciiTheme="minorBidi" w:hAnsiTheme="minorBidi"/>
          <w:color w:val="000000" w:themeColor="text1"/>
        </w:rPr>
        <w:t>P00330</w:t>
      </w:r>
      <w:r w:rsidR="00DE5EB3">
        <w:rPr>
          <w:rFonts w:asciiTheme="minorBidi" w:hAnsiTheme="minorBidi"/>
          <w:color w:val="000000" w:themeColor="text1"/>
        </w:rPr>
        <w:t xml:space="preserve">; </w:t>
      </w:r>
      <w:r w:rsidRPr="00E82DA2">
        <w:rPr>
          <w:rFonts w:asciiTheme="minorBidi" w:hAnsiTheme="minorBidi"/>
          <w:color w:val="000000" w:themeColor="text1"/>
        </w:rPr>
        <w:t xml:space="preserve">ADH_YEAST). From each </w:t>
      </w:r>
      <w:r w:rsidRPr="00E82DA2">
        <w:rPr>
          <w:rFonts w:asciiTheme="minorBidi" w:hAnsiTheme="minorBidi"/>
          <w:color w:val="000000" w:themeColor="text1"/>
        </w:rPr>
        <w:lastRenderedPageBreak/>
        <w:t xml:space="preserve">sample, 3 </w:t>
      </w:r>
      <w:proofErr w:type="spellStart"/>
      <w:r w:rsidRPr="00E82DA2">
        <w:rPr>
          <w:rFonts w:asciiTheme="minorBidi" w:hAnsiTheme="minorBidi"/>
          <w:color w:val="000000" w:themeColor="text1"/>
        </w:rPr>
        <w:t>μL</w:t>
      </w:r>
      <w:proofErr w:type="spellEnd"/>
      <w:r w:rsidRPr="00E82DA2">
        <w:rPr>
          <w:rFonts w:asciiTheme="minorBidi" w:hAnsiTheme="minorBidi"/>
          <w:color w:val="000000" w:themeColor="text1"/>
        </w:rPr>
        <w:t xml:space="preserve"> was removed to create a </w:t>
      </w:r>
      <w:r w:rsidR="00DE5EB3">
        <w:rPr>
          <w:rFonts w:asciiTheme="minorBidi" w:hAnsiTheme="minorBidi"/>
          <w:color w:val="000000" w:themeColor="text1"/>
        </w:rPr>
        <w:t xml:space="preserve">pooled </w:t>
      </w:r>
      <w:r w:rsidRPr="00E82DA2">
        <w:rPr>
          <w:rFonts w:asciiTheme="minorBidi" w:hAnsiTheme="minorBidi"/>
          <w:color w:val="000000" w:themeColor="text1"/>
        </w:rPr>
        <w:t>QC sample</w:t>
      </w:r>
      <w:r w:rsidR="00DE5EB3">
        <w:rPr>
          <w:rFonts w:asciiTheme="minorBidi" w:hAnsiTheme="minorBidi"/>
          <w:color w:val="000000" w:themeColor="text1"/>
        </w:rPr>
        <w:t xml:space="preserve"> (SPQC)</w:t>
      </w:r>
      <w:r w:rsidRPr="00E82DA2">
        <w:rPr>
          <w:rFonts w:asciiTheme="minorBidi" w:hAnsiTheme="minorBidi"/>
          <w:color w:val="000000" w:themeColor="text1"/>
        </w:rPr>
        <w:t xml:space="preserve"> which was run </w:t>
      </w:r>
      <w:r w:rsidR="00DE5EB3">
        <w:rPr>
          <w:rFonts w:asciiTheme="minorBidi" w:hAnsiTheme="minorBidi"/>
          <w:color w:val="000000" w:themeColor="text1"/>
        </w:rPr>
        <w:t>analyzed</w:t>
      </w:r>
      <w:r w:rsidR="00DE5EB3" w:rsidRPr="00E82DA2">
        <w:rPr>
          <w:rFonts w:asciiTheme="minorBidi" w:hAnsiTheme="minorBidi"/>
          <w:color w:val="000000" w:themeColor="text1"/>
        </w:rPr>
        <w:t xml:space="preserve"> </w:t>
      </w:r>
      <w:r w:rsidR="00DE5EB3">
        <w:rPr>
          <w:rFonts w:asciiTheme="minorBidi" w:hAnsiTheme="minorBidi"/>
          <w:color w:val="000000" w:themeColor="text1"/>
        </w:rPr>
        <w:t xml:space="preserve">in technical triplicate </w:t>
      </w:r>
      <w:r w:rsidRPr="00E82DA2">
        <w:rPr>
          <w:rFonts w:asciiTheme="minorBidi" w:hAnsiTheme="minorBidi"/>
          <w:color w:val="000000" w:themeColor="text1"/>
        </w:rPr>
        <w:t>throughout the acquisition period.</w:t>
      </w:r>
    </w:p>
    <w:p w14:paraId="7C4F69F4" w14:textId="77777777" w:rsidR="008958FA" w:rsidRDefault="008958FA" w:rsidP="003F70D2">
      <w:pPr>
        <w:pStyle w:val="Default"/>
        <w:spacing w:line="480" w:lineRule="auto"/>
        <w:ind w:firstLine="720"/>
        <w:jc w:val="thaiDistribute"/>
        <w:rPr>
          <w:rFonts w:asciiTheme="minorBidi" w:eastAsia="Times New Roman" w:hAnsiTheme="minorBidi"/>
          <w:color w:val="000000" w:themeColor="text1"/>
        </w:rPr>
      </w:pPr>
    </w:p>
    <w:p w14:paraId="0DA0A92F" w14:textId="77777777" w:rsidR="008958FA" w:rsidRPr="00E82DA2" w:rsidRDefault="008958FA" w:rsidP="003F70D2">
      <w:pPr>
        <w:pStyle w:val="Default"/>
        <w:spacing w:line="480" w:lineRule="auto"/>
        <w:jc w:val="thaiDistribute"/>
      </w:pPr>
      <w:r w:rsidRPr="00893391">
        <w:rPr>
          <w:rFonts w:asciiTheme="minorBidi" w:eastAsia="Times New Roman" w:hAnsiTheme="minorBidi"/>
          <w:i/>
          <w:iCs/>
          <w:color w:val="000000" w:themeColor="text1"/>
        </w:rPr>
        <w:t>Quantitative Analysis.</w:t>
      </w:r>
      <w:r>
        <w:rPr>
          <w:rFonts w:asciiTheme="minorBidi" w:eastAsia="Times New Roman" w:hAnsiTheme="minorBidi"/>
          <w:color w:val="000000" w:themeColor="text1"/>
        </w:rPr>
        <w:t xml:space="preserve"> </w:t>
      </w:r>
      <w:r w:rsidRPr="00E82DA2">
        <w:rPr>
          <w:rFonts w:asciiTheme="minorBidi" w:eastAsia="Times New Roman" w:hAnsiTheme="minorBidi"/>
          <w:color w:val="000000" w:themeColor="text1"/>
        </w:rPr>
        <w:t>Quantitative LC/MS/MS was performed on</w:t>
      </w:r>
      <w:r w:rsidRPr="00E82DA2">
        <w:t xml:space="preserve"> 2 </w:t>
      </w:r>
      <w:proofErr w:type="spellStart"/>
      <w:r w:rsidRPr="00E82DA2">
        <w:t>μL</w:t>
      </w:r>
      <w:proofErr w:type="spellEnd"/>
      <w:r w:rsidRPr="00E82DA2">
        <w:t xml:space="preserve"> of each sample, using a </w:t>
      </w:r>
      <w:proofErr w:type="spellStart"/>
      <w:r w:rsidRPr="00E82DA2">
        <w:t>nanoAcquity</w:t>
      </w:r>
      <w:proofErr w:type="spellEnd"/>
      <w:r w:rsidRPr="00E82DA2">
        <w:t xml:space="preserve"> UPLC system (Waters Corp) coupled to a Thermo </w:t>
      </w:r>
      <w:proofErr w:type="spellStart"/>
      <w:r w:rsidRPr="00E82DA2">
        <w:t>QExactive</w:t>
      </w:r>
      <w:proofErr w:type="spellEnd"/>
      <w:r w:rsidRPr="00E82DA2">
        <w:t xml:space="preserve"> HF-X high resolution accurate mass tandem mass spectrometer (Thermo) via a </w:t>
      </w:r>
      <w:proofErr w:type="spellStart"/>
      <w:r w:rsidRPr="00E82DA2">
        <w:t>nanoelectrospray</w:t>
      </w:r>
      <w:proofErr w:type="spellEnd"/>
      <w:r w:rsidRPr="00E82DA2">
        <w:t xml:space="preserve"> ionization source. Briefly, the sample was first trapped on a Symmetry C18 20 mm × 180 </w:t>
      </w:r>
      <w:proofErr w:type="spellStart"/>
      <w:r w:rsidRPr="00E82DA2">
        <w:t>μm</w:t>
      </w:r>
      <w:proofErr w:type="spellEnd"/>
      <w:r w:rsidRPr="00E82DA2">
        <w:t xml:space="preserve"> trapping column (5 </w:t>
      </w:r>
      <w:proofErr w:type="spellStart"/>
      <w:r w:rsidRPr="00E82DA2">
        <w:t>μl</w:t>
      </w:r>
      <w:proofErr w:type="spellEnd"/>
      <w:r w:rsidRPr="00E82DA2">
        <w:t xml:space="preserve">/min at 99.9/0.1 v/v water/acetonitrile), after which the analytical separation was performed using a 1.8 </w:t>
      </w:r>
      <w:proofErr w:type="spellStart"/>
      <w:r w:rsidRPr="00E82DA2">
        <w:t>μm</w:t>
      </w:r>
      <w:proofErr w:type="spellEnd"/>
      <w:r w:rsidRPr="00E82DA2">
        <w:t xml:space="preserve"> </w:t>
      </w:r>
      <w:proofErr w:type="spellStart"/>
      <w:r w:rsidRPr="00E82DA2">
        <w:t>Acquity</w:t>
      </w:r>
      <w:proofErr w:type="spellEnd"/>
      <w:r w:rsidRPr="00E82DA2">
        <w:t xml:space="preserve"> HSS T3 C18 75 </w:t>
      </w:r>
      <w:proofErr w:type="spellStart"/>
      <w:r w:rsidRPr="00E82DA2">
        <w:t>μm</w:t>
      </w:r>
      <w:proofErr w:type="spellEnd"/>
      <w:r w:rsidRPr="00E82DA2">
        <w:t xml:space="preserve"> × 250 mm column (Waters Corp.) with a 90-min linear gradient of 5 to 30% acetonitrile with 0.1% formic acid at a flow rate of 400 nanoliters/minute (</w:t>
      </w:r>
      <w:proofErr w:type="spellStart"/>
      <w:r w:rsidRPr="00E82DA2">
        <w:t>nL</w:t>
      </w:r>
      <w:proofErr w:type="spellEnd"/>
      <w:r w:rsidRPr="00E82DA2">
        <w:t>/min) with a column temperature of 55</w:t>
      </w:r>
      <w:r w:rsidR="00C45DAB">
        <w:rPr>
          <w:color w:val="000000" w:themeColor="text1"/>
        </w:rPr>
        <w:t>º</w:t>
      </w:r>
      <w:r w:rsidRPr="00E82DA2">
        <w:t xml:space="preserve">C. Data collection on the </w:t>
      </w:r>
      <w:proofErr w:type="spellStart"/>
      <w:r w:rsidRPr="00E82DA2">
        <w:t>QExactive</w:t>
      </w:r>
      <w:proofErr w:type="spellEnd"/>
      <w:r w:rsidRPr="00E82DA2">
        <w:t xml:space="preserve"> HF-X mass spectrometer was performed in a data-dependent acquisition (DDA) mode of acquisition with a r=120,000 (@ m/z 200) full MS scan from m/z 375 – 1600 with a target AGC value of 3e6 ions followed by 30 MS/MS scans at r=15,000 (@ m/z 200) at a target AGC value of 5e4 ions and 45 </w:t>
      </w:r>
      <w:proofErr w:type="spellStart"/>
      <w:r w:rsidRPr="00E82DA2">
        <w:t>ms.</w:t>
      </w:r>
      <w:proofErr w:type="spellEnd"/>
      <w:r w:rsidRPr="00E82DA2">
        <w:t xml:space="preserve"> A 20s dynamic exclusion was employed to increase depth of coverage. The total analysis cycle time for each sample injection was approximately 2 hours. </w:t>
      </w:r>
    </w:p>
    <w:p w14:paraId="67872725" w14:textId="77777777" w:rsidR="008958FA" w:rsidRPr="00E82DA2" w:rsidRDefault="008958FA" w:rsidP="003F70D2">
      <w:pPr>
        <w:pStyle w:val="Default"/>
        <w:spacing w:line="480" w:lineRule="auto"/>
        <w:ind w:firstLine="720"/>
        <w:jc w:val="thaiDistribute"/>
      </w:pPr>
      <w:r w:rsidRPr="00E82DA2">
        <w:t>Following UPLC-MS/MS analyses</w:t>
      </w:r>
      <w:r w:rsidR="00DE5EB3">
        <w:t>,</w:t>
      </w:r>
      <w:r w:rsidRPr="00E82DA2">
        <w:t xml:space="preserve"> data was imported into Proteome Discoverer 2.2 (Thermo Scientific Inc.), </w:t>
      </w:r>
      <w:r w:rsidR="00741A2C">
        <w:t xml:space="preserve">and </w:t>
      </w:r>
      <w:r w:rsidRPr="00E82DA2">
        <w:t xml:space="preserve">aligned based on the accurate mass and retention time of detected ions (“features”) using Minora Feature Detector algorithm in Proteome Discoverer. Relative peptide abundance was calculated based on area-under-the-curve (AUC) of the selected ion chromatograms of the aligned features across all runs. The MS/MS data was searched against the </w:t>
      </w:r>
      <w:proofErr w:type="spellStart"/>
      <w:r w:rsidRPr="00E82DA2">
        <w:t>SwissProt</w:t>
      </w:r>
      <w:proofErr w:type="spellEnd"/>
      <w:r w:rsidRPr="00E82DA2">
        <w:t xml:space="preserve"> </w:t>
      </w:r>
      <w:r w:rsidRPr="00E82DA2">
        <w:rPr>
          <w:i/>
          <w:iCs/>
        </w:rPr>
        <w:t xml:space="preserve">Mus musculus </w:t>
      </w:r>
      <w:r w:rsidRPr="00E82DA2">
        <w:t xml:space="preserve">database (downloaded </w:t>
      </w:r>
      <w:r w:rsidRPr="00E82DA2">
        <w:lastRenderedPageBreak/>
        <w:t xml:space="preserve">in April 2018) with additional proteins, including yeast ADH1, bovine serum albumin, as </w:t>
      </w:r>
      <w:r w:rsidRPr="00E82DA2">
        <w:rPr>
          <w:color w:val="auto"/>
        </w:rPr>
        <w:t xml:space="preserve">well as an equal number of </w:t>
      </w:r>
      <w:proofErr w:type="gramStart"/>
      <w:r w:rsidRPr="00E82DA2">
        <w:rPr>
          <w:color w:val="auto"/>
        </w:rPr>
        <w:t>reversed-sequence</w:t>
      </w:r>
      <w:proofErr w:type="gramEnd"/>
      <w:r w:rsidRPr="00E82DA2">
        <w:rPr>
          <w:color w:val="auto"/>
        </w:rPr>
        <w:t xml:space="preserve"> “decoys”</w:t>
      </w:r>
      <w:r w:rsidR="00741A2C">
        <w:rPr>
          <w:color w:val="auto"/>
        </w:rPr>
        <w:t xml:space="preserve"> for</w:t>
      </w:r>
      <w:r w:rsidRPr="00E82DA2">
        <w:rPr>
          <w:color w:val="auto"/>
        </w:rPr>
        <w:t xml:space="preserve"> false discovery rate determination. Mascot Distiller and Mascot Server (v 2.5, Matrix Sciences) were utilized to produce fragment ion spectra and to perform the database searches. Database search parameters included fixed modification on </w:t>
      </w:r>
      <w:proofErr w:type="spellStart"/>
      <w:r w:rsidRPr="00E82DA2">
        <w:rPr>
          <w:color w:val="auto"/>
        </w:rPr>
        <w:t>Cys</w:t>
      </w:r>
      <w:proofErr w:type="spellEnd"/>
      <w:r w:rsidRPr="00E82DA2">
        <w:rPr>
          <w:color w:val="auto"/>
        </w:rPr>
        <w:t xml:space="preserve"> (carbamidomethyl) and variable modifications on Meth (oxidation) and </w:t>
      </w:r>
      <w:proofErr w:type="spellStart"/>
      <w:r w:rsidRPr="00E82DA2">
        <w:rPr>
          <w:color w:val="auto"/>
        </w:rPr>
        <w:t>Asn</w:t>
      </w:r>
      <w:proofErr w:type="spellEnd"/>
      <w:r w:rsidRPr="00E82DA2">
        <w:rPr>
          <w:color w:val="auto"/>
        </w:rPr>
        <w:t xml:space="preserve"> and </w:t>
      </w:r>
      <w:proofErr w:type="spellStart"/>
      <w:r w:rsidRPr="00E82DA2">
        <w:rPr>
          <w:color w:val="auto"/>
        </w:rPr>
        <w:t>Gln</w:t>
      </w:r>
      <w:proofErr w:type="spellEnd"/>
      <w:r w:rsidRPr="00E82DA2">
        <w:rPr>
          <w:color w:val="auto"/>
        </w:rPr>
        <w:t xml:space="preserve"> (deamidation). Peptide Validator and Protein FDR Validator nodes in Proteome Discoverer were used to annotate the data at a maximum 1% protein false discovery rate.</w:t>
      </w:r>
    </w:p>
    <w:p w14:paraId="46F5A3B0" w14:textId="169828E7" w:rsidR="008958FA" w:rsidRDefault="008958FA" w:rsidP="003F70D2">
      <w:pPr>
        <w:spacing w:line="480" w:lineRule="auto"/>
        <w:jc w:val="thaiDistribute"/>
        <w:rPr>
          <w:rFonts w:asciiTheme="minorBidi" w:hAnsiTheme="minorBidi"/>
          <w:color w:val="000000" w:themeColor="text1"/>
        </w:rPr>
      </w:pPr>
      <w:r w:rsidRPr="00E82DA2">
        <w:rPr>
          <w:rFonts w:asciiTheme="minorBidi" w:hAnsiTheme="minorBidi"/>
          <w:color w:val="000000" w:themeColor="text1"/>
        </w:rPr>
        <w:tab/>
      </w:r>
      <w:r w:rsidR="00DE5EB3">
        <w:rPr>
          <w:rFonts w:asciiTheme="minorBidi" w:hAnsiTheme="minorBidi"/>
          <w:color w:val="000000" w:themeColor="text1"/>
        </w:rPr>
        <w:t xml:space="preserve">Protein intensities were exported from Proteome Discoverer and processed using custom R scripts. </w:t>
      </w:r>
      <w:r w:rsidRPr="00E82DA2">
        <w:rPr>
          <w:rFonts w:asciiTheme="minorBidi" w:hAnsiTheme="minorBidi"/>
          <w:color w:val="000000" w:themeColor="text1"/>
        </w:rPr>
        <w:t>Carboxylases and keratins</w:t>
      </w:r>
      <w:r w:rsidR="00D92ED5">
        <w:rPr>
          <w:rFonts w:asciiTheme="minorBidi" w:hAnsiTheme="minorBidi"/>
          <w:color w:val="000000" w:themeColor="text1"/>
        </w:rPr>
        <w:t xml:space="preserve">, as well as </w:t>
      </w:r>
      <w:r w:rsidR="008C1EDE" w:rsidRPr="00EC54F4">
        <w:rPr>
          <w:rFonts w:asciiTheme="minorBidi" w:hAnsiTheme="minorBidi"/>
          <w:color w:val="000000" w:themeColor="text1"/>
        </w:rPr>
        <w:t>315</w:t>
      </w:r>
      <w:r w:rsidR="00D92ED5">
        <w:rPr>
          <w:rFonts w:asciiTheme="minorBidi" w:hAnsiTheme="minorBidi"/>
          <w:color w:val="000000" w:themeColor="text1"/>
        </w:rPr>
        <w:t xml:space="preserve"> mitochondrial proteins</w:t>
      </w:r>
      <w:r w:rsidR="00D92ED5">
        <w:rPr>
          <w:rFonts w:asciiTheme="minorBidi" w:hAnsiTheme="minorBidi"/>
          <w:color w:val="000000" w:themeColor="text1"/>
        </w:rPr>
        <w:fldChar w:fldCharType="begin" w:fldLock="1"/>
      </w:r>
      <w:r w:rsidR="0086372A">
        <w:rPr>
          <w:rFonts w:asciiTheme="minorBidi" w:hAnsiTheme="minorBidi"/>
          <w:color w:val="000000" w:themeColor="text1"/>
        </w:rPr>
        <w:instrText>ADDIN CSL_CITATION {"citationItems":[{"id":"ITEM-1","itemData":{"DOI":"10.1093/nar/gkv1003","ISSN":"13624962","PMID":"26450961","abstract":"Mitochondria are complex organelles that house essential pathways involved in energy metabolism, ion homeostasis, signalling and apoptosis. To understand mitochondrial pathways in health and disease, it is crucial to have an accurate inventory of the organelle's protein components. In 2008, we made substantial progress toward this goal by performing in-depth mass spectrometry of mitochondria from 14 organs, epitope tagging/microscopy and Bayesian integration to assemble MitoCarta (www.broadinstitute.org/pubs/MitoCarta): an inventory of genes encoding mitochondrial-localized proteins and their expression across 14 mouse tissues. Using the same strategy we have now reconstructed this inventory separately for human and for mouse based on (i) improved gene transcript models, (ii) updated literature curation, including results from proteomic analyses of mitochondrial subcompartments, (iii) improved homology mapping and (iv) updated versions of all seven original data sets. The updated human MitoCarta2.0 consists of 1158 human genes, including 918 genes in the original inventory as well as 240 additional genes. The updated mouse MitoCarta2.0 consists of 1158 genes, including 967 genes in the original inventory plus 191 additional genes. The improved MitoCarta 2.0 inventory provides a molecular framework for system-level analysis of mammalian mitochondria.","author":[{"dropping-particle":"","family":"Calvo","given":"Sarah E.","non-dropping-particle":"","parse-names":false,"suffix":""},{"dropping-particle":"","family":"Clauser","given":"Karl R.","non-dropping-particle":"","parse-names":false,"suffix":""},{"dropping-particle":"","family":"Mootha","given":"Vamsi K.","non-dropping-particle":"","parse-names":false,"suffix":""}],"container-title":"Nucleic Acids Research","id":"ITEM-1","issued":{"date-parts":[["2016"]]},"title":"MitoCarta2.0: An updated inventory of mammalian mitochondrial proteins","type":"article-journal"},"uris":["http://www.mendeley.com/documents/?uuid=61a8a4fd-6703-46d7-9a0e-062a9cd998ee"]}],"mendeley":{"formattedCitation":"&lt;sup&gt;100&lt;/sup&gt;","plainTextFormattedCitation":"100","previouslyFormattedCitation":"&lt;sup&gt;100&lt;/sup&gt;"},"properties":{"noteIndex":0},"schema":"https://github.com/citation-style-language/schema/raw/master/csl-citation.json"}</w:instrText>
      </w:r>
      <w:r w:rsidR="00D92ED5">
        <w:rPr>
          <w:rFonts w:asciiTheme="minorBidi" w:hAnsiTheme="minorBidi"/>
          <w:color w:val="000000" w:themeColor="text1"/>
        </w:rPr>
        <w:fldChar w:fldCharType="separate"/>
      </w:r>
      <w:r w:rsidR="001B3279" w:rsidRPr="001B3279">
        <w:rPr>
          <w:rFonts w:asciiTheme="minorBidi" w:hAnsiTheme="minorBidi"/>
          <w:noProof/>
          <w:color w:val="000000" w:themeColor="text1"/>
          <w:vertAlign w:val="superscript"/>
        </w:rPr>
        <w:t>100</w:t>
      </w:r>
      <w:r w:rsidR="00D92ED5">
        <w:rPr>
          <w:rFonts w:asciiTheme="minorBidi" w:hAnsiTheme="minorBidi"/>
          <w:color w:val="000000" w:themeColor="text1"/>
        </w:rPr>
        <w:fldChar w:fldCharType="end"/>
      </w:r>
      <w:r w:rsidR="00D92ED5">
        <w:rPr>
          <w:rFonts w:asciiTheme="minorBidi" w:hAnsiTheme="minorBidi"/>
          <w:color w:val="000000" w:themeColor="text1"/>
        </w:rPr>
        <w:t xml:space="preserve">, </w:t>
      </w:r>
      <w:r w:rsidRPr="00E82DA2">
        <w:rPr>
          <w:rFonts w:asciiTheme="minorBidi" w:hAnsiTheme="minorBidi"/>
          <w:color w:val="000000" w:themeColor="text1"/>
        </w:rPr>
        <w:t>were removed from the identified proteins as known contaminants. To assess for technical variability, the % coefficient of variation (%CV) was calculated for all proteins (</w:t>
      </w:r>
      <w:r w:rsidRPr="002B1B3B">
        <w:rPr>
          <w:rFonts w:asciiTheme="minorBidi" w:hAnsiTheme="minorBidi"/>
          <w:color w:val="000000" w:themeColor="text1"/>
          <w:highlight w:val="yellow"/>
        </w:rPr>
        <w:t>n=</w:t>
      </w:r>
      <w:r w:rsidR="00D92ED5" w:rsidRPr="002B1B3B">
        <w:rPr>
          <w:rFonts w:asciiTheme="minorBidi" w:hAnsiTheme="minorBidi"/>
          <w:color w:val="000000" w:themeColor="text1"/>
          <w:highlight w:val="yellow"/>
        </w:rPr>
        <w:t>2</w:t>
      </w:r>
      <w:r w:rsidR="00D92ED5">
        <w:rPr>
          <w:rFonts w:asciiTheme="minorBidi" w:hAnsiTheme="minorBidi"/>
          <w:color w:val="000000" w:themeColor="text1"/>
          <w:highlight w:val="yellow"/>
        </w:rPr>
        <w:t>24</w:t>
      </w:r>
      <w:r w:rsidR="00D92ED5" w:rsidRPr="002B1B3B">
        <w:rPr>
          <w:rFonts w:asciiTheme="minorBidi" w:hAnsiTheme="minorBidi"/>
          <w:color w:val="000000" w:themeColor="text1"/>
          <w:highlight w:val="yellow"/>
        </w:rPr>
        <w:t>2</w:t>
      </w:r>
      <w:r w:rsidRPr="00E82DA2">
        <w:rPr>
          <w:rFonts w:asciiTheme="minorBidi" w:hAnsiTheme="minorBidi"/>
          <w:color w:val="000000" w:themeColor="text1"/>
        </w:rPr>
        <w:t>) across the three injections of the QC pool (mean %CV=</w:t>
      </w:r>
      <w:r w:rsidRPr="002B1B3B">
        <w:rPr>
          <w:rFonts w:asciiTheme="minorBidi" w:hAnsiTheme="minorBidi"/>
          <w:color w:val="000000" w:themeColor="text1"/>
          <w:highlight w:val="yellow"/>
        </w:rPr>
        <w:t>16.8%).</w:t>
      </w:r>
      <w:r w:rsidRPr="00E82DA2">
        <w:rPr>
          <w:rFonts w:asciiTheme="minorBidi" w:hAnsiTheme="minorBidi"/>
          <w:color w:val="000000" w:themeColor="text1"/>
        </w:rPr>
        <w:t xml:space="preserve"> To assess for biological and technical variability, %CVs were measured for each protein across the individual groups (</w:t>
      </w:r>
      <w:r w:rsidR="00DE5EB3">
        <w:rPr>
          <w:rFonts w:asciiTheme="minorBidi" w:hAnsiTheme="minorBidi"/>
          <w:color w:val="000000" w:themeColor="text1"/>
        </w:rPr>
        <w:t>WASH1-</w:t>
      </w:r>
      <w:r w:rsidR="00741A2C">
        <w:rPr>
          <w:rFonts w:asciiTheme="minorBidi" w:hAnsiTheme="minorBidi"/>
          <w:color w:val="000000" w:themeColor="text1"/>
        </w:rPr>
        <w:t>BioID2</w:t>
      </w:r>
      <w:r w:rsidR="00DE5EB3">
        <w:rPr>
          <w:rFonts w:asciiTheme="minorBidi" w:hAnsiTheme="minorBidi"/>
          <w:color w:val="000000" w:themeColor="text1"/>
        </w:rPr>
        <w:t>=</w:t>
      </w:r>
      <w:r w:rsidRPr="002B1B3B">
        <w:rPr>
          <w:rFonts w:asciiTheme="minorBidi" w:hAnsiTheme="minorBidi"/>
          <w:color w:val="000000" w:themeColor="text1"/>
          <w:highlight w:val="yellow"/>
        </w:rPr>
        <w:t>24.8%</w:t>
      </w:r>
      <w:r w:rsidR="00DE5EB3" w:rsidRPr="002B1B3B">
        <w:rPr>
          <w:rFonts w:asciiTheme="minorBidi" w:hAnsiTheme="minorBidi"/>
          <w:color w:val="000000" w:themeColor="text1"/>
          <w:highlight w:val="yellow"/>
        </w:rPr>
        <w:t>,</w:t>
      </w:r>
      <w:r w:rsidR="00DE5EB3">
        <w:rPr>
          <w:rFonts w:asciiTheme="minorBidi" w:hAnsiTheme="minorBidi"/>
          <w:color w:val="000000" w:themeColor="text1"/>
        </w:rPr>
        <w:t xml:space="preserve"> </w:t>
      </w:r>
      <w:r w:rsidR="00144174">
        <w:rPr>
          <w:rFonts w:asciiTheme="minorBidi" w:hAnsiTheme="minorBidi"/>
          <w:color w:val="000000" w:themeColor="text1"/>
        </w:rPr>
        <w:t>soluble_</w:t>
      </w:r>
      <w:r w:rsidR="00DE5EB3">
        <w:rPr>
          <w:rFonts w:asciiTheme="minorBidi" w:hAnsiTheme="minorBidi"/>
          <w:color w:val="000000" w:themeColor="text1"/>
        </w:rPr>
        <w:t>BioID2 control=</w:t>
      </w:r>
      <w:r w:rsidR="00DE5EB3" w:rsidRPr="002B1B3B">
        <w:rPr>
          <w:rFonts w:asciiTheme="minorBidi" w:hAnsiTheme="minorBidi"/>
          <w:color w:val="000000" w:themeColor="text1"/>
          <w:highlight w:val="yellow"/>
        </w:rPr>
        <w:t>24.8%</w:t>
      </w:r>
      <w:r w:rsidRPr="00E82DA2">
        <w:rPr>
          <w:rFonts w:asciiTheme="minorBidi" w:hAnsiTheme="minorBidi"/>
          <w:color w:val="000000" w:themeColor="text1"/>
        </w:rPr>
        <w:t xml:space="preserve">). </w:t>
      </w:r>
      <w:r w:rsidR="00DE5EB3">
        <w:rPr>
          <w:rFonts w:asciiTheme="minorBidi" w:hAnsiTheme="minorBidi"/>
          <w:color w:val="000000" w:themeColor="text1"/>
        </w:rPr>
        <w:t xml:space="preserve">Next, we </w:t>
      </w:r>
      <w:r w:rsidR="00DE5EB3" w:rsidRPr="00F472E1">
        <w:rPr>
          <w:rFonts w:ascii="Arial" w:hAnsi="Arial" w:cs="Arial"/>
          <w:color w:val="000000" w:themeColor="text1"/>
        </w:rPr>
        <w:t xml:space="preserve">performed sample loading normalization to account for technical variation between </w:t>
      </w:r>
      <w:r w:rsidR="00DE5EB3" w:rsidRPr="00EC54F4">
        <w:rPr>
          <w:rFonts w:ascii="Arial" w:hAnsi="Arial" w:cs="Arial"/>
          <w:color w:val="000000" w:themeColor="text1"/>
        </w:rPr>
        <w:t>the 9</w:t>
      </w:r>
      <w:r w:rsidR="00DE5EB3" w:rsidRPr="00F472E1">
        <w:rPr>
          <w:rFonts w:ascii="Arial" w:hAnsi="Arial" w:cs="Arial"/>
          <w:color w:val="000000" w:themeColor="text1"/>
        </w:rPr>
        <w:t xml:space="preserve"> MS runs. </w:t>
      </w:r>
      <w:r w:rsidR="00DE5EB3" w:rsidRPr="00F472E1">
        <w:rPr>
          <w:rFonts w:ascii="Arial" w:hAnsi="Arial" w:cs="Arial"/>
        </w:rPr>
        <w:t>This is done by multiplying intensities from each MS run by a scaling factor</w:t>
      </w:r>
      <w:r w:rsidR="00DE5EB3">
        <w:rPr>
          <w:rFonts w:ascii="Arial" w:hAnsi="Arial" w:cs="Arial"/>
        </w:rPr>
        <w:t>,</w:t>
      </w:r>
      <w:r w:rsidR="00DE5EB3" w:rsidRPr="00F472E1">
        <w:rPr>
          <w:rFonts w:ascii="Arial" w:hAnsi="Arial" w:cs="Arial"/>
        </w:rPr>
        <w:t xml:space="preserve"> such that the sum of all intensities in </w:t>
      </w:r>
      <w:r w:rsidR="00DE5EB3">
        <w:rPr>
          <w:rFonts w:ascii="Arial" w:hAnsi="Arial" w:cs="Arial"/>
        </w:rPr>
        <w:t xml:space="preserve">an </w:t>
      </w:r>
      <w:r w:rsidR="00DE5EB3" w:rsidRPr="00F472E1">
        <w:rPr>
          <w:rFonts w:ascii="Arial" w:hAnsi="Arial" w:cs="Arial"/>
        </w:rPr>
        <w:t>experiment are equal</w:t>
      </w:r>
      <w:r w:rsidR="00DE5EB3">
        <w:rPr>
          <w:rFonts w:ascii="Arial" w:hAnsi="Arial" w:cs="Arial"/>
          <w:color w:val="000000" w:themeColor="text1"/>
        </w:rPr>
        <w:t xml:space="preserve">. </w:t>
      </w:r>
      <w:r w:rsidR="00DE5EB3" w:rsidRPr="00F472E1">
        <w:rPr>
          <w:rFonts w:ascii="Arial" w:hAnsi="Arial" w:cs="Arial"/>
          <w:color w:val="000000" w:themeColor="text1"/>
        </w:rPr>
        <w:t>Then we performed sample pool normalization to SPQC samples to standardize protein measurements across all</w:t>
      </w:r>
      <w:r w:rsidR="00DE5EB3">
        <w:rPr>
          <w:rFonts w:asciiTheme="minorBidi" w:hAnsiTheme="minorBidi"/>
          <w:color w:val="000000" w:themeColor="text1"/>
        </w:rPr>
        <w:t xml:space="preserve"> samples and correct for batch effects between analyses. As QC samples were created by pooling equivalent aliquots of peptides from each biological replicate, the average of all biological replicates should be equal to the average of all technical SPQC replicates. Sample pool normalization adjusts the protein-wise mean of all biological replicates to be </w:t>
      </w:r>
      <w:r w:rsidR="00DE5EB3">
        <w:rPr>
          <w:rFonts w:asciiTheme="minorBidi" w:hAnsiTheme="minorBidi"/>
          <w:color w:val="000000" w:themeColor="text1"/>
        </w:rPr>
        <w:lastRenderedPageBreak/>
        <w:t xml:space="preserve">equal to the mean of all SPQC replicates. Finally, proteins that were </w:t>
      </w:r>
      <w:r w:rsidR="00DE5EB3" w:rsidRPr="005E0C1F">
        <w:rPr>
          <w:rFonts w:asciiTheme="minorBidi" w:hAnsiTheme="minorBidi"/>
          <w:color w:val="000000" w:themeColor="text1"/>
        </w:rPr>
        <w:t xml:space="preserve">identified by a single peptide, </w:t>
      </w:r>
      <w:r w:rsidR="00DE5EB3">
        <w:rPr>
          <w:rFonts w:asciiTheme="minorBidi" w:hAnsiTheme="minorBidi"/>
          <w:color w:val="000000" w:themeColor="text1"/>
        </w:rPr>
        <w:t xml:space="preserve">and/or identified </w:t>
      </w:r>
      <w:r w:rsidR="00DE5EB3" w:rsidRPr="005E0C1F">
        <w:rPr>
          <w:rFonts w:asciiTheme="minorBidi" w:hAnsiTheme="minorBidi"/>
          <w:color w:val="000000" w:themeColor="text1"/>
        </w:rPr>
        <w:t xml:space="preserve">in less than 50% of samples were removed. </w:t>
      </w:r>
      <w:r w:rsidR="00DE5EB3">
        <w:rPr>
          <w:rFonts w:asciiTheme="minorBidi" w:hAnsiTheme="minorBidi"/>
          <w:color w:val="000000" w:themeColor="text1"/>
        </w:rPr>
        <w:t>Any remaining m</w:t>
      </w:r>
      <w:r w:rsidR="00DE5EB3" w:rsidRPr="005E0C1F">
        <w:rPr>
          <w:rFonts w:asciiTheme="minorBidi" w:hAnsiTheme="minorBidi"/>
          <w:color w:val="000000" w:themeColor="text1"/>
        </w:rPr>
        <w:t xml:space="preserve">issing </w:t>
      </w:r>
      <w:r w:rsidR="00DE5EB3">
        <w:rPr>
          <w:rFonts w:asciiTheme="minorBidi" w:hAnsiTheme="minorBidi"/>
          <w:color w:val="000000" w:themeColor="text1"/>
        </w:rPr>
        <w:t>values</w:t>
      </w:r>
      <w:r w:rsidR="00DE5EB3" w:rsidRPr="005E0C1F">
        <w:rPr>
          <w:rFonts w:asciiTheme="minorBidi" w:hAnsiTheme="minorBidi"/>
          <w:color w:val="000000" w:themeColor="text1"/>
        </w:rPr>
        <w:t xml:space="preserve"> w</w:t>
      </w:r>
      <w:r w:rsidR="00D92ED5">
        <w:rPr>
          <w:rFonts w:asciiTheme="minorBidi" w:hAnsiTheme="minorBidi"/>
          <w:color w:val="000000" w:themeColor="text1"/>
        </w:rPr>
        <w:t>ere</w:t>
      </w:r>
      <w:r w:rsidR="00DE5EB3" w:rsidRPr="005E0C1F">
        <w:rPr>
          <w:rFonts w:asciiTheme="minorBidi" w:hAnsiTheme="minorBidi"/>
          <w:color w:val="000000" w:themeColor="text1"/>
        </w:rPr>
        <w:t xml:space="preserve"> inferred to be missing not at random due to the left shifted distribution of proteins with missing values</w:t>
      </w:r>
      <w:r w:rsidR="00DE5EB3">
        <w:rPr>
          <w:rFonts w:asciiTheme="minorBidi" w:hAnsiTheme="minorBidi"/>
          <w:color w:val="000000" w:themeColor="text1"/>
        </w:rPr>
        <w:t xml:space="preserve"> and</w:t>
      </w:r>
      <w:r w:rsidR="00DE5EB3" w:rsidRPr="005E0C1F">
        <w:rPr>
          <w:rFonts w:asciiTheme="minorBidi" w:hAnsiTheme="minorBidi"/>
          <w:color w:val="000000" w:themeColor="text1"/>
        </w:rPr>
        <w:t xml:space="preserve"> imputed using the </w:t>
      </w:r>
      <w:r w:rsidR="00DE5EB3">
        <w:rPr>
          <w:rFonts w:asciiTheme="minorBidi" w:hAnsiTheme="minorBidi"/>
          <w:color w:val="000000" w:themeColor="text1"/>
        </w:rPr>
        <w:t xml:space="preserve">k-nearest </w:t>
      </w:r>
      <w:proofErr w:type="gramStart"/>
      <w:r w:rsidR="00DE5EB3">
        <w:rPr>
          <w:rFonts w:asciiTheme="minorBidi" w:hAnsiTheme="minorBidi"/>
          <w:color w:val="000000" w:themeColor="text1"/>
        </w:rPr>
        <w:t>neighbors</w:t>
      </w:r>
      <w:proofErr w:type="gramEnd"/>
      <w:r w:rsidR="00DE5EB3" w:rsidRPr="005E0C1F">
        <w:rPr>
          <w:rFonts w:asciiTheme="minorBidi" w:hAnsiTheme="minorBidi"/>
          <w:color w:val="000000" w:themeColor="text1"/>
        </w:rPr>
        <w:t xml:space="preserve"> algorithm</w:t>
      </w:r>
      <w:r w:rsidR="00DE5EB3">
        <w:rPr>
          <w:rFonts w:asciiTheme="minorBidi" w:hAnsiTheme="minorBidi"/>
          <w:color w:val="000000" w:themeColor="text1"/>
        </w:rPr>
        <w:t xml:space="preserve"> (impute::</w:t>
      </w:r>
      <w:proofErr w:type="spellStart"/>
      <w:r w:rsidR="00DE5EB3">
        <w:rPr>
          <w:rFonts w:asciiTheme="minorBidi" w:hAnsiTheme="minorBidi"/>
          <w:color w:val="000000" w:themeColor="text1"/>
        </w:rPr>
        <w:t>impute.knn</w:t>
      </w:r>
      <w:proofErr w:type="spellEnd"/>
      <w:r w:rsidR="00DE5EB3">
        <w:rPr>
          <w:rFonts w:asciiTheme="minorBidi" w:hAnsiTheme="minorBidi"/>
          <w:color w:val="000000" w:themeColor="text1"/>
        </w:rPr>
        <w:t>)</w:t>
      </w:r>
      <w:r w:rsidR="00DE5EB3" w:rsidRPr="005E0C1F">
        <w:rPr>
          <w:rFonts w:asciiTheme="minorBidi" w:hAnsiTheme="minorBidi"/>
          <w:color w:val="000000" w:themeColor="text1"/>
        </w:rPr>
        <w:t>. Normalize</w:t>
      </w:r>
      <w:r w:rsidR="00DE5EB3">
        <w:rPr>
          <w:rFonts w:asciiTheme="minorBidi" w:hAnsiTheme="minorBidi"/>
          <w:color w:val="000000" w:themeColor="text1"/>
        </w:rPr>
        <w:t xml:space="preserve">d </w:t>
      </w:r>
      <w:r w:rsidR="00DE5EB3" w:rsidRPr="005E0C1F">
        <w:rPr>
          <w:rFonts w:asciiTheme="minorBidi" w:hAnsiTheme="minorBidi"/>
          <w:color w:val="000000" w:themeColor="text1"/>
        </w:rPr>
        <w:t xml:space="preserve">protein data was analyzed using </w:t>
      </w:r>
      <w:r w:rsidR="00DE5EB3">
        <w:rPr>
          <w:rFonts w:asciiTheme="minorBidi" w:hAnsiTheme="minorBidi"/>
          <w:color w:val="000000" w:themeColor="text1"/>
        </w:rPr>
        <w:t xml:space="preserve">the R package </w:t>
      </w:r>
      <w:proofErr w:type="spellStart"/>
      <w:r w:rsidR="00DE5EB3" w:rsidRPr="005E0C1F">
        <w:rPr>
          <w:rFonts w:asciiTheme="minorBidi" w:hAnsiTheme="minorBidi"/>
          <w:color w:val="000000" w:themeColor="text1"/>
        </w:rPr>
        <w:t>edgeR</w:t>
      </w:r>
      <w:proofErr w:type="spellEnd"/>
      <w:r w:rsidR="00DE5EB3" w:rsidRPr="005E0C1F">
        <w:rPr>
          <w:rFonts w:asciiTheme="minorBidi" w:hAnsiTheme="minorBidi"/>
          <w:color w:val="000000" w:themeColor="text1"/>
        </w:rPr>
        <w:t xml:space="preserve">. Differential </w:t>
      </w:r>
      <w:r w:rsidR="00DE5EB3">
        <w:rPr>
          <w:rFonts w:asciiTheme="minorBidi" w:hAnsiTheme="minorBidi"/>
          <w:color w:val="000000" w:themeColor="text1"/>
        </w:rPr>
        <w:t>enrichment of proteins in the WASH1-</w:t>
      </w:r>
      <w:r w:rsidR="00741A2C">
        <w:rPr>
          <w:rFonts w:asciiTheme="minorBidi" w:hAnsiTheme="minorBidi"/>
          <w:color w:val="000000" w:themeColor="text1"/>
        </w:rPr>
        <w:t xml:space="preserve">BioID2 </w:t>
      </w:r>
      <w:r w:rsidR="00DE5EB3">
        <w:rPr>
          <w:rFonts w:asciiTheme="minorBidi" w:hAnsiTheme="minorBidi"/>
          <w:color w:val="000000" w:themeColor="text1"/>
        </w:rPr>
        <w:t xml:space="preserve">pull-down relative to the soluble </w:t>
      </w:r>
      <w:r w:rsidR="00C12944">
        <w:rPr>
          <w:rFonts w:asciiTheme="minorBidi" w:hAnsiTheme="minorBidi"/>
          <w:color w:val="000000" w:themeColor="text1"/>
        </w:rPr>
        <w:t xml:space="preserve">BioID2 </w:t>
      </w:r>
      <w:r w:rsidR="00DE5EB3">
        <w:rPr>
          <w:rFonts w:asciiTheme="minorBidi" w:hAnsiTheme="minorBidi"/>
          <w:color w:val="000000" w:themeColor="text1"/>
        </w:rPr>
        <w:t>control pull-down were</w:t>
      </w:r>
      <w:r w:rsidR="00DE5EB3" w:rsidRPr="005E0C1F">
        <w:rPr>
          <w:rFonts w:asciiTheme="minorBidi" w:hAnsiTheme="minorBidi"/>
          <w:color w:val="000000" w:themeColor="text1"/>
        </w:rPr>
        <w:t xml:space="preserve"> evaluated with</w:t>
      </w:r>
      <w:r w:rsidR="00DE5EB3">
        <w:rPr>
          <w:rFonts w:asciiTheme="minorBidi" w:hAnsiTheme="minorBidi"/>
          <w:color w:val="000000" w:themeColor="text1"/>
        </w:rPr>
        <w:t xml:space="preserve"> an exact test as implemented by the </w:t>
      </w:r>
      <w:proofErr w:type="spellStart"/>
      <w:r w:rsidR="00DE5EB3">
        <w:rPr>
          <w:rFonts w:asciiTheme="minorBidi" w:hAnsiTheme="minorBidi"/>
          <w:color w:val="000000" w:themeColor="text1"/>
        </w:rPr>
        <w:t>edgeR</w:t>
      </w:r>
      <w:proofErr w:type="spellEnd"/>
      <w:r w:rsidR="00DE5EB3">
        <w:rPr>
          <w:rFonts w:asciiTheme="minorBidi" w:hAnsiTheme="minorBidi"/>
          <w:color w:val="000000" w:themeColor="text1"/>
        </w:rPr>
        <w:t>::</w:t>
      </w:r>
      <w:proofErr w:type="spellStart"/>
      <w:r w:rsidR="00DE5EB3">
        <w:rPr>
          <w:rFonts w:asciiTheme="minorBidi" w:hAnsiTheme="minorBidi"/>
          <w:color w:val="000000" w:themeColor="text1"/>
        </w:rPr>
        <w:t>exactTest</w:t>
      </w:r>
      <w:proofErr w:type="spellEnd"/>
      <w:r w:rsidR="00DE5EB3">
        <w:rPr>
          <w:rFonts w:asciiTheme="minorBidi" w:hAnsiTheme="minorBidi"/>
          <w:color w:val="000000" w:themeColor="text1"/>
        </w:rPr>
        <w:t xml:space="preserve">. To consider a protein enriched in the </w:t>
      </w:r>
      <w:r w:rsidR="00DE5EB3" w:rsidRPr="00E82DA2">
        <w:rPr>
          <w:rFonts w:asciiTheme="minorBidi" w:hAnsiTheme="minorBidi"/>
          <w:color w:val="000000" w:themeColor="text1"/>
        </w:rPr>
        <w:t xml:space="preserve">WASH </w:t>
      </w:r>
      <w:r w:rsidR="00DE5EB3">
        <w:rPr>
          <w:rFonts w:asciiTheme="minorBidi" w:hAnsiTheme="minorBidi"/>
          <w:color w:val="000000" w:themeColor="text1"/>
        </w:rPr>
        <w:t>interactome</w:t>
      </w:r>
      <w:r w:rsidR="00DE5EB3" w:rsidRPr="00E82DA2">
        <w:rPr>
          <w:rFonts w:asciiTheme="minorBidi" w:hAnsiTheme="minorBidi"/>
          <w:color w:val="000000" w:themeColor="text1"/>
        </w:rPr>
        <w:t xml:space="preserve">, we required </w:t>
      </w:r>
      <w:r w:rsidR="00DE5EB3">
        <w:rPr>
          <w:rFonts w:asciiTheme="minorBidi" w:hAnsiTheme="minorBidi"/>
          <w:color w:val="000000" w:themeColor="text1"/>
        </w:rPr>
        <w:t xml:space="preserve">a protein’s </w:t>
      </w:r>
      <w:proofErr w:type="spellStart"/>
      <w:r w:rsidR="00DE5EB3">
        <w:rPr>
          <w:rFonts w:asciiTheme="minorBidi" w:hAnsiTheme="minorBidi"/>
          <w:color w:val="000000" w:themeColor="text1"/>
        </w:rPr>
        <w:t>Benjamini</w:t>
      </w:r>
      <w:proofErr w:type="spellEnd"/>
      <w:r w:rsidR="00DE5EB3">
        <w:rPr>
          <w:rFonts w:asciiTheme="minorBidi" w:hAnsiTheme="minorBidi"/>
          <w:color w:val="000000" w:themeColor="text1"/>
        </w:rPr>
        <w:t xml:space="preserve"> Hochberg adjusted p-value be less than </w:t>
      </w:r>
      <w:r w:rsidR="00DE5EB3" w:rsidRPr="00EC54F4">
        <w:rPr>
          <w:rFonts w:asciiTheme="minorBidi" w:hAnsiTheme="minorBidi"/>
          <w:color w:val="000000" w:themeColor="text1"/>
        </w:rPr>
        <w:t xml:space="preserve">0.05 and exhibit a fold change greater than </w:t>
      </w:r>
      <w:r w:rsidR="004429FA" w:rsidRPr="00EC54F4">
        <w:rPr>
          <w:rFonts w:asciiTheme="minorBidi" w:hAnsiTheme="minorBidi"/>
          <w:color w:val="000000" w:themeColor="text1"/>
        </w:rPr>
        <w:t>3</w:t>
      </w:r>
      <w:r w:rsidR="00DE5EB3" w:rsidRPr="00EC54F4">
        <w:rPr>
          <w:rFonts w:asciiTheme="minorBidi" w:hAnsiTheme="minorBidi"/>
          <w:color w:val="000000" w:themeColor="text1"/>
        </w:rPr>
        <w:t xml:space="preserve"> over</w:t>
      </w:r>
      <w:r w:rsidR="00DE5EB3">
        <w:rPr>
          <w:rFonts w:asciiTheme="minorBidi" w:hAnsiTheme="minorBidi"/>
          <w:color w:val="000000" w:themeColor="text1"/>
        </w:rPr>
        <w:t xml:space="preserve"> </w:t>
      </w:r>
      <w:r w:rsidR="00DE5EB3" w:rsidRPr="00E82DA2">
        <w:rPr>
          <w:rFonts w:asciiTheme="minorBidi" w:hAnsiTheme="minorBidi"/>
          <w:color w:val="000000" w:themeColor="text1"/>
        </w:rPr>
        <w:t xml:space="preserve">the negative control. </w:t>
      </w:r>
      <w:r w:rsidRPr="00E82DA2">
        <w:rPr>
          <w:rFonts w:asciiTheme="minorBidi" w:hAnsiTheme="minorBidi"/>
          <w:color w:val="000000" w:themeColor="text1"/>
        </w:rPr>
        <w:t>With these criteria,</w:t>
      </w:r>
      <w:r w:rsidR="004429FA" w:rsidRPr="00EC54F4">
        <w:rPr>
          <w:rFonts w:asciiTheme="minorBidi" w:hAnsiTheme="minorBidi"/>
          <w:color w:val="000000" w:themeColor="text1"/>
        </w:rPr>
        <w:t>176</w:t>
      </w:r>
      <w:r w:rsidR="004429FA" w:rsidRPr="00E82DA2">
        <w:rPr>
          <w:rFonts w:asciiTheme="minorBidi" w:hAnsiTheme="minorBidi"/>
          <w:color w:val="000000" w:themeColor="text1"/>
        </w:rPr>
        <w:t xml:space="preserve"> </w:t>
      </w:r>
      <w:r w:rsidRPr="00E82DA2">
        <w:rPr>
          <w:rFonts w:asciiTheme="minorBidi" w:hAnsiTheme="minorBidi"/>
          <w:color w:val="000000" w:themeColor="text1"/>
        </w:rPr>
        <w:t>proteins were identified as WASH</w:t>
      </w:r>
      <w:r w:rsidR="00DE5EB3">
        <w:rPr>
          <w:rFonts w:asciiTheme="minorBidi" w:hAnsiTheme="minorBidi"/>
          <w:color w:val="000000" w:themeColor="text1"/>
        </w:rPr>
        <w:t>1</w:t>
      </w:r>
      <w:r w:rsidRPr="00E82DA2">
        <w:rPr>
          <w:rFonts w:asciiTheme="minorBidi" w:hAnsiTheme="minorBidi"/>
          <w:color w:val="000000" w:themeColor="text1"/>
        </w:rPr>
        <w:t xml:space="preserve"> interactors. </w:t>
      </w:r>
      <w:r w:rsidRPr="00B4651D">
        <w:rPr>
          <w:rFonts w:asciiTheme="minorBidi" w:hAnsiTheme="minorBidi"/>
          <w:color w:val="000000" w:themeColor="text1"/>
        </w:rPr>
        <w:t xml:space="preserve">Raw </w:t>
      </w:r>
      <w:r w:rsidR="00D92ED5">
        <w:rPr>
          <w:rFonts w:asciiTheme="minorBidi" w:hAnsiTheme="minorBidi"/>
          <w:color w:val="000000" w:themeColor="text1"/>
        </w:rPr>
        <w:t xml:space="preserve">peptide and final normalized protein </w:t>
      </w:r>
      <w:r w:rsidRPr="00B4651D">
        <w:rPr>
          <w:rFonts w:asciiTheme="minorBidi" w:hAnsiTheme="minorBidi"/>
          <w:color w:val="000000" w:themeColor="text1"/>
        </w:rPr>
        <w:t xml:space="preserve">data can be found in </w:t>
      </w:r>
      <w:r w:rsidRPr="002B1B3B">
        <w:rPr>
          <w:rFonts w:asciiTheme="minorBidi" w:hAnsiTheme="minorBidi"/>
          <w:color w:val="000000" w:themeColor="text1"/>
        </w:rPr>
        <w:t>Supplementa</w:t>
      </w:r>
      <w:r w:rsidR="00A17574" w:rsidRPr="002B1B3B">
        <w:rPr>
          <w:rFonts w:asciiTheme="minorBidi" w:hAnsiTheme="minorBidi"/>
          <w:color w:val="000000" w:themeColor="text1"/>
        </w:rPr>
        <w:t xml:space="preserve">ry </w:t>
      </w:r>
      <w:r w:rsidR="00A17574" w:rsidRPr="00EC54F4">
        <w:rPr>
          <w:rFonts w:asciiTheme="minorBidi" w:hAnsiTheme="minorBidi"/>
          <w:color w:val="000000" w:themeColor="text1"/>
        </w:rPr>
        <w:t>T</w:t>
      </w:r>
      <w:r w:rsidRPr="00EC54F4">
        <w:rPr>
          <w:rFonts w:asciiTheme="minorBidi" w:hAnsiTheme="minorBidi"/>
          <w:color w:val="000000" w:themeColor="text1"/>
        </w:rPr>
        <w:t xml:space="preserve">able </w:t>
      </w:r>
      <w:r w:rsidR="00A17574" w:rsidRPr="00EC54F4">
        <w:rPr>
          <w:rFonts w:asciiTheme="minorBidi" w:hAnsiTheme="minorBidi"/>
          <w:color w:val="000000" w:themeColor="text1"/>
        </w:rPr>
        <w:t>1</w:t>
      </w:r>
      <w:r w:rsidR="00144174">
        <w:rPr>
          <w:rFonts w:asciiTheme="minorBidi" w:hAnsiTheme="minorBidi"/>
          <w:color w:val="000000" w:themeColor="text1"/>
        </w:rPr>
        <w:t>.</w:t>
      </w:r>
    </w:p>
    <w:p w14:paraId="58956A55" w14:textId="5BAD4C87" w:rsidR="005D5DE3" w:rsidRPr="00E82DA2" w:rsidRDefault="00722E28" w:rsidP="00C12944">
      <w:pPr>
        <w:spacing w:line="480" w:lineRule="auto"/>
        <w:jc w:val="thaiDistribute"/>
        <w:rPr>
          <w:rFonts w:asciiTheme="minorBidi" w:hAnsiTheme="minorBidi"/>
          <w:color w:val="000000" w:themeColor="text1"/>
        </w:rPr>
      </w:pPr>
      <w:r>
        <w:rPr>
          <w:rFonts w:asciiTheme="minorBidi" w:hAnsiTheme="minorBidi"/>
          <w:color w:val="000000" w:themeColor="text1"/>
        </w:rPr>
        <w:tab/>
      </w:r>
      <w:r w:rsidR="00D92ED5">
        <w:rPr>
          <w:rFonts w:asciiTheme="minorBidi" w:hAnsiTheme="minorBidi"/>
          <w:color w:val="000000" w:themeColor="text1"/>
        </w:rPr>
        <w:t xml:space="preserve">Experimentally-determined, protein-protein interactions (PPIs) among the WASH1 interactome were compiled from the </w:t>
      </w:r>
      <w:proofErr w:type="spellStart"/>
      <w:r w:rsidR="00D92ED5">
        <w:rPr>
          <w:rFonts w:asciiTheme="minorBidi" w:hAnsiTheme="minorBidi"/>
          <w:color w:val="000000" w:themeColor="text1"/>
        </w:rPr>
        <w:t>HitPredict</w:t>
      </w:r>
      <w:proofErr w:type="spellEnd"/>
      <w:r w:rsidR="00D92ED5">
        <w:rPr>
          <w:rFonts w:asciiTheme="minorBidi" w:hAnsiTheme="minorBidi"/>
          <w:color w:val="000000" w:themeColor="text1"/>
        </w:rPr>
        <w:t xml:space="preserve"> database</w:t>
      </w:r>
      <w:r w:rsidR="00D92ED5">
        <w:rPr>
          <w:rFonts w:asciiTheme="minorBidi" w:hAnsiTheme="minorBidi"/>
          <w:color w:val="000000" w:themeColor="text1"/>
        </w:rPr>
        <w:fldChar w:fldCharType="begin" w:fldLock="1"/>
      </w:r>
      <w:r w:rsidR="0086372A">
        <w:rPr>
          <w:rFonts w:asciiTheme="minorBidi" w:hAnsiTheme="minorBidi"/>
          <w:color w:val="000000" w:themeColor="text1"/>
        </w:rPr>
        <w:instrText>ADDIN CSL_CITATION {"citationItems":[{"id":"ITEM-1","itemData":{"DOI":"10.1093/database/bav117","ISSN":"17580463","abstract":"HitPredict is a consolidated resource of experimentally identified, physical protein-protein interactions with confidence scores to indicate their reliability. The study of genes and their inter-relationships using methods such as network and pathway analysis requires high quality protein-protein interaction information. Extracting reliable interactions from most of the existing databases is challenging because they either contain only a subset of the available interactions, or a mixture of physical, genetic and predicted interactions. Automated integration of interactions is further complicated by varying levels of accuracy of database content and lack of adherence to standard formats. To address these issues, the latest version of HitPredict provides a manually curated dataset of 398 696 physical associations between 70 808 proteins from 105 species. Manual confirmation was used to resolve all issues encountered during data integration. For improved reliability assessment, this version combines a new score derived from the experimental information of the interactions with the original score based on the features of the interacting proteins. The combined interaction score performs better than either of the individual scores in HitPredict as well as the reliability score of another similar database. HitPredict provides a web interface to search proteins and visualize their interactions, and the data can be downloaded for offline analysis. Data usability has been enhanced by mapping protein identifiers across multiple reference databases. Thus, the latest version of HitPredict provides a significantly larger, more reliable and usable dataset of protein-protein interactions from several species for the study of gene groups.","author":[{"dropping-particle":"","family":"López","given":"Yosvany","non-dropping-particle":"","parse-names":false,"suffix":""},{"dropping-particle":"","family":"Nakai","given":"Kenta","non-dropping-particle":"","parse-names":false,"suffix":""},{"dropping-particle":"","family":"Patil","given":"Ashwini","non-dropping-particle":"","parse-names":false,"suffix":""}],"container-title":"Database","id":"ITEM-1","issued":{"date-parts":[["2015"]]},"title":"HitPredict version 4: Comprehensive reliability scoring of physical protein-protein interactions from more than 100 species","type":"article-journal"},"uris":["http://www.mendeley.com/documents/?uuid=c494349c-a098-4ed3-b2e7-e0a6b2d69a35"]}],"mendeley":{"formattedCitation":"&lt;sup&gt;101&lt;/sup&gt;","plainTextFormattedCitation":"101","previouslyFormattedCitation":"&lt;sup&gt;101&lt;/sup&gt;"},"properties":{"noteIndex":0},"schema":"https://github.com/citation-style-language/schema/raw/master/csl-citation.json"}</w:instrText>
      </w:r>
      <w:r w:rsidR="00D92ED5">
        <w:rPr>
          <w:rFonts w:asciiTheme="minorBidi" w:hAnsiTheme="minorBidi"/>
          <w:color w:val="000000" w:themeColor="text1"/>
        </w:rPr>
        <w:fldChar w:fldCharType="separate"/>
      </w:r>
      <w:r w:rsidR="001B3279" w:rsidRPr="001B3279">
        <w:rPr>
          <w:rFonts w:asciiTheme="minorBidi" w:hAnsiTheme="minorBidi"/>
          <w:noProof/>
          <w:color w:val="000000" w:themeColor="text1"/>
          <w:vertAlign w:val="superscript"/>
        </w:rPr>
        <w:t>101</w:t>
      </w:r>
      <w:r w:rsidR="00D92ED5">
        <w:rPr>
          <w:rFonts w:asciiTheme="minorBidi" w:hAnsiTheme="minorBidi"/>
          <w:color w:val="000000" w:themeColor="text1"/>
        </w:rPr>
        <w:fldChar w:fldCharType="end"/>
      </w:r>
      <w:r w:rsidR="00D92ED5">
        <w:rPr>
          <w:rFonts w:asciiTheme="minorBidi" w:hAnsiTheme="minorBidi"/>
          <w:color w:val="000000" w:themeColor="text1"/>
        </w:rPr>
        <w:t xml:space="preserve"> using a custom R package, </w:t>
      </w:r>
      <w:proofErr w:type="spellStart"/>
      <w:r w:rsidR="00D92ED5">
        <w:rPr>
          <w:rFonts w:asciiTheme="minorBidi" w:hAnsiTheme="minorBidi"/>
          <w:color w:val="000000" w:themeColor="text1"/>
        </w:rPr>
        <w:t>getPPIs</w:t>
      </w:r>
      <w:proofErr w:type="spellEnd"/>
      <w:r w:rsidR="00D92ED5">
        <w:rPr>
          <w:rFonts w:asciiTheme="minorBidi" w:hAnsiTheme="minorBidi"/>
          <w:color w:val="000000" w:themeColor="text1"/>
        </w:rPr>
        <w:t>, (ava</w:t>
      </w:r>
      <w:r w:rsidR="008C1EDE">
        <w:rPr>
          <w:rFonts w:asciiTheme="minorBidi" w:hAnsiTheme="minorBidi"/>
          <w:color w:val="000000" w:themeColor="text1"/>
        </w:rPr>
        <w:t>i</w:t>
      </w:r>
      <w:r w:rsidR="00D92ED5">
        <w:rPr>
          <w:rFonts w:asciiTheme="minorBidi" w:hAnsiTheme="minorBidi"/>
          <w:color w:val="000000" w:themeColor="text1"/>
        </w:rPr>
        <w:t>l</w:t>
      </w:r>
      <w:r w:rsidR="008C1EDE">
        <w:rPr>
          <w:rFonts w:asciiTheme="minorBidi" w:hAnsiTheme="minorBidi"/>
          <w:color w:val="000000" w:themeColor="text1"/>
        </w:rPr>
        <w:t>a</w:t>
      </w:r>
      <w:r w:rsidR="00D92ED5">
        <w:rPr>
          <w:rFonts w:asciiTheme="minorBidi" w:hAnsiTheme="minorBidi"/>
          <w:color w:val="000000" w:themeColor="text1"/>
        </w:rPr>
        <w:t xml:space="preserve">ble online at </w:t>
      </w:r>
      <w:proofErr w:type="spellStart"/>
      <w:r w:rsidR="00D92ED5">
        <w:rPr>
          <w:rFonts w:asciiTheme="minorBidi" w:hAnsiTheme="minorBidi"/>
          <w:color w:val="000000" w:themeColor="text1"/>
        </w:rPr>
        <w:t>twesleyb</w:t>
      </w:r>
      <w:proofErr w:type="spellEnd"/>
      <w:r w:rsidR="00D92ED5">
        <w:rPr>
          <w:rFonts w:asciiTheme="minorBidi" w:hAnsiTheme="minorBidi"/>
          <w:color w:val="000000" w:themeColor="text1"/>
        </w:rPr>
        <w:t>/</w:t>
      </w:r>
      <w:proofErr w:type="spellStart"/>
      <w:r w:rsidR="00D92ED5">
        <w:rPr>
          <w:rFonts w:asciiTheme="minorBidi" w:hAnsiTheme="minorBidi"/>
          <w:color w:val="000000" w:themeColor="text1"/>
        </w:rPr>
        <w:t>getPPIs</w:t>
      </w:r>
      <w:proofErr w:type="spellEnd"/>
      <w:r w:rsidR="00D92ED5">
        <w:rPr>
          <w:rFonts w:asciiTheme="minorBidi" w:hAnsiTheme="minorBidi"/>
          <w:color w:val="000000" w:themeColor="text1"/>
        </w:rPr>
        <w:t xml:space="preserve">). We report PPIs among WASH1 interactome in Supplemental Table </w:t>
      </w:r>
      <w:ins w:id="628" w:author="Jamie Courtland" w:date="2020-06-26T12:30:00Z">
        <w:r w:rsidR="00EC54F4">
          <w:rPr>
            <w:rFonts w:asciiTheme="minorBidi" w:hAnsiTheme="minorBidi"/>
            <w:color w:val="000000" w:themeColor="text1"/>
          </w:rPr>
          <w:t>1</w:t>
        </w:r>
      </w:ins>
      <w:r w:rsidR="00D92ED5">
        <w:rPr>
          <w:rFonts w:asciiTheme="minorBidi" w:hAnsiTheme="minorBidi"/>
          <w:color w:val="000000" w:themeColor="text1"/>
        </w:rPr>
        <w:t>.</w:t>
      </w:r>
    </w:p>
    <w:p w14:paraId="771D1F15" w14:textId="0D67468E" w:rsidR="008958FA" w:rsidRPr="00E82DA2" w:rsidRDefault="00C12944" w:rsidP="00DC5D5D">
      <w:pPr>
        <w:spacing w:line="480" w:lineRule="auto"/>
        <w:ind w:firstLine="720"/>
        <w:jc w:val="thaiDistribute"/>
        <w:rPr>
          <w:rFonts w:asciiTheme="minorBidi" w:hAnsiTheme="minorBidi"/>
          <w:color w:val="000000" w:themeColor="text1"/>
        </w:rPr>
      </w:pPr>
      <w:r>
        <w:rPr>
          <w:rFonts w:asciiTheme="minorBidi" w:hAnsiTheme="minorBidi"/>
          <w:color w:val="000000" w:themeColor="text1"/>
        </w:rPr>
        <w:t xml:space="preserve">Bioinformatic GO analysis was conducted by manual annotation of identified proteins and confirmed with </w:t>
      </w:r>
      <w:proofErr w:type="spellStart"/>
      <w:r>
        <w:rPr>
          <w:rFonts w:asciiTheme="minorBidi" w:hAnsiTheme="minorBidi"/>
          <w:color w:val="000000" w:themeColor="text1"/>
        </w:rPr>
        <w:t>Metascape</w:t>
      </w:r>
      <w:proofErr w:type="spellEnd"/>
      <w:r>
        <w:rPr>
          <w:rFonts w:asciiTheme="minorBidi" w:hAnsiTheme="minorBidi"/>
          <w:color w:val="000000" w:themeColor="text1"/>
        </w:rPr>
        <w:t xml:space="preserve"> analysis</w:t>
      </w:r>
      <w:r>
        <w:rPr>
          <w:rFonts w:asciiTheme="minorBidi" w:hAnsiTheme="minorBidi"/>
          <w:color w:val="000000" w:themeColor="text1"/>
        </w:rPr>
        <w:fldChar w:fldCharType="begin" w:fldLock="1"/>
      </w:r>
      <w:r w:rsidR="0086372A">
        <w:rPr>
          <w:rFonts w:asciiTheme="minorBidi" w:hAnsiTheme="minorBidi"/>
          <w:color w:val="000000" w:themeColor="text1"/>
        </w:rPr>
        <w:instrText>ADDIN CSL_CITATION {"citationItems":[{"id":"ITEM-1","itemData":{"DOI":"10.1038/s41467-019-09234-6","ISSN":"20411723","abstract":"A critical component in the interpretation of systems-level studies is the inference of enriched biological pathways and protein complexes contained within OMICs datasets. Successful analysis requires the integration of a broad set of current biological databases and the application of a robust analytical pipeline to produce readily interpretable results. Metascape is a web-based portal designed to provide a comprehensive gene list annotation and analysis resource for experimental biologists. In terms of design features, Metascape combines functional enrichment, interactome analysis, gene annotation, and membership search to leverage over 40 independent knowledgebases within one integrated portal. Additionally, it facilitates comparative analyses of datasets across multiple independent and orthogonal experiments. Metascape provides a significantly simplified user experience through a one-click Express Analysis interface to generate interpretable outputs. Taken together, Metascape is an effective and efficient tool for experimental biologists to comprehensively analyze and interpret OMICs-based studies in the big data era.","author":[{"dropping-particle":"","family":"Zhou","given":"Yingyao","non-dropping-particle":"","parse-names":false,"suffix":""},{"dropping-particle":"","family":"Zhou","given":"Bin","non-dropping-particle":"","parse-names":false,"suffix":""},{"dropping-particle":"","family":"Pache","given":"Lars","non-dropping-particle":"","parse-names":false,"suffix":""},{"dropping-particle":"","family":"Chang","given":"Max","non-dropping-particle":"","parse-names":false,"suffix":""},{"dropping-particle":"","family":"Khodabakhshi","given":"Alireza Hadj","non-dropping-particle":"","parse-names":false,"suffix":""},{"dropping-particle":"","family":"Tanaseichuk","given":"Olga","non-dropping-particle":"","parse-names":false,"suffix":""},{"dropping-particle":"","family":"Benner","given":"Christopher","non-dropping-particle":"","parse-names":false,"suffix":""},{"dropping-particle":"","family":"Chanda","given":"Sumit K.","non-dropping-particle":"","parse-names":false,"suffix":""}],"container-title":"Nature Communications","id":"ITEM-1","issue":"1","issued":{"date-parts":[["2019","12","1"]]},"publisher":"Nature Publishing Group","title":"Metascape provides a biologist-oriented resource for the analysis of systems-level datasets","type":"article-journal","volume":"10"},"uris":["http://www.mendeley.com/documents/?uuid=bf619afe-ead4-3339-9de4-5fa3143c5a55"]}],"mendeley":{"formattedCitation":"&lt;sup&gt;102&lt;/sup&gt;","plainTextFormattedCitation":"102","previouslyFormattedCitation":"&lt;sup&gt;102&lt;/sup&gt;"},"properties":{"noteIndex":0},"schema":"https://github.com/citation-style-language/schema/raw/master/csl-citation.json"}</w:instrText>
      </w:r>
      <w:r>
        <w:rPr>
          <w:rFonts w:asciiTheme="minorBidi" w:hAnsiTheme="minorBidi"/>
          <w:color w:val="000000" w:themeColor="text1"/>
        </w:rPr>
        <w:fldChar w:fldCharType="separate"/>
      </w:r>
      <w:r w:rsidR="001B3279" w:rsidRPr="001B3279">
        <w:rPr>
          <w:rFonts w:asciiTheme="minorBidi" w:hAnsiTheme="minorBidi"/>
          <w:noProof/>
          <w:color w:val="000000" w:themeColor="text1"/>
          <w:vertAlign w:val="superscript"/>
        </w:rPr>
        <w:t>102</w:t>
      </w:r>
      <w:r>
        <w:rPr>
          <w:rFonts w:asciiTheme="minorBidi" w:hAnsiTheme="minorBidi"/>
          <w:color w:val="000000" w:themeColor="text1"/>
        </w:rPr>
        <w:fldChar w:fldCharType="end"/>
      </w:r>
      <w:r>
        <w:rPr>
          <w:rFonts w:asciiTheme="minorBidi" w:hAnsiTheme="minorBidi"/>
          <w:color w:val="000000" w:themeColor="text1"/>
        </w:rPr>
        <w:t xml:space="preserve"> of WASH1-BioID2 enriched proteins using the </w:t>
      </w:r>
      <w:r w:rsidRPr="00EC54F4">
        <w:rPr>
          <w:rFonts w:asciiTheme="minorBidi" w:hAnsiTheme="minorBidi"/>
          <w:color w:val="000000" w:themeColor="text1"/>
        </w:rPr>
        <w:t>2</w:t>
      </w:r>
      <w:ins w:id="629" w:author="Jamie Courtland" w:date="2020-06-25T11:30:00Z">
        <w:r w:rsidR="00043233" w:rsidRPr="00EC54F4">
          <w:rPr>
            <w:rFonts w:asciiTheme="minorBidi" w:hAnsiTheme="minorBidi"/>
            <w:color w:val="000000" w:themeColor="text1"/>
          </w:rPr>
          <w:t>,</w:t>
        </w:r>
        <w:r w:rsidR="00533716" w:rsidRPr="00EC54F4">
          <w:rPr>
            <w:rFonts w:asciiTheme="minorBidi" w:hAnsiTheme="minorBidi"/>
            <w:color w:val="000000" w:themeColor="text1"/>
          </w:rPr>
          <w:t>314</w:t>
        </w:r>
        <w:r w:rsidR="00533716">
          <w:rPr>
            <w:rFonts w:asciiTheme="minorBidi" w:hAnsiTheme="minorBidi"/>
            <w:color w:val="000000" w:themeColor="text1"/>
          </w:rPr>
          <w:t xml:space="preserve"> </w:t>
        </w:r>
      </w:ins>
      <w:r>
        <w:rPr>
          <w:rFonts w:asciiTheme="minorBidi" w:hAnsiTheme="minorBidi"/>
          <w:color w:val="000000" w:themeColor="text1"/>
        </w:rPr>
        <w:t xml:space="preserve">proteins identified in the mass spec analysis as background.  </w:t>
      </w:r>
    </w:p>
    <w:p w14:paraId="333E7186" w14:textId="77777777" w:rsidR="00C12944" w:rsidRDefault="00C12944" w:rsidP="003F70D2">
      <w:pPr>
        <w:spacing w:line="480" w:lineRule="auto"/>
        <w:jc w:val="thaiDistribute"/>
        <w:rPr>
          <w:rFonts w:asciiTheme="minorBidi" w:hAnsiTheme="minorBidi"/>
          <w:b/>
          <w:bCs/>
          <w:color w:val="000000" w:themeColor="text1"/>
        </w:rPr>
      </w:pPr>
    </w:p>
    <w:p w14:paraId="7D95F61F" w14:textId="77777777" w:rsidR="008958FA" w:rsidRPr="00E82DA2" w:rsidRDefault="008958FA" w:rsidP="003F70D2">
      <w:pPr>
        <w:spacing w:line="480" w:lineRule="auto"/>
        <w:jc w:val="thaiDistribute"/>
        <w:rPr>
          <w:rFonts w:asciiTheme="minorBidi" w:hAnsiTheme="minorBidi"/>
          <w:b/>
          <w:bCs/>
          <w:color w:val="000000" w:themeColor="text1"/>
        </w:rPr>
      </w:pPr>
      <w:r w:rsidRPr="00E82DA2">
        <w:rPr>
          <w:rFonts w:asciiTheme="minorBidi" w:hAnsiTheme="minorBidi"/>
          <w:b/>
          <w:bCs/>
          <w:color w:val="000000" w:themeColor="text1"/>
        </w:rPr>
        <w:t>LOPIT-DC Subcellular Fractionation</w:t>
      </w:r>
    </w:p>
    <w:p w14:paraId="7D0FF84C" w14:textId="23289714" w:rsidR="008958FA" w:rsidRPr="001F1C37" w:rsidRDefault="008958FA" w:rsidP="003F70D2">
      <w:pPr>
        <w:shd w:val="clear" w:color="auto" w:fill="FFFFFF"/>
        <w:spacing w:line="480" w:lineRule="auto"/>
        <w:jc w:val="thaiDistribute"/>
        <w:rPr>
          <w:rFonts w:asciiTheme="minorBidi" w:hAnsiTheme="minorBidi"/>
          <w:color w:val="000000" w:themeColor="text1"/>
        </w:rPr>
      </w:pPr>
      <w:r w:rsidRPr="00E82DA2">
        <w:rPr>
          <w:rFonts w:asciiTheme="minorBidi" w:hAnsiTheme="minorBidi"/>
          <w:color w:val="000000" w:themeColor="text1"/>
        </w:rPr>
        <w:t xml:space="preserve">We performed three independent fractionation experiments with one adult SWIP mutant brain and one WT mouse brain fractionated in each experiment. Each mouse was </w:t>
      </w:r>
      <w:r w:rsidRPr="00E82DA2">
        <w:rPr>
          <w:rFonts w:asciiTheme="minorBidi" w:hAnsiTheme="minorBidi"/>
          <w:color w:val="000000" w:themeColor="text1"/>
        </w:rPr>
        <w:lastRenderedPageBreak/>
        <w:t xml:space="preserve">sacrificed by isoflurane inhalation and its brain was immediately extracted and placed into a 2ml </w:t>
      </w:r>
      <w:r w:rsidR="00144174">
        <w:rPr>
          <w:rFonts w:asciiTheme="minorBidi" w:hAnsiTheme="minorBidi"/>
          <w:color w:val="000000" w:themeColor="text1"/>
        </w:rPr>
        <w:t>D</w:t>
      </w:r>
      <w:r w:rsidR="00144174" w:rsidRPr="00E82DA2">
        <w:rPr>
          <w:rFonts w:asciiTheme="minorBidi" w:hAnsiTheme="minorBidi"/>
          <w:color w:val="000000" w:themeColor="text1"/>
        </w:rPr>
        <w:t xml:space="preserve">ounce </w:t>
      </w:r>
      <w:r w:rsidRPr="00E82DA2">
        <w:rPr>
          <w:rFonts w:asciiTheme="minorBidi" w:hAnsiTheme="minorBidi"/>
          <w:color w:val="000000" w:themeColor="text1"/>
        </w:rPr>
        <w:t xml:space="preserve">homogenizer on ice with 1ml isotonic TEVP homogenization buffer (320mM sucrose, 10mM Tris base, 1mM EDTA, 1mM EGTA, 5mM </w:t>
      </w:r>
      <w:proofErr w:type="spellStart"/>
      <w:r w:rsidRPr="00E82DA2">
        <w:rPr>
          <w:rFonts w:asciiTheme="minorBidi" w:hAnsiTheme="minorBidi"/>
          <w:color w:val="000000" w:themeColor="text1"/>
        </w:rPr>
        <w:t>NaF</w:t>
      </w:r>
      <w:proofErr w:type="spellEnd"/>
      <w:r w:rsidRPr="00E82DA2">
        <w:rPr>
          <w:rFonts w:asciiTheme="minorBidi" w:hAnsiTheme="minorBidi"/>
          <w:color w:val="000000" w:themeColor="text1"/>
        </w:rPr>
        <w:t>, pH7.4</w:t>
      </w:r>
      <w:r w:rsidR="00C12944">
        <w:rPr>
          <w:rFonts w:asciiTheme="minorBidi" w:hAnsiTheme="minorBidi"/>
          <w:color w:val="000000" w:themeColor="text1"/>
        </w:rPr>
        <w:fldChar w:fldCharType="begin" w:fldLock="1"/>
      </w:r>
      <w:r w:rsidR="00187194">
        <w:rPr>
          <w:rFonts w:asciiTheme="minorBidi" w:hAnsiTheme="minorBidi"/>
          <w:color w:val="000000" w:themeColor="text1"/>
        </w:rPr>
        <w:instrText>ADDIN CSL_CITATION {"citationItems":[{"id":"ITEM-1","itemData":{"DOI":"10.1002/0471142301.ns0116s42","ISSN":"19348584","abstract":"An important tool for studying the regulation of synapses is a rapid and reliable means of separating synaptic and intracellular proteins. This unit presents a technique for analysis of brain tissue which relies on differential centrifugation to separate proteins present at synaptic sites from those found in intracellular cytoplasmic and vesicular pools. The method is efficient in that only small amounts of tissue, such as might be obtained from a small region of a rodent brain, are required. It is reproducible and, in conjunction with immunoblot or immunoprecipitation techniques, can produce reliable quantitative data. The protocol will be of interest to those conducting a variety of different studies related to the localization and trafficking of brain receptors and signaling molecules. © 2008 by John Wiley &amp; Sons, Inc.","author":[{"dropping-particle":"","family":"Hallett","given":"Penelope J.","non-dropping-particle":"","parse-names":false,"suffix":""},{"dropping-particle":"","family":"Collins","given":"Tiffany L.","non-dropping-particle":"","parse-names":false,"suffix":""},{"dropping-particle":"","family":"Standaert","given":"David G.","non-dropping-particle":"","parse-names":false,"suffix":""},{"dropping-particle":"","family":"Dunah","given":"Anthone W.","non-dropping-particle":"","parse-names":false,"suffix":""}],"container-title":"Current Protocols in Neuroscience","id":"ITEM-1","issue":"SUPPL. 42","issued":{"date-parts":[["2008"]]},"title":"Biochemical fractionation of brain tissue for studies of receptor distribution and trafficking","type":"article-journal"},"uris":["http://www.mendeley.com/documents/?uuid=b7adb678-6b15-39cf-b0f4-73bcfab70c5a"]}],"mendeley":{"formattedCitation":"&lt;sup&gt;51&lt;/sup&gt;","plainTextFormattedCitation":"51","previouslyFormattedCitation":"&lt;sup&gt;51&lt;/sup&gt;"},"properties":{"noteIndex":0},"schema":"https://github.com/citation-style-language/schema/raw/master/csl-citation.json"}</w:instrText>
      </w:r>
      <w:r w:rsidR="00C12944">
        <w:rPr>
          <w:rFonts w:asciiTheme="minorBidi" w:hAnsiTheme="minorBidi"/>
          <w:color w:val="000000" w:themeColor="text1"/>
        </w:rPr>
        <w:fldChar w:fldCharType="separate"/>
      </w:r>
      <w:r w:rsidR="00187194" w:rsidRPr="00187194">
        <w:rPr>
          <w:rFonts w:asciiTheme="minorBidi" w:hAnsiTheme="minorBidi"/>
          <w:noProof/>
          <w:color w:val="000000" w:themeColor="text1"/>
          <w:vertAlign w:val="superscript"/>
        </w:rPr>
        <w:t>51</w:t>
      </w:r>
      <w:r w:rsidR="00C12944">
        <w:rPr>
          <w:rFonts w:asciiTheme="minorBidi" w:hAnsiTheme="minorBidi"/>
          <w:color w:val="000000" w:themeColor="text1"/>
        </w:rPr>
        <w:fldChar w:fldCharType="end"/>
      </w:r>
      <w:r w:rsidRPr="00E82DA2">
        <w:rPr>
          <w:rFonts w:asciiTheme="minorBidi" w:hAnsiTheme="minorBidi"/>
          <w:color w:val="000000" w:themeColor="text1"/>
        </w:rPr>
        <w:t xml:space="preserve">). A </w:t>
      </w:r>
      <w:proofErr w:type="spellStart"/>
      <w:r w:rsidRPr="00E82DA2">
        <w:rPr>
          <w:rFonts w:asciiTheme="minorBidi" w:hAnsiTheme="minorBidi"/>
          <w:color w:val="000000" w:themeColor="text1"/>
        </w:rPr>
        <w:t>cOmplete</w:t>
      </w:r>
      <w:proofErr w:type="spellEnd"/>
      <w:r w:rsidRPr="00E82DA2">
        <w:rPr>
          <w:rFonts w:asciiTheme="minorBidi" w:hAnsiTheme="minorBidi"/>
          <w:color w:val="000000" w:themeColor="text1"/>
        </w:rPr>
        <w:t xml:space="preserve"> mini protease inhibitor cocktail tablet (Sigma</w:t>
      </w:r>
      <w:r w:rsidRPr="001F1C37">
        <w:rPr>
          <w:rFonts w:asciiTheme="minorBidi" w:hAnsiTheme="minorBidi"/>
          <w:color w:val="000000" w:themeColor="text1"/>
        </w:rPr>
        <w:t xml:space="preserve"> #11836170001) was added to a 50ml TEVP buffer aliquot immediately before use. Brains were homogenized for 15 passes with </w:t>
      </w:r>
      <w:r w:rsidR="00144174">
        <w:rPr>
          <w:rFonts w:asciiTheme="minorBidi" w:hAnsiTheme="minorBidi"/>
          <w:color w:val="000000" w:themeColor="text1"/>
        </w:rPr>
        <w:t>a D</w:t>
      </w:r>
      <w:r w:rsidR="00144174" w:rsidRPr="001F1C37">
        <w:rPr>
          <w:rFonts w:asciiTheme="minorBidi" w:hAnsiTheme="minorBidi"/>
          <w:color w:val="000000" w:themeColor="text1"/>
        </w:rPr>
        <w:t xml:space="preserve">ounce </w:t>
      </w:r>
      <w:r w:rsidRPr="001F1C37">
        <w:rPr>
          <w:rFonts w:asciiTheme="minorBidi" w:hAnsiTheme="minorBidi"/>
          <w:color w:val="000000" w:themeColor="text1"/>
        </w:rPr>
        <w:t>homogenizer to break the tissue, and then this lysate was brought up to a 5ml volume with additional TEVP buffer. Lysates were then passed through a 0.5ml ball-bearing homogenizer for two passes (</w:t>
      </w:r>
      <w:r w:rsidR="00FF5553" w:rsidRPr="001F1C37">
        <w:rPr>
          <w:rFonts w:asciiTheme="minorBidi" w:hAnsiTheme="minorBidi"/>
          <w:color w:val="000000" w:themeColor="text1"/>
        </w:rPr>
        <w:t>14</w:t>
      </w:r>
      <w:r w:rsidR="00FF5553">
        <w:rPr>
          <w:rFonts w:asciiTheme="minorBidi" w:hAnsiTheme="minorBidi"/>
          <w:color w:val="000000" w:themeColor="text1"/>
        </w:rPr>
        <w:t xml:space="preserve"> </w:t>
      </w:r>
      <w:r w:rsidR="00FF5553">
        <w:rPr>
          <w:rFonts w:ascii="Arial" w:hAnsi="Arial" w:cs="Arial"/>
          <w:color w:val="000000" w:themeColor="text1"/>
        </w:rPr>
        <w:t>µm</w:t>
      </w:r>
      <w:r w:rsidR="00FF5553">
        <w:rPr>
          <w:rFonts w:asciiTheme="minorBidi" w:hAnsiTheme="minorBidi"/>
          <w:color w:val="000000" w:themeColor="text1"/>
        </w:rPr>
        <w:t xml:space="preserve"> </w:t>
      </w:r>
      <w:r w:rsidRPr="001F1C37">
        <w:rPr>
          <w:rFonts w:asciiTheme="minorBidi" w:hAnsiTheme="minorBidi"/>
          <w:color w:val="000000" w:themeColor="text1"/>
        </w:rPr>
        <w:t xml:space="preserve">ball, </w:t>
      </w:r>
      <w:proofErr w:type="spellStart"/>
      <w:r w:rsidRPr="001F1C37">
        <w:rPr>
          <w:rFonts w:asciiTheme="minorBidi" w:hAnsiTheme="minorBidi"/>
          <w:color w:val="000000" w:themeColor="text1"/>
        </w:rPr>
        <w:t>Isobiotec</w:t>
      </w:r>
      <w:proofErr w:type="spellEnd"/>
      <w:r w:rsidRPr="001F1C37">
        <w:rPr>
          <w:rFonts w:asciiTheme="minorBidi" w:hAnsiTheme="minorBidi"/>
          <w:color w:val="000000" w:themeColor="text1"/>
        </w:rPr>
        <w:t xml:space="preserve">) to release organelles. Final brain lysate volumes were approximately 7.5ml each. Lysates were then divided into replicate microfuge tubes (Beckman Coulter #357448) to perform differential centrifugation, following </w:t>
      </w:r>
      <w:proofErr w:type="spellStart"/>
      <w:r w:rsidRPr="001F1C37">
        <w:rPr>
          <w:rFonts w:asciiTheme="minorBidi" w:hAnsiTheme="minorBidi"/>
          <w:color w:val="000000" w:themeColor="text1"/>
        </w:rPr>
        <w:t>Geladaki</w:t>
      </w:r>
      <w:proofErr w:type="spellEnd"/>
      <w:r w:rsidRPr="001F1C37">
        <w:rPr>
          <w:rFonts w:asciiTheme="minorBidi" w:hAnsiTheme="minorBidi"/>
          <w:color w:val="000000" w:themeColor="text1"/>
        </w:rPr>
        <w:t xml:space="preserve"> et. </w:t>
      </w:r>
      <w:proofErr w:type="spellStart"/>
      <w:r w:rsidRPr="001F1C37">
        <w:rPr>
          <w:rFonts w:asciiTheme="minorBidi" w:hAnsiTheme="minorBidi"/>
          <w:color w:val="000000" w:themeColor="text1"/>
        </w:rPr>
        <w:t>al’s</w:t>
      </w:r>
      <w:proofErr w:type="spellEnd"/>
      <w:r w:rsidRPr="001F1C37">
        <w:rPr>
          <w:rFonts w:asciiTheme="minorBidi" w:hAnsiTheme="minorBidi"/>
          <w:color w:val="000000" w:themeColor="text1"/>
        </w:rPr>
        <w:t xml:space="preserve"> LOPIT-DC protocol</w:t>
      </w:r>
      <w:r>
        <w:rPr>
          <w:rFonts w:asciiTheme="minorBidi" w:hAnsiTheme="minorBidi"/>
          <w:color w:val="000000" w:themeColor="text1"/>
        </w:rPr>
        <w:fldChar w:fldCharType="begin" w:fldLock="1"/>
      </w:r>
      <w:r w:rsidR="00610919">
        <w:rPr>
          <w:rFonts w:asciiTheme="minorBidi" w:hAnsiTheme="minorBidi"/>
          <w:color w:val="000000" w:themeColor="text1"/>
        </w:rPr>
        <w:instrText>ADDIN CSL_CITATION {"citationItems":[{"id":"ITEM-1","itemData":{"DOI":"10.1038/s41467-018-08191-w","ISSN":"20411723","abstract":"The study of protein localisation has greatly benefited from high-throughput methods utilising cellular fractionation and proteomic profiling. Hyperplexed Localisation of Organelle Proteins by Isotope Tagging (hyperLOPIT) is a well-established method in this area. It achieves high-resolution separation of organelles and subcellular compartments but is relatively time- and resource-intensive. As a simpler alternative, we here develop Localisation of Organelle Proteins by Isotope Tagging after Differential ultraCentrifugation (LOPIT-DC) and compare this method to the density gradient-based hyperLOPIT approach. We confirm that high-resolution maps can be obtained using differential centrifugation down to the suborganellar and protein complex level. HyperLOPIT and LOPIT-DC yield highly similar results, facilitating the identification of isoform-specific localisations and high-confidence localisation assignment for proteins in suborganellar structures, protein complexes and signalling pathways. By combining both approaches, we present a comprehensive high-resolution dataset of human protein localisations and deliver a flexible set of protocols for subcellular proteomics.","author":[{"dropping-particle":"","family":"Geladaki","given":"Aikaterini","non-dropping-particle":"","parse-names":false,"suffix":""},{"dropping-particle":"","family":"Kočevar Britovšek","given":"Nina","non-dropping-particle":"","parse-names":false,"suffix":""},{"dropping-particle":"","family":"Breckels","given":"Lisa M.","non-dropping-particle":"","parse-names":false,"suffix":""},{"dropping-particle":"","family":"Smith","given":"Tom S.","non-dropping-particle":"","parse-names":false,"suffix":""},{"dropping-particle":"","family":"Vennard","given":"Owen L.","non-dropping-particle":"","parse-names":false,"suffix":""},{"dropping-particle":"","family":"Mulvey","given":"Claire M.","non-dropping-particle":"","parse-names":false,"suffix":""},{"dropping-particle":"","family":"Crook","given":"Oliver M.","non-dropping-particle":"","parse-names":false,"suffix":""},{"dropping-particle":"","family":"Gatto","given":"Laurent","non-dropping-particle":"","parse-names":false,"suffix":""},{"dropping-particle":"","family":"Lilley","given":"Kathryn S.","non-dropping-particle":"","parse-names":false,"suffix":""}],"container-title":"Nature Communications","id":"ITEM-1","issued":{"date-parts":[["2019"]]},"title":"Combining LOPIT with differential ultracentrifugation for high-resolution spatial proteomics","type":"article-journal"},"uris":["http://www.mendeley.com/documents/?uuid=a7fb5932-c9a1-47c9-bf4e-b784c2d5b918"]}],"mendeley":{"formattedCitation":"&lt;sup&gt;37&lt;/sup&gt;","plainTextFormattedCitation":"37","previouslyFormattedCitation":"&lt;sup&gt;37&lt;/sup&gt;"},"properties":{"noteIndex":0},"schema":"https://github.com/citation-style-language/schema/raw/master/csl-citation.json"}</w:instrText>
      </w:r>
      <w:r>
        <w:rPr>
          <w:rFonts w:asciiTheme="minorBidi" w:hAnsiTheme="minorBidi"/>
          <w:color w:val="000000" w:themeColor="text1"/>
        </w:rPr>
        <w:fldChar w:fldCharType="separate"/>
      </w:r>
      <w:r w:rsidR="000F707D" w:rsidRPr="000F707D">
        <w:rPr>
          <w:rFonts w:asciiTheme="minorBidi" w:hAnsiTheme="minorBidi"/>
          <w:noProof/>
          <w:color w:val="000000" w:themeColor="text1"/>
          <w:vertAlign w:val="superscript"/>
        </w:rPr>
        <w:t>37</w:t>
      </w:r>
      <w:r>
        <w:rPr>
          <w:rFonts w:asciiTheme="minorBidi" w:hAnsiTheme="minorBidi"/>
          <w:color w:val="000000" w:themeColor="text1"/>
        </w:rPr>
        <w:fldChar w:fldCharType="end"/>
      </w:r>
      <w:r w:rsidRPr="001F1C37">
        <w:rPr>
          <w:rFonts w:asciiTheme="minorBidi" w:hAnsiTheme="minorBidi"/>
          <w:color w:val="000000" w:themeColor="text1"/>
        </w:rPr>
        <w:t>. Centrifugation was carried out at 4</w:t>
      </w:r>
      <w:r w:rsidR="00C45DAB">
        <w:rPr>
          <w:rFonts w:ascii="Arial" w:hAnsi="Arial" w:cs="Arial"/>
          <w:color w:val="000000" w:themeColor="text1"/>
        </w:rPr>
        <w:t>º</w:t>
      </w:r>
      <w:r w:rsidRPr="001F1C37">
        <w:rPr>
          <w:rFonts w:asciiTheme="minorBidi" w:hAnsiTheme="minorBidi"/>
          <w:color w:val="000000" w:themeColor="text1"/>
        </w:rPr>
        <w:t xml:space="preserve">C in a tabletop Eppendorf 5424 centrifuge </w:t>
      </w:r>
      <w:r w:rsidR="005D5DE3">
        <w:rPr>
          <w:rFonts w:asciiTheme="minorBidi" w:hAnsiTheme="minorBidi"/>
          <w:color w:val="000000" w:themeColor="text1"/>
        </w:rPr>
        <w:t xml:space="preserve">for spins at </w:t>
      </w:r>
      <w:r w:rsidR="00C12944">
        <w:rPr>
          <w:rFonts w:asciiTheme="minorBidi" w:hAnsiTheme="minorBidi"/>
          <w:color w:val="000000" w:themeColor="text1"/>
        </w:rPr>
        <w:t>200g, 1</w:t>
      </w:r>
      <w:r w:rsidR="000B2F7A">
        <w:rPr>
          <w:rFonts w:asciiTheme="minorBidi" w:hAnsiTheme="minorBidi"/>
          <w:color w:val="000000" w:themeColor="text1"/>
        </w:rPr>
        <w:t>,</w:t>
      </w:r>
      <w:r w:rsidR="00C12944">
        <w:rPr>
          <w:rFonts w:asciiTheme="minorBidi" w:hAnsiTheme="minorBidi"/>
          <w:color w:val="000000" w:themeColor="text1"/>
        </w:rPr>
        <w:t>000g, 3</w:t>
      </w:r>
      <w:r w:rsidR="000B2F7A">
        <w:rPr>
          <w:rFonts w:asciiTheme="minorBidi" w:hAnsiTheme="minorBidi"/>
          <w:color w:val="000000" w:themeColor="text1"/>
        </w:rPr>
        <w:t>,</w:t>
      </w:r>
      <w:r w:rsidR="00C12944">
        <w:rPr>
          <w:rFonts w:asciiTheme="minorBidi" w:hAnsiTheme="minorBidi"/>
          <w:color w:val="000000" w:themeColor="text1"/>
        </w:rPr>
        <w:t xml:space="preserve">000g, </w:t>
      </w:r>
      <w:r w:rsidR="005D5DE3">
        <w:rPr>
          <w:rFonts w:asciiTheme="minorBidi" w:hAnsiTheme="minorBidi"/>
          <w:color w:val="000000" w:themeColor="text1"/>
        </w:rPr>
        <w:t>5,000g, 9,000g, 12,000g, and 15,000g.</w:t>
      </w:r>
      <w:r w:rsidR="005D5DE3" w:rsidRPr="001F1C37">
        <w:rPr>
          <w:rFonts w:asciiTheme="minorBidi" w:hAnsiTheme="minorBidi"/>
          <w:color w:val="000000" w:themeColor="text1"/>
        </w:rPr>
        <w:t xml:space="preserve"> </w:t>
      </w:r>
      <w:r w:rsidR="005D5DE3">
        <w:rPr>
          <w:rFonts w:asciiTheme="minorBidi" w:hAnsiTheme="minorBidi"/>
          <w:color w:val="000000" w:themeColor="text1"/>
        </w:rPr>
        <w:t xml:space="preserve">To isolate the final three fractions, </w:t>
      </w:r>
      <w:r w:rsidRPr="001F1C37">
        <w:rPr>
          <w:rFonts w:asciiTheme="minorBidi" w:hAnsiTheme="minorBidi"/>
          <w:color w:val="000000" w:themeColor="text1"/>
        </w:rPr>
        <w:t xml:space="preserve">a tabletop Beckman TLA-100 ultracentrifuge with a TLA-55 rotor </w:t>
      </w:r>
      <w:r w:rsidR="005D5DE3">
        <w:rPr>
          <w:rFonts w:asciiTheme="minorBidi" w:hAnsiTheme="minorBidi"/>
          <w:color w:val="000000" w:themeColor="text1"/>
        </w:rPr>
        <w:t xml:space="preserve">was used at </w:t>
      </w:r>
      <w:r w:rsidR="005D5DE3" w:rsidRPr="001F1C37">
        <w:rPr>
          <w:rFonts w:asciiTheme="minorBidi" w:hAnsiTheme="minorBidi"/>
          <w:color w:val="000000" w:themeColor="text1"/>
        </w:rPr>
        <w:t>4</w:t>
      </w:r>
      <w:r w:rsidR="005D5DE3">
        <w:rPr>
          <w:rFonts w:ascii="Arial" w:hAnsi="Arial" w:cs="Arial"/>
          <w:color w:val="000000" w:themeColor="text1"/>
        </w:rPr>
        <w:t>º</w:t>
      </w:r>
      <w:r w:rsidR="005D5DE3" w:rsidRPr="001F1C37">
        <w:rPr>
          <w:rFonts w:asciiTheme="minorBidi" w:hAnsiTheme="minorBidi"/>
          <w:color w:val="000000" w:themeColor="text1"/>
        </w:rPr>
        <w:t>C</w:t>
      </w:r>
      <w:r w:rsidR="005D5DE3">
        <w:rPr>
          <w:rFonts w:asciiTheme="minorBidi" w:hAnsiTheme="minorBidi"/>
          <w:color w:val="000000" w:themeColor="text1"/>
        </w:rPr>
        <w:t xml:space="preserve"> with speeds</w:t>
      </w:r>
      <w:r w:rsidR="00D92ED5">
        <w:rPr>
          <w:rFonts w:asciiTheme="minorBidi" w:hAnsiTheme="minorBidi"/>
          <w:color w:val="000000" w:themeColor="text1"/>
        </w:rPr>
        <w:t xml:space="preserve"> of</w:t>
      </w:r>
      <w:r w:rsidR="005D5DE3">
        <w:rPr>
          <w:rFonts w:asciiTheme="minorBidi" w:hAnsiTheme="minorBidi"/>
          <w:color w:val="000000" w:themeColor="text1"/>
        </w:rPr>
        <w:t>: 30,000g, 79,000g, and 120,000g, respectively</w:t>
      </w:r>
      <w:r w:rsidRPr="001F1C37">
        <w:rPr>
          <w:rFonts w:asciiTheme="minorBidi" w:hAnsiTheme="minorBidi"/>
          <w:color w:val="000000" w:themeColor="text1"/>
        </w:rPr>
        <w:t>. Samples were kept on ice at all times and pellets were stored at -80</w:t>
      </w:r>
      <w:r w:rsidR="00C45DAB">
        <w:rPr>
          <w:rFonts w:ascii="Arial" w:hAnsi="Arial" w:cs="Arial"/>
          <w:color w:val="000000" w:themeColor="text1"/>
        </w:rPr>
        <w:t>º</w:t>
      </w:r>
      <w:r w:rsidRPr="001F1C37">
        <w:rPr>
          <w:rFonts w:asciiTheme="minorBidi" w:hAnsiTheme="minorBidi"/>
          <w:color w:val="000000" w:themeColor="text1"/>
        </w:rPr>
        <w:t>C</w:t>
      </w:r>
      <w:r w:rsidR="000B2F7A">
        <w:rPr>
          <w:rFonts w:asciiTheme="minorBidi" w:hAnsiTheme="minorBidi"/>
          <w:color w:val="000000" w:themeColor="text1"/>
        </w:rPr>
        <w:t>. Pellets from 5,000g-120,000g were used for proteomic analyses</w:t>
      </w:r>
      <w:r w:rsidRPr="001F1C37">
        <w:rPr>
          <w:rFonts w:asciiTheme="minorBidi" w:hAnsiTheme="minorBidi"/>
          <w:color w:val="000000" w:themeColor="text1"/>
        </w:rPr>
        <w:t xml:space="preserve">. </w:t>
      </w:r>
    </w:p>
    <w:p w14:paraId="68B57152" w14:textId="77777777" w:rsidR="008958FA" w:rsidRPr="001F1C37" w:rsidRDefault="008958FA" w:rsidP="003F70D2">
      <w:pPr>
        <w:shd w:val="clear" w:color="auto" w:fill="FFFFFF"/>
        <w:spacing w:line="480" w:lineRule="auto"/>
        <w:jc w:val="thaiDistribute"/>
        <w:rPr>
          <w:rFonts w:asciiTheme="minorBidi" w:hAnsiTheme="minorBidi"/>
          <w:color w:val="000000" w:themeColor="text1"/>
        </w:rPr>
      </w:pPr>
    </w:p>
    <w:p w14:paraId="13C93E6B" w14:textId="77777777" w:rsidR="008958FA" w:rsidRPr="001F1C37" w:rsidRDefault="008958FA" w:rsidP="003F70D2">
      <w:pPr>
        <w:shd w:val="clear" w:color="auto" w:fill="FFFFFF"/>
        <w:spacing w:line="480" w:lineRule="auto"/>
        <w:jc w:val="thaiDistribute"/>
        <w:rPr>
          <w:rFonts w:asciiTheme="minorBidi" w:hAnsiTheme="minorBidi"/>
          <w:b/>
          <w:bCs/>
          <w:color w:val="575757"/>
        </w:rPr>
      </w:pPr>
      <w:r w:rsidRPr="002B1B3B">
        <w:rPr>
          <w:rFonts w:asciiTheme="minorBidi" w:hAnsiTheme="minorBidi"/>
          <w:b/>
          <w:bCs/>
          <w:color w:val="000000" w:themeColor="text1"/>
        </w:rPr>
        <w:t>16-plex TMT LC-MS/MS</w:t>
      </w:r>
    </w:p>
    <w:p w14:paraId="2A6C4A5E" w14:textId="77777777" w:rsidR="008958FA" w:rsidRPr="00E82DA2" w:rsidRDefault="008958FA" w:rsidP="003F70D2">
      <w:pPr>
        <w:pStyle w:val="Default"/>
        <w:spacing w:line="480" w:lineRule="auto"/>
        <w:jc w:val="thaiDistribute"/>
      </w:pPr>
      <w:r w:rsidRPr="00E82DA2">
        <w:rPr>
          <w:rFonts w:asciiTheme="minorBidi" w:hAnsiTheme="minorBidi" w:cstheme="minorBidi"/>
          <w:i/>
          <w:iCs/>
        </w:rPr>
        <w:t xml:space="preserve">Sample Preparation. </w:t>
      </w:r>
      <w:r w:rsidRPr="00E82DA2">
        <w:rPr>
          <w:rFonts w:asciiTheme="minorBidi" w:hAnsiTheme="minorBidi" w:cstheme="minorBidi"/>
        </w:rPr>
        <w:t xml:space="preserve">The Duke Proteomics Core Facility (DPCF) processed and prepared fraction pellets from 3 WT and 3 MUT brains simultaneously for tandem-mass-tag (TMT) proteomics. </w:t>
      </w:r>
      <w:r w:rsidRPr="00E82DA2">
        <w:t>The DPCF received 42 frozen fractions (7 fractions per brain</w:t>
      </w:r>
      <w:r w:rsidR="005D5DE3">
        <w:t xml:space="preserve"> from 6 animals</w:t>
      </w:r>
      <w:r w:rsidRPr="00E82DA2">
        <w:t xml:space="preserve">), each split into 3 tubes (due to volume constraints) for a total of 126 samples. Each fraction </w:t>
      </w:r>
      <w:r w:rsidRPr="00E82DA2">
        <w:lastRenderedPageBreak/>
        <w:t>was combined in the following manner; 100</w:t>
      </w:r>
      <w:r w:rsidR="00144174">
        <w:rPr>
          <w:color w:val="000000" w:themeColor="text1"/>
        </w:rPr>
        <w:t>µ</w:t>
      </w:r>
      <w:r w:rsidRPr="00E82DA2">
        <w:t xml:space="preserve">L of 8M Urea was added to the first aliquot then probe sonicated for 5 seconds with an energy setting of 30%. This volume was then transferred to the second then third aliquot after sonication. All tubes were centrifuged at 10,000g and any volume from tubes 1 and 2 were added to tube 3. Protein concentrations were determined by BCA on the supernatant in duplicate (5 </w:t>
      </w:r>
      <w:proofErr w:type="spellStart"/>
      <w:r w:rsidRPr="00E82DA2">
        <w:t>μL</w:t>
      </w:r>
      <w:proofErr w:type="spellEnd"/>
      <w:r w:rsidRPr="00E82DA2">
        <w:t xml:space="preserve"> each assay). Total protein concentrations for each replicate ranged from 1.1 mg/mL to 7.8 mg/mL with total protein quantities ranging from 108.3 to 740.81 </w:t>
      </w:r>
      <w:r w:rsidR="00144174">
        <w:rPr>
          <w:color w:val="000000" w:themeColor="text1"/>
        </w:rPr>
        <w:t>µ</w:t>
      </w:r>
      <w:r w:rsidRPr="00E82DA2">
        <w:t xml:space="preserve">g. 60 </w:t>
      </w:r>
      <w:r w:rsidR="00144174">
        <w:rPr>
          <w:color w:val="000000" w:themeColor="text1"/>
        </w:rPr>
        <w:t>µ</w:t>
      </w:r>
      <w:r w:rsidRPr="00E82DA2">
        <w:t>g of each sample was removed and normalized to 52.6</w:t>
      </w:r>
      <w:r w:rsidR="00144174">
        <w:rPr>
          <w:color w:val="000000" w:themeColor="text1"/>
        </w:rPr>
        <w:t>µ</w:t>
      </w:r>
      <w:r w:rsidRPr="00E82DA2">
        <w:t>L with 8M Urea and 14.6</w:t>
      </w:r>
      <w:r w:rsidR="00144174">
        <w:rPr>
          <w:color w:val="000000" w:themeColor="text1"/>
        </w:rPr>
        <w:t>µ</w:t>
      </w:r>
      <w:r w:rsidRPr="00E82DA2">
        <w:t xml:space="preserve">L 20% SDS. Samples were reduced with 10 mM </w:t>
      </w:r>
      <w:proofErr w:type="spellStart"/>
      <w:r w:rsidRPr="00E82DA2">
        <w:t>dithiolthreitol</w:t>
      </w:r>
      <w:proofErr w:type="spellEnd"/>
      <w:r w:rsidRPr="00E82DA2">
        <w:t xml:space="preserve"> for 30 min at 80</w:t>
      </w:r>
      <w:r w:rsidR="00C45DAB">
        <w:rPr>
          <w:color w:val="000000" w:themeColor="text1"/>
        </w:rPr>
        <w:t>º</w:t>
      </w:r>
      <w:r w:rsidRPr="00E82DA2">
        <w:t xml:space="preserve">C and alkylated with 20 mM iodoacetamide for 30 min at room temperature. Next, they were supplemented with 7.4 </w:t>
      </w:r>
      <w:proofErr w:type="spellStart"/>
      <w:r w:rsidRPr="00E82DA2">
        <w:t>μL</w:t>
      </w:r>
      <w:proofErr w:type="spellEnd"/>
      <w:r w:rsidRPr="00E82DA2">
        <w:t xml:space="preserve"> of 12% phosphoric acid, and 574 </w:t>
      </w:r>
      <w:proofErr w:type="spellStart"/>
      <w:r w:rsidRPr="00E82DA2">
        <w:t>μL</w:t>
      </w:r>
      <w:proofErr w:type="spellEnd"/>
      <w:r w:rsidRPr="00E82DA2">
        <w:t xml:space="preserve"> of S-Trap (</w:t>
      </w:r>
      <w:proofErr w:type="spellStart"/>
      <w:r w:rsidRPr="00E82DA2">
        <w:t>Protifi</w:t>
      </w:r>
      <w:proofErr w:type="spellEnd"/>
      <w:r w:rsidRPr="00E82DA2">
        <w:t>) binding buffer (90% MeOH/100mM TEAB). Proteins were trapped on the S-Trap, digested using 20 ng/</w:t>
      </w:r>
      <w:proofErr w:type="spellStart"/>
      <w:r w:rsidRPr="00E82DA2">
        <w:t>μl</w:t>
      </w:r>
      <w:proofErr w:type="spellEnd"/>
      <w:r w:rsidRPr="00E82DA2">
        <w:t xml:space="preserve"> sequencing grade trypsin (Promega) for 1 </w:t>
      </w:r>
      <w:proofErr w:type="spellStart"/>
      <w:r w:rsidRPr="00E82DA2">
        <w:t>hr</w:t>
      </w:r>
      <w:proofErr w:type="spellEnd"/>
      <w:r w:rsidRPr="00E82DA2">
        <w:t xml:space="preserve"> at 47</w:t>
      </w:r>
      <w:r w:rsidR="000B2F7A">
        <w:rPr>
          <w:color w:val="000000" w:themeColor="text1"/>
        </w:rPr>
        <w:t>º</w:t>
      </w:r>
      <w:r w:rsidRPr="00E82DA2">
        <w:t>C, and eluted using 50 mM TEAB, followed by 0.2% FA, and lastly using 50% ACN/0.2% FA. All samples were then lyophilized to dryness.</w:t>
      </w:r>
    </w:p>
    <w:p w14:paraId="176DB42B" w14:textId="77777777" w:rsidR="008958FA" w:rsidRPr="00E82DA2" w:rsidRDefault="008958FA" w:rsidP="003F70D2">
      <w:pPr>
        <w:pStyle w:val="Default"/>
        <w:spacing w:line="480" w:lineRule="auto"/>
        <w:jc w:val="thaiDistribute"/>
      </w:pPr>
    </w:p>
    <w:p w14:paraId="66A59C0D" w14:textId="77777777" w:rsidR="008958FA" w:rsidRPr="00E82DA2" w:rsidRDefault="008958FA" w:rsidP="003F70D2">
      <w:pPr>
        <w:pStyle w:val="Default"/>
        <w:spacing w:line="480" w:lineRule="auto"/>
        <w:jc w:val="thaiDistribute"/>
      </w:pPr>
      <w:r w:rsidRPr="00E82DA2">
        <w:rPr>
          <w:i/>
          <w:iCs/>
        </w:rPr>
        <w:t xml:space="preserve">TMT Labeling Procedure. </w:t>
      </w:r>
      <w:r w:rsidRPr="00E82DA2">
        <w:t xml:space="preserve">Each sample was resuspended in 120 </w:t>
      </w:r>
      <w:proofErr w:type="spellStart"/>
      <w:r w:rsidRPr="00E82DA2">
        <w:t>μL</w:t>
      </w:r>
      <w:proofErr w:type="spellEnd"/>
      <w:r w:rsidRPr="00E82DA2">
        <w:t xml:space="preserve"> 200 mM triethylammonium bicarbonate, pH 8.0 (TEAB). 20</w:t>
      </w:r>
      <w:r w:rsidR="00144174">
        <w:rPr>
          <w:color w:val="000000" w:themeColor="text1"/>
        </w:rPr>
        <w:t>µ</w:t>
      </w:r>
      <w:r w:rsidRPr="00E82DA2">
        <w:t>L of each sample was combined to form a SPQC</w:t>
      </w:r>
      <w:r w:rsidR="00AD425C">
        <w:t xml:space="preserve"> </w:t>
      </w:r>
      <w:r w:rsidRPr="00E82DA2">
        <w:t>pool</w:t>
      </w:r>
      <w:r w:rsidR="00D92ED5">
        <w:t>ed sample</w:t>
      </w:r>
      <w:r w:rsidRPr="00E82DA2">
        <w:t xml:space="preserve">. Each </w:t>
      </w:r>
      <w:r w:rsidR="009A131D">
        <w:t xml:space="preserve">16-plex </w:t>
      </w:r>
      <w:r w:rsidRPr="00E82DA2">
        <w:t>TMT</w:t>
      </w:r>
      <w:r w:rsidR="009A131D">
        <w:t xml:space="preserve"> experiment</w:t>
      </w:r>
      <w:r w:rsidRPr="00E82DA2">
        <w:t xml:space="preserve"> consisted of the control and mutant fractions from the respective experiment and 2 SPQC samples. Fresh </w:t>
      </w:r>
      <w:proofErr w:type="spellStart"/>
      <w:r w:rsidRPr="00E82DA2">
        <w:t>TMTPro</w:t>
      </w:r>
      <w:proofErr w:type="spellEnd"/>
      <w:r w:rsidRPr="00E82DA2">
        <w:t xml:space="preserve"> reagent (0.5 mg for each 16-plex reagent) was resuspended in 20 </w:t>
      </w:r>
      <w:proofErr w:type="spellStart"/>
      <w:r w:rsidRPr="00E82DA2">
        <w:t>μL</w:t>
      </w:r>
      <w:proofErr w:type="spellEnd"/>
      <w:r w:rsidRPr="00E82DA2">
        <w:t xml:space="preserve"> 100% acetonitrile (ACN) and was added to each sample. Samples were incubated for 1 hour at RT. After 1-hour reaction, 5 </w:t>
      </w:r>
      <w:proofErr w:type="spellStart"/>
      <w:r w:rsidRPr="00E82DA2">
        <w:t>μL</w:t>
      </w:r>
      <w:proofErr w:type="spellEnd"/>
      <w:r w:rsidRPr="00E82DA2">
        <w:t xml:space="preserve"> of 5% hydroxylamine was added and incubated for 15 minutes at </w:t>
      </w:r>
      <w:r w:rsidRPr="00E82DA2">
        <w:lastRenderedPageBreak/>
        <w:t>room temperature to quench the reaction. Sample were combined</w:t>
      </w:r>
      <w:r w:rsidR="00AD425C">
        <w:t>,</w:t>
      </w:r>
      <w:r w:rsidRPr="00E82DA2">
        <w:t xml:space="preserve"> then lyophilized to dryness.</w:t>
      </w:r>
    </w:p>
    <w:p w14:paraId="7A609508" w14:textId="77777777" w:rsidR="008958FA" w:rsidRPr="00E82DA2" w:rsidRDefault="008958FA" w:rsidP="003F70D2">
      <w:pPr>
        <w:pStyle w:val="Default"/>
        <w:spacing w:line="480" w:lineRule="auto"/>
        <w:jc w:val="thaiDistribute"/>
      </w:pPr>
    </w:p>
    <w:p w14:paraId="66424CD7" w14:textId="77777777" w:rsidR="008958FA" w:rsidRPr="00E82DA2" w:rsidRDefault="008958FA" w:rsidP="003F70D2">
      <w:pPr>
        <w:pStyle w:val="Default"/>
        <w:spacing w:line="480" w:lineRule="auto"/>
        <w:jc w:val="thaiDistribute"/>
      </w:pPr>
      <w:r w:rsidRPr="00E82DA2">
        <w:rPr>
          <w:i/>
          <w:iCs/>
        </w:rPr>
        <w:t>Offline Fractionation Procedure.</w:t>
      </w:r>
      <w:r w:rsidRPr="00E82DA2">
        <w:rPr>
          <w:b/>
          <w:bCs/>
        </w:rPr>
        <w:t xml:space="preserve"> </w:t>
      </w:r>
      <w:r w:rsidRPr="00E82DA2">
        <w:t>Samples were resuspended in 800</w:t>
      </w:r>
      <w:r w:rsidR="00144174">
        <w:rPr>
          <w:color w:val="000000" w:themeColor="text1"/>
        </w:rPr>
        <w:t>µ</w:t>
      </w:r>
      <w:r w:rsidRPr="00E82DA2">
        <w:t>L 0.1% formic acid. 400</w:t>
      </w:r>
      <w:r w:rsidR="00144174">
        <w:rPr>
          <w:color w:val="000000" w:themeColor="text1"/>
        </w:rPr>
        <w:t>µ</w:t>
      </w:r>
      <w:r w:rsidRPr="00E82DA2">
        <w:t xml:space="preserve">g was fractionated into 48 unique high pH reversed-phase fractions using pH 9.0 20 mM Ammonium </w:t>
      </w:r>
      <w:proofErr w:type="spellStart"/>
      <w:r w:rsidRPr="00E82DA2">
        <w:t>formate</w:t>
      </w:r>
      <w:proofErr w:type="spellEnd"/>
      <w:r w:rsidRPr="00E82DA2">
        <w:t xml:space="preserve"> as mobile phase A and neat acetonitrile as mobile phase B. The column used was a 2.1 mm x 50 mm BEH C18 (Waters) and fractionation was performed on an Agilent 1100 HPLC with G1364C fraction collector. Throughout the method, the flow rate was 0.4 mL/min and the column temperature </w:t>
      </w:r>
      <w:proofErr w:type="gramStart"/>
      <w:r w:rsidRPr="00E82DA2">
        <w:t>was</w:t>
      </w:r>
      <w:proofErr w:type="gramEnd"/>
      <w:r w:rsidRPr="00E82DA2">
        <w:t xml:space="preserve"> 55</w:t>
      </w:r>
      <w:r w:rsidR="00C45DAB">
        <w:rPr>
          <w:color w:val="000000" w:themeColor="text1"/>
        </w:rPr>
        <w:t>º</w:t>
      </w:r>
      <w:r w:rsidRPr="00E82DA2">
        <w:t xml:space="preserve">C. The gradient method was set as follows: 0 min, 3%B; 1 min, 7% B; 50 min, 50%B; 51 min, 90% B; 55 min, 90% B; 56 min, 3% B; 70 min, 3% B. 48 fractions were collected in equal time segments from 0 to 52 minutes, then concatenated into 12 unique samples using every 12th fraction. For instance, fraction 1, 13, 25, and 37 were combined, fraction 2, 14, 26, and 38 were combined, etc. Fractions were frozen and lyophilized overnight. Samples were resuspended in 66 </w:t>
      </w:r>
      <w:proofErr w:type="spellStart"/>
      <w:r w:rsidRPr="00E82DA2">
        <w:t>μL</w:t>
      </w:r>
      <w:proofErr w:type="spellEnd"/>
      <w:r w:rsidRPr="00E82DA2">
        <w:t xml:space="preserve"> 1%TFA/2% acetonitrile prior to LC-MS analysis.</w:t>
      </w:r>
    </w:p>
    <w:p w14:paraId="188AB48A" w14:textId="77777777" w:rsidR="008958FA" w:rsidRPr="00E82DA2" w:rsidRDefault="008958FA" w:rsidP="003F70D2">
      <w:pPr>
        <w:pStyle w:val="Default"/>
        <w:spacing w:line="480" w:lineRule="auto"/>
        <w:jc w:val="thaiDistribute"/>
        <w:rPr>
          <w:b/>
          <w:bCs/>
        </w:rPr>
      </w:pPr>
    </w:p>
    <w:p w14:paraId="1C3CE335" w14:textId="77777777" w:rsidR="008958FA" w:rsidRPr="00E82DA2" w:rsidRDefault="008958FA" w:rsidP="003F70D2">
      <w:pPr>
        <w:pStyle w:val="Default"/>
        <w:spacing w:line="480" w:lineRule="auto"/>
        <w:jc w:val="thaiDistribute"/>
      </w:pPr>
      <w:r w:rsidRPr="00E82DA2">
        <w:rPr>
          <w:i/>
          <w:iCs/>
        </w:rPr>
        <w:t>Quantitative Analysis.</w:t>
      </w:r>
      <w:r w:rsidRPr="00E82DA2">
        <w:rPr>
          <w:b/>
          <w:bCs/>
        </w:rPr>
        <w:t xml:space="preserve"> </w:t>
      </w:r>
      <w:r w:rsidRPr="00E82DA2">
        <w:t xml:space="preserve">Quantitative LC/MS/MS was performed on 2 </w:t>
      </w:r>
      <w:proofErr w:type="spellStart"/>
      <w:r w:rsidRPr="00E82DA2">
        <w:t>μL</w:t>
      </w:r>
      <w:proofErr w:type="spellEnd"/>
      <w:r w:rsidRPr="00E82DA2">
        <w:t xml:space="preserve"> (1 </w:t>
      </w:r>
      <w:proofErr w:type="spellStart"/>
      <w:r w:rsidRPr="00E82DA2">
        <w:t>μg</w:t>
      </w:r>
      <w:proofErr w:type="spellEnd"/>
      <w:r w:rsidRPr="00E82DA2">
        <w:t xml:space="preserve">) of each sample, using a </w:t>
      </w:r>
      <w:proofErr w:type="spellStart"/>
      <w:r w:rsidRPr="00E82DA2">
        <w:t>nanoAcquity</w:t>
      </w:r>
      <w:proofErr w:type="spellEnd"/>
      <w:r w:rsidRPr="00E82DA2">
        <w:t xml:space="preserve"> UPLC system (Waters Corp) coupled to a Thermo Orbitrap Fusion Lumos high resolution accurate mass tandem mass spectrometer (Thermo) equipped with a FAIMS device via a </w:t>
      </w:r>
      <w:proofErr w:type="spellStart"/>
      <w:r w:rsidRPr="00E82DA2">
        <w:t>nanoelectrospray</w:t>
      </w:r>
      <w:proofErr w:type="spellEnd"/>
      <w:r w:rsidRPr="00E82DA2">
        <w:t xml:space="preserve"> ionization source. Briefly, the sample was first trapped on a Symmetry C18 20 mm × 180 </w:t>
      </w:r>
      <w:proofErr w:type="spellStart"/>
      <w:r w:rsidRPr="00E82DA2">
        <w:t>μm</w:t>
      </w:r>
      <w:proofErr w:type="spellEnd"/>
      <w:r w:rsidRPr="00E82DA2">
        <w:t xml:space="preserve"> trapping column (5 </w:t>
      </w:r>
      <w:proofErr w:type="spellStart"/>
      <w:r w:rsidRPr="00E82DA2">
        <w:t>μl</w:t>
      </w:r>
      <w:proofErr w:type="spellEnd"/>
      <w:r w:rsidRPr="00E82DA2">
        <w:t xml:space="preserve">/min at 99.9/0.1 v/v water/acetonitrile), after which the analytical separation was performed using a 1.8 </w:t>
      </w:r>
      <w:proofErr w:type="spellStart"/>
      <w:r w:rsidRPr="00E82DA2">
        <w:t>μm</w:t>
      </w:r>
      <w:proofErr w:type="spellEnd"/>
      <w:r w:rsidRPr="00E82DA2">
        <w:t xml:space="preserve"> </w:t>
      </w:r>
      <w:proofErr w:type="spellStart"/>
      <w:r w:rsidRPr="00E82DA2">
        <w:t>Acquity</w:t>
      </w:r>
      <w:proofErr w:type="spellEnd"/>
      <w:r w:rsidRPr="00E82DA2">
        <w:t xml:space="preserve"> HSS T3 C18 75 </w:t>
      </w:r>
      <w:proofErr w:type="spellStart"/>
      <w:r w:rsidRPr="00E82DA2">
        <w:t>μm</w:t>
      </w:r>
      <w:proofErr w:type="spellEnd"/>
      <w:r w:rsidRPr="00E82DA2">
        <w:t xml:space="preserve"> × 250 mm column (Waters Corp.) with a 90-</w:t>
      </w:r>
      <w:r w:rsidRPr="00E82DA2">
        <w:lastRenderedPageBreak/>
        <w:t>min linear gradient of 5 to 30% acetonitrile with 0.1% formic acid at a flow rate of 400 nanoliters/minute (</w:t>
      </w:r>
      <w:proofErr w:type="spellStart"/>
      <w:r w:rsidRPr="00E82DA2">
        <w:t>nL</w:t>
      </w:r>
      <w:proofErr w:type="spellEnd"/>
      <w:r w:rsidRPr="00E82DA2">
        <w:t>/min) with a column temperature of 55</w:t>
      </w:r>
      <w:r w:rsidR="00C45DAB">
        <w:rPr>
          <w:color w:val="000000" w:themeColor="text1"/>
        </w:rPr>
        <w:t>º</w:t>
      </w:r>
      <w:r w:rsidRPr="00E82DA2">
        <w:t xml:space="preserve">C. Data collection on the Fusion Lumos mass spectrometer was performed for three </w:t>
      </w:r>
      <w:r w:rsidR="009A7CFF" w:rsidRPr="00E82DA2">
        <w:t>differen</w:t>
      </w:r>
      <w:r w:rsidR="009A7CFF">
        <w:t>t</w:t>
      </w:r>
      <w:r w:rsidR="009A7CFF" w:rsidRPr="00E82DA2">
        <w:t xml:space="preserve"> </w:t>
      </w:r>
      <w:r w:rsidRPr="00E82DA2">
        <w:t>compensation voltages (</w:t>
      </w:r>
      <w:r w:rsidR="009A7CFF">
        <w:t xml:space="preserve">CV: </w:t>
      </w:r>
      <w:r w:rsidRPr="00E82DA2">
        <w:t xml:space="preserve">-40v, -60v, -80v). Within each CV, a data-dependent acquisition (DDA) mode of acquisition with a r=120,000 (@ m/z 200) full MS scan from m/z 375 – 1600 with a target AGC value of 4e5 ions was performed. MS/MS scans were acquired in the Orbitrap at r=50,000 (@ m/z 200) from m/z 100 with a target AGC value of 1e5 and max fill time of 105 </w:t>
      </w:r>
      <w:proofErr w:type="spellStart"/>
      <w:r w:rsidRPr="00E82DA2">
        <w:t>ms.</w:t>
      </w:r>
      <w:proofErr w:type="spellEnd"/>
      <w:r w:rsidRPr="00E82DA2">
        <w:t xml:space="preserve"> The total cycle time for each CV was 1s, with total cycle times of 3 sec between like full MS scans. A 45s dynamic exclusion was employed to increase depth of coverage. The total analysis cycle time for each sample injection was approximately 2 hours.</w:t>
      </w:r>
    </w:p>
    <w:p w14:paraId="66E53042" w14:textId="77777777" w:rsidR="008958FA" w:rsidRPr="00E82DA2" w:rsidRDefault="008958FA" w:rsidP="003F70D2">
      <w:pPr>
        <w:pStyle w:val="Default"/>
        <w:spacing w:line="480" w:lineRule="auto"/>
        <w:ind w:firstLine="720"/>
        <w:jc w:val="thaiDistribute"/>
      </w:pPr>
      <w:r w:rsidRPr="00E82DA2">
        <w:t>Following UPLC-MS/MS analyses</w:t>
      </w:r>
      <w:r w:rsidR="005D5DE3">
        <w:t>,</w:t>
      </w:r>
      <w:r w:rsidRPr="00E82DA2">
        <w:t xml:space="preserve"> data were imported into Proteome Discoverer 2.4 (Thermo Scientific Inc.) The MS/MS data were searched against a </w:t>
      </w:r>
      <w:proofErr w:type="spellStart"/>
      <w:r w:rsidRPr="00E82DA2">
        <w:t>SwissProt</w:t>
      </w:r>
      <w:proofErr w:type="spellEnd"/>
      <w:r w:rsidRPr="00E82DA2">
        <w:t xml:space="preserve"> Mouse database (downloaded Nov</w:t>
      </w:r>
      <w:r w:rsidR="005D5DE3">
        <w:t>ember</w:t>
      </w:r>
      <w:r w:rsidRPr="00E82DA2">
        <w:t xml:space="preserve"> 2019) </w:t>
      </w:r>
      <w:r w:rsidR="009A131D">
        <w:t>plus</w:t>
      </w:r>
      <w:r w:rsidR="009A131D" w:rsidRPr="00E82DA2">
        <w:t xml:space="preserve"> </w:t>
      </w:r>
      <w:r w:rsidRPr="00E82DA2">
        <w:t xml:space="preserve">additional common contaminant proteins, including yeast alcohol dehydrogenase (ADH), bovine casein, bovine serum albumin, as well as an equal number of </w:t>
      </w:r>
      <w:proofErr w:type="gramStart"/>
      <w:r w:rsidRPr="00E82DA2">
        <w:t>reversed-sequence</w:t>
      </w:r>
      <w:proofErr w:type="gramEnd"/>
      <w:r w:rsidRPr="00E82DA2">
        <w:t xml:space="preserve"> “decoys” for false discovery rate determination. Mascot Distiller and Mascot Server (v 2.5, Matrix Sciences) were utilized to produce fragment ion spectra and to perform the database searches. Database search parameters included fixed modification on </w:t>
      </w:r>
      <w:proofErr w:type="spellStart"/>
      <w:r w:rsidRPr="00E82DA2">
        <w:t>Cys</w:t>
      </w:r>
      <w:proofErr w:type="spellEnd"/>
      <w:r w:rsidRPr="00E82DA2">
        <w:t xml:space="preserve"> (carbamidomethyl) and variable modification on Met (oxidation), </w:t>
      </w:r>
      <w:proofErr w:type="spellStart"/>
      <w:r w:rsidRPr="00E82DA2">
        <w:t>Asn</w:t>
      </w:r>
      <w:proofErr w:type="spellEnd"/>
      <w:r w:rsidRPr="00E82DA2">
        <w:t>/</w:t>
      </w:r>
      <w:proofErr w:type="spellStart"/>
      <w:r w:rsidRPr="00E82DA2">
        <w:t>Gln</w:t>
      </w:r>
      <w:proofErr w:type="spellEnd"/>
      <w:r w:rsidRPr="00E82DA2">
        <w:t xml:space="preserve"> (</w:t>
      </w:r>
      <w:proofErr w:type="spellStart"/>
      <w:r w:rsidRPr="00E82DA2">
        <w:t>deamindation</w:t>
      </w:r>
      <w:proofErr w:type="spellEnd"/>
      <w:r w:rsidRPr="00E82DA2">
        <w:t>), Lys (</w:t>
      </w:r>
      <w:proofErr w:type="spellStart"/>
      <w:r w:rsidRPr="00E82DA2">
        <w:t>TMTPro</w:t>
      </w:r>
      <w:proofErr w:type="spellEnd"/>
      <w:r w:rsidRPr="00E82DA2">
        <w:t>) and peptide N-termini (</w:t>
      </w:r>
      <w:proofErr w:type="spellStart"/>
      <w:r w:rsidRPr="00E82DA2">
        <w:t>TMTPro</w:t>
      </w:r>
      <w:proofErr w:type="spellEnd"/>
      <w:r w:rsidRPr="00E82DA2">
        <w:t>). Reporter ion intensities were calculated using the Reporter Ions Quantifier algorithm in Proteome Discoverer. Percolator node in Proteome Discoverer was used to annotate the data at a maximum 1% protein false discovery rate.</w:t>
      </w:r>
    </w:p>
    <w:p w14:paraId="0179432D" w14:textId="77777777" w:rsidR="008958FA" w:rsidRPr="00E82DA2" w:rsidRDefault="008958FA" w:rsidP="003F70D2">
      <w:pPr>
        <w:pStyle w:val="Default"/>
        <w:spacing w:line="480" w:lineRule="auto"/>
        <w:jc w:val="thaiDistribute"/>
      </w:pPr>
    </w:p>
    <w:p w14:paraId="2412B7BE" w14:textId="7AF21DA8" w:rsidR="008958FA" w:rsidRDefault="008958FA" w:rsidP="003F70D2">
      <w:pPr>
        <w:pStyle w:val="Default"/>
        <w:spacing w:line="480" w:lineRule="auto"/>
        <w:jc w:val="thaiDistribute"/>
      </w:pPr>
      <w:r w:rsidRPr="00E82DA2">
        <w:rPr>
          <w:i/>
          <w:iCs/>
        </w:rPr>
        <w:t>Quantitative LC-MS/MS results.</w:t>
      </w:r>
      <w:r w:rsidRPr="00E82DA2">
        <w:rPr>
          <w:b/>
          <w:bCs/>
        </w:rPr>
        <w:t xml:space="preserve"> </w:t>
      </w:r>
      <w:r w:rsidR="00E80F59">
        <w:t xml:space="preserve">Raw peptide intensities were exported from Proteome Discover for downstream analysis and processing in R. </w:t>
      </w:r>
      <w:r w:rsidRPr="00E82DA2">
        <w:t xml:space="preserve">The total dataset had </w:t>
      </w:r>
      <w:r w:rsidRPr="002B1B3B">
        <w:rPr>
          <w:highlight w:val="yellow"/>
        </w:rPr>
        <w:t>94</w:t>
      </w:r>
      <w:ins w:id="630" w:author="Jamie Courtland" w:date="2020-06-25T11:32:00Z">
        <w:r w:rsidR="00533716">
          <w:rPr>
            <w:highlight w:val="yellow"/>
          </w:rPr>
          <w:t>,</w:t>
        </w:r>
      </w:ins>
      <w:r w:rsidRPr="002B1B3B">
        <w:rPr>
          <w:highlight w:val="yellow"/>
        </w:rPr>
        <w:t>020</w:t>
      </w:r>
      <w:r w:rsidRPr="00E82DA2">
        <w:t xml:space="preserve"> unique peptides following FDR adjustment to 1%. Following database searching and protein scoring using the Protein FDR Validator algorithm, the data was annotated at a 1% protein false discovery rate, resulting in the identification of </w:t>
      </w:r>
      <w:ins w:id="631" w:author="Jamie Courtland" w:date="2020-06-25T11:33:00Z">
        <w:r w:rsidR="00533716" w:rsidRPr="00533716">
          <w:rPr>
            <w:rFonts w:asciiTheme="minorBidi" w:hAnsiTheme="minorBidi"/>
          </w:rPr>
          <w:t xml:space="preserve">7,488 </w:t>
        </w:r>
      </w:ins>
      <w:del w:id="632" w:author="Jamie Courtland" w:date="2020-06-25T11:33:00Z">
        <w:r w:rsidRPr="00533716" w:rsidDel="00533716">
          <w:rPr>
            <w:rPrChange w:id="633" w:author="Jamie Courtland" w:date="2020-06-25T11:34:00Z">
              <w:rPr>
                <w:b/>
                <w:bCs/>
              </w:rPr>
            </w:rPrChange>
          </w:rPr>
          <w:delText xml:space="preserve">7521 </w:delText>
        </w:r>
      </w:del>
      <w:r w:rsidRPr="00533716">
        <w:rPr>
          <w:rPrChange w:id="634" w:author="Jamie Courtland" w:date="2020-06-25T11:34:00Z">
            <w:rPr>
              <w:b/>
              <w:bCs/>
            </w:rPr>
          </w:rPrChange>
        </w:rPr>
        <w:t>proteins</w:t>
      </w:r>
      <w:r w:rsidRPr="00E82DA2">
        <w:rPr>
          <w:b/>
          <w:bCs/>
        </w:rPr>
        <w:t xml:space="preserve">. </w:t>
      </w:r>
      <w:r w:rsidRPr="005F4E2F">
        <w:t xml:space="preserve">These results can be found in </w:t>
      </w:r>
      <w:r w:rsidR="00A17574" w:rsidRPr="005F4E2F">
        <w:t>Supplemental Table</w:t>
      </w:r>
      <w:r w:rsidR="009A131D">
        <w:t xml:space="preserve"> </w:t>
      </w:r>
      <w:ins w:id="635" w:author="Jamie Courtland" w:date="2020-06-25T11:33:00Z">
        <w:r w:rsidR="00533716" w:rsidRPr="00EC54F4">
          <w:t>2</w:t>
        </w:r>
      </w:ins>
      <w:r w:rsidR="005F4E2F" w:rsidRPr="00EC54F4">
        <w:t>.</w:t>
      </w:r>
    </w:p>
    <w:p w14:paraId="7D1FB5CF" w14:textId="77777777" w:rsidR="00AD425C" w:rsidRDefault="00AD425C" w:rsidP="00AD425C">
      <w:pPr>
        <w:pStyle w:val="Default"/>
        <w:spacing w:line="480" w:lineRule="auto"/>
        <w:jc w:val="thaiDistribute"/>
      </w:pPr>
    </w:p>
    <w:p w14:paraId="448EBDF9" w14:textId="77777777" w:rsidR="00AD425C" w:rsidRDefault="00AD425C" w:rsidP="00AD425C">
      <w:pPr>
        <w:pStyle w:val="Default"/>
        <w:spacing w:line="480" w:lineRule="auto"/>
        <w:jc w:val="thaiDistribute"/>
      </w:pPr>
      <w:r>
        <w:rPr>
          <w:i/>
          <w:iCs/>
        </w:rPr>
        <w:t xml:space="preserve">TMT </w:t>
      </w:r>
      <w:r w:rsidRPr="00F472E1">
        <w:rPr>
          <w:i/>
          <w:iCs/>
        </w:rPr>
        <w:t>Peptide-level processing</w:t>
      </w:r>
      <w:r>
        <w:rPr>
          <w:i/>
          <w:iCs/>
        </w:rPr>
        <w:t xml:space="preserve">. </w:t>
      </w:r>
      <w:r>
        <w:t xml:space="preserve">Peptides from contaminant and non-mouse proteins were removed. First, we performed sample loading normalization, normalizing the total ion intensity for each TMT channel within an experiment to be equal. Sample loading normalization corrects for small differences in the amount of sample analyzed and labeling reaction efficiency differences between individual TMT channels within an experiment. </w:t>
      </w:r>
    </w:p>
    <w:p w14:paraId="331ACDC1" w14:textId="77777777" w:rsidR="00AD425C" w:rsidRDefault="00AD425C" w:rsidP="00AD425C">
      <w:pPr>
        <w:pStyle w:val="Default"/>
        <w:spacing w:line="480" w:lineRule="auto"/>
        <w:ind w:firstLine="720"/>
        <w:jc w:val="thaiDistribute"/>
      </w:pPr>
      <w:r>
        <w:t xml:space="preserve">We found that in each experiment there were a small number of missing </w:t>
      </w:r>
      <w:commentRangeStart w:id="636"/>
      <w:r>
        <w:t>values</w:t>
      </w:r>
      <w:commentRangeEnd w:id="636"/>
      <w:r>
        <w:rPr>
          <w:rStyle w:val="CommentReference"/>
          <w:rFonts w:ascii="Times New Roman" w:eastAsia="Times New Roman" w:hAnsi="Times New Roman" w:cs="Times New Roman"/>
          <w:color w:val="auto"/>
        </w:rPr>
        <w:commentReference w:id="636"/>
      </w:r>
      <w:r>
        <w:t xml:space="preserve"> (</w:t>
      </w:r>
      <w:r w:rsidR="009A131D" w:rsidRPr="002B1B3B">
        <w:rPr>
          <w:highlight w:val="yellow"/>
        </w:rPr>
        <w:t>mean = 1.16% +/- 0.173 %</w:t>
      </w:r>
      <w:r w:rsidR="009A131D">
        <w:t xml:space="preserve"> for all three experiments</w:t>
      </w:r>
      <w:r>
        <w:t xml:space="preserve">). Missing values were inferred to be missing at random based on the overlapping distributions of peptides with missing values and peptides without missing values. We imputed these missing values using the k-nearest neighbor algorithm from the R package impute, </w:t>
      </w:r>
      <w:commentRangeStart w:id="637"/>
      <w:r>
        <w:t>as it is suitable for imputing data missing at random</w:t>
      </w:r>
      <w:commentRangeEnd w:id="637"/>
      <w:r w:rsidR="00144174">
        <w:rPr>
          <w:rStyle w:val="CommentReference"/>
          <w:rFonts w:ascii="Times New Roman" w:eastAsia="Times New Roman" w:hAnsi="Times New Roman" w:cs="Times New Roman"/>
          <w:color w:val="auto"/>
        </w:rPr>
        <w:commentReference w:id="637"/>
      </w:r>
      <w:r>
        <w:t xml:space="preserve">.  Missing values for SPQC samples were not imputed. Peptides with any missing SPQC data were removed. </w:t>
      </w:r>
    </w:p>
    <w:p w14:paraId="265425DA" w14:textId="3932DDF6" w:rsidR="00741CF5" w:rsidRDefault="00AD425C" w:rsidP="00741CF5">
      <w:pPr>
        <w:pStyle w:val="Default"/>
        <w:spacing w:line="480" w:lineRule="auto"/>
        <w:ind w:firstLine="720"/>
        <w:jc w:val="thaiDistribute"/>
      </w:pPr>
      <w:r>
        <w:t xml:space="preserve">Following sample loading normalization, SPQC replicates within each experiment should yield identical measurements. As peptides with irreproducible QC measurements </w:t>
      </w:r>
      <w:r>
        <w:lastRenderedPageBreak/>
        <w:t>are unlikely to be quantitatively robust, and their inclusion may bias downstream processing (see IRS normalization below), we sought to remove them. To assess intra-batch variability, we utilized the method described by Ping et al., 2019</w:t>
      </w:r>
      <w:r w:rsidR="005661A4">
        <w:fldChar w:fldCharType="begin" w:fldLock="1"/>
      </w:r>
      <w:r w:rsidR="0086372A">
        <w:instrText xml:space="preserve">ADDIN CSL_CITATION {"citationItems":[{"id":"ITEM-1","itemData":{"DOI":"10.1038/sdata.2018.36","ISSN":"20524463","abstract":"Patients with Alzheimer's disease (AD) and Parkinson's disease (PD) often have overlap in clinical presentation and brain neuropathology suggesting that these two diseases share common underlying mechanisms. Currently, the molecular pathways linking AD and PD are incompletely understood. Utilizing Tandem Mass Tag (TMT) isobaric labeling and synchronous precursor selection-based MS3 (SPS-MS3) mass spectrometry, we performed an unbiased quantitative proteomic analysis of post-mortem human brain tissues (n=80) from four different groups defined as controls, AD, PD, and co-morbid AD/PD cases across two brain regions (frontal cortex and anterior cingulate gyrus). In total, we identified 11 840 protein groups representing 10 230 gene symbols, which map to </w:instrText>
      </w:r>
      <w:r w:rsidR="0086372A">
        <w:rPr>
          <w:rFonts w:ascii="Cambria Math" w:hAnsi="Cambria Math" w:cs="Cambria Math"/>
        </w:rPr>
        <w:instrText>∼</w:instrText>
      </w:r>
      <w:r w:rsidR="0086372A">
        <w:instrText>65% of the protein coding genes in brain. The utility of including two reference standards in each TMT 10-plex assay to assess intra-A nd inter-batch variance is also described. Ultimately, this comprehensive human brain proteomic dataset serves as a valuable resource for various research endeavors including, but not limited to, the identification of disease-specific protein signatures and molecular pathways that are common in AD and PD.","author":[{"dropping-particle":"","family":"Ping","given":"Lingyan","non-dropping-particle":"","parse-names":false,"suffix":""},{"dropping-particle":"","family":"Duong","given":"Duc M.","non-dropping-particle":"","parse-names":false,"suffix":""},{"dropping-particle":"","family":"Yin","given":"Luming","non-dropping-particle":"","parse-names":false,"suffix":""},{"dropping-particle":"","family":"Gearing","given":"Marla","non-dropping-particle":"","parse-names":false,"suffix":""},{"dropping-particle":"","family":"Lah","given":"James J.","non-dropping-particle":"","parse-names":false,"suffix":""},{"dropping-particle":"","family":"Levey","given":"Allan I.","non-dropping-particle":"","parse-names":false,"suffix":""},{"dropping-particle":"","family":"Seyfried","given":"Nicholas T.","non-dropping-particle":"","parse-names":false,"suffix":""}],"container-title":"Scientific Data","id":"ITEM-1","issued":{"date-parts":[["2018"]]},"title":"Global quantitative analysis of the human brain proteome in Alzheimer's and Parkinson's Disease","type":"article-journal"},"uris":["http://www.mendeley.com/documents/?uuid=76cbd7a3-8469-4a9d-866d-ceedeb9d3d2a"]}],"mendeley":{"formattedCitation":"&lt;sup&gt;103&lt;/sup&gt;","plainTextFormattedCitation":"103","previouslyFormattedCitation":"&lt;sup&gt;103&lt;/sup&gt;"},"properties":{"noteIndex":0},"schema":"https://github.com/citation-style-language/schema/raw/master/csl-citation.json"}</w:instrText>
      </w:r>
      <w:r w:rsidR="005661A4">
        <w:fldChar w:fldCharType="separate"/>
      </w:r>
      <w:r w:rsidR="001B3279" w:rsidRPr="001B3279">
        <w:rPr>
          <w:noProof/>
          <w:vertAlign w:val="superscript"/>
        </w:rPr>
        <w:t>103</w:t>
      </w:r>
      <w:r w:rsidR="005661A4">
        <w:fldChar w:fldCharType="end"/>
      </w:r>
      <w:r>
        <w:t xml:space="preserve">. Briefly, peptides were binned into 5 groups based on the average intensity of the two SPQC replicates. For each pair of SPQC measurements, the log ratio of SPQC intensities was calculated. To identify outlier QC peptides, we plotted the distribution of these log ratios for each bin. Peptides with ratios that were more than </w:t>
      </w:r>
      <w:r w:rsidR="002E0345">
        <w:t>four</w:t>
      </w:r>
      <w:r>
        <w:t xml:space="preserve"> standard deviations away from the mean of its intensity bin were considered outliers and removed (</w:t>
      </w:r>
      <w:r w:rsidR="002E0345" w:rsidRPr="002B1B3B">
        <w:rPr>
          <w:highlight w:val="yellow"/>
        </w:rPr>
        <w:t>n=474</w:t>
      </w:r>
      <w:r>
        <w:t xml:space="preserve">). </w:t>
      </w:r>
    </w:p>
    <w:p w14:paraId="053CF3A4" w14:textId="77777777" w:rsidR="00741CF5" w:rsidRDefault="00741CF5" w:rsidP="00741CF5">
      <w:pPr>
        <w:pStyle w:val="Default"/>
        <w:spacing w:line="480" w:lineRule="auto"/>
        <w:ind w:firstLine="720"/>
        <w:jc w:val="thaiDistribute"/>
      </w:pPr>
    </w:p>
    <w:p w14:paraId="0E5B8D15" w14:textId="2D128CDF" w:rsidR="00AD425C" w:rsidRPr="002B1B3B" w:rsidRDefault="00AD425C" w:rsidP="00741CF5">
      <w:pPr>
        <w:pStyle w:val="Default"/>
        <w:spacing w:line="480" w:lineRule="auto"/>
        <w:jc w:val="thaiDistribute"/>
      </w:pPr>
      <w:r w:rsidRPr="00F472E1">
        <w:rPr>
          <w:i/>
          <w:iCs/>
        </w:rPr>
        <w:t>Protein-level processing</w:t>
      </w:r>
      <w:r>
        <w:rPr>
          <w:i/>
          <w:iCs/>
        </w:rPr>
        <w:t xml:space="preserve">. </w:t>
      </w:r>
      <w:r>
        <w:t xml:space="preserve">Proteins were summarized as the sum of all unique peptide intensities corresponding to that protein, and sample loading normalization was performed across all </w:t>
      </w:r>
      <w:r w:rsidR="002E0345">
        <w:t>three</w:t>
      </w:r>
      <w:r>
        <w:t xml:space="preserve"> experiments to account for inter-experimental technical variability. The peptides selected at the MS2 level for any given protein is in part random. This stochasticity means that proteins are typically quantified by different peptides in each experiment. Thus, although SPQC samples should yield identical protein measurements in each of the three experiments, they exhibit variability due to their quantification by different peptides. To account for this protein-level bias, we utilized the internal reference scaling </w:t>
      </w:r>
      <w:r w:rsidR="002E0345">
        <w:t xml:space="preserve">(IRS) </w:t>
      </w:r>
      <w:r>
        <w:t xml:space="preserve">approach described by </w:t>
      </w:r>
      <w:proofErr w:type="spellStart"/>
      <w:r>
        <w:t>Plubell</w:t>
      </w:r>
      <w:proofErr w:type="spellEnd"/>
      <w:r>
        <w:t xml:space="preserve"> et al., 2017</w:t>
      </w:r>
      <w:r w:rsidR="00741CF5">
        <w:fldChar w:fldCharType="begin" w:fldLock="1"/>
      </w:r>
      <w:r w:rsidR="0086372A">
        <w:instrText>ADDIN CSL_CITATION {"citationItems":[{"id":"ITEM-1","itemData":{"DOI":"10.1074/mcp.M116.065524","ISSN":"15359484","abstract":"The lack of high-throughput methods to analyze the adipose tissue protein composition limits our understanding of the protein networks responsible for age and diet related metabolic response. We have developed an approach using multiple-dimension liquid chromatography tandem mass spectrometry and extended multiplexing (24 biological samples) with tandem mass tags (TMT) labeling to analyze proteomes of epididymal adipose tissues isolated from mice fed either low or high fat diet for a short or a long-term, and from mice that aged on low versus high fat diets. The peripheral metabolic health (as measured by body weight, adiposity, plasma fasting glucose, insulin, triglycerides, total cholesterol levels, and glucose and insulin tolerance tests) deteriorated with diet and advancing age, with long-term high fat diet exposure being the worst. In response to short-term high fat diet, 43 proteins representing lipid metabolism (e.g. AACS, ACOX1, ACLY) and red-ox pathways (e.g. CPD2, CYP2E, SOD3) were significantly altered (FDR &lt; 10%). Long-term high fat diet significantly altered 55 proteins associated with immune response (e.g. IGTB2, IFIT3, LGALS1) and rennin angiotensin system (e.g. ENPEP, CMA1, CPA3, AN-PEP). Age-related changes on low fat diet significantly altered only 18 proteins representing mainly urea cycle (e.g. OTC, ARG1, CPS1), and amino acid biosynthesis (e.g. GMT, AKR1C6). Surprisingly, high fat diet driven age-related changes culminated with alterations in 155 proteins involving primarily the urea cycle (e.g. ARG1, CPS1), immune response/complement activation (e.g. C 3, C4b, C 8, C9, CFB, CFH, FGA), extracellular remodeling (e.g. EFEMP1, FBN1, FBN2, LTBP4, FERMT2, ECM1, EMILIN2, ITIH3) and apoptosis (e.g. YAP1, HIP1, NDRG1, PRKCD, MUL1) pathways. Using our adipose tissue tailored approach we have identified both age-related and high fat diet specific proteomic signatures highlighting a pronounced involvement of arginine metabolism in response to advancing age, and branched chain amino acid metabolism in early response to high fat feeding. Data are available via ProteomeXchange with identifier PXD005953.","author":[{"dropping-particle":"","family":"Plubell","given":"Deanna L.","non-dropping-particle":"","parse-names":false,"suffix":""},{"dropping-particle":"","family":"Wilmarth","given":"Phillip A.","non-dropping-particle":"","parse-names":false,"suffix":""},{"dropping-particle":"","family":"Zhao","given":"Yuqi","non-dropping-particle":"","parse-names":false,"suffix":""},{"dropping-particle":"","family":"Fenton","given":"Alexandra M.","non-dropping-particle":"","parse-names":false,"suffix":""},{"dropping-particle":"","family":"Minnier","given":"Jessica","non-dropping-particle":"","parse-names":false,"suffix":""},{"dropping-particle":"","family":"Reddy","given":"Ashok P.","non-dropping-particle":"","parse-names":false,"suffix":""},{"dropping-particle":"","family":"Klimek","given":"John","non-dropping-particle":"","parse-names":false,"suffix":""},{"dropping-particle":"","family":"Yang","given":"Xia","non-dropping-particle":"","parse-names":false,"suffix":""},{"dropping-particle":"","family":"David","given":"Larry L.","non-dropping-particle":"","parse-names":false,"suffix":""},{"dropping-particle":"","family":"Pamir","given":"Nathalie","non-dropping-particle":"","parse-names":false,"suffix":""}],"container-title":"Molecular and Cellular Proteomics","id":"ITEM-1","issued":{"date-parts":[["2017"]]},"title":"Extended multiplexing of tandem mass tags (TMT) labeling reveals age and high fat diet specific proteome changes in mouse epididymal adipose tissue","type":"article-journal"},"uris":["http://www.mendeley.com/documents/?uuid=ef123372-8996-4662-8d55-fb5a35b2854f"]}],"mendeley":{"formattedCitation":"&lt;sup&gt;104&lt;/sup&gt;","plainTextFormattedCitation":"104","previouslyFormattedCitation":"&lt;sup&gt;104&lt;/sup&gt;"},"properties":{"noteIndex":0},"schema":"https://github.com/citation-style-language/schema/raw/master/csl-citation.json"}</w:instrText>
      </w:r>
      <w:r w:rsidR="00741CF5">
        <w:fldChar w:fldCharType="separate"/>
      </w:r>
      <w:r w:rsidR="001B3279" w:rsidRPr="001B3279">
        <w:rPr>
          <w:noProof/>
          <w:vertAlign w:val="superscript"/>
        </w:rPr>
        <w:t>104</w:t>
      </w:r>
      <w:r w:rsidR="00741CF5">
        <w:fldChar w:fldCharType="end"/>
      </w:r>
      <w:r>
        <w:t xml:space="preserve">. IRS normalization scales the geometric average of all SPQC measurements across </w:t>
      </w:r>
      <w:r w:rsidR="002E0345">
        <w:t>all</w:t>
      </w:r>
      <w:r>
        <w:t xml:space="preserve"> experiments to be equal. In brief, each protein is multiplied by a scaling factor </w:t>
      </w:r>
      <w:r w:rsidR="00741CF5">
        <w:t>adjusting</w:t>
      </w:r>
      <w:r>
        <w:t xml:space="preserve"> its reference values to be equal to the geometric mean of all SPQC samples from the three experiments. This normalization step effectively standardizes protein measurements between different mass spectrometry experiments. </w:t>
      </w:r>
    </w:p>
    <w:p w14:paraId="69402270" w14:textId="27C23B9B" w:rsidR="00AD425C" w:rsidRDefault="00AD425C" w:rsidP="00AD425C">
      <w:pPr>
        <w:pStyle w:val="Default"/>
        <w:spacing w:line="480" w:lineRule="auto"/>
        <w:ind w:firstLine="720"/>
        <w:jc w:val="thaiDistribute"/>
      </w:pPr>
      <w:r>
        <w:lastRenderedPageBreak/>
        <w:t>The final normalization step was to perform sample pool normalization</w:t>
      </w:r>
      <w:r w:rsidR="002E0345">
        <w:t xml:space="preserve"> using SPQC samples as a reference</w:t>
      </w:r>
      <w:r>
        <w:t xml:space="preserve">. Sample pool normalization scales the mean of all biological replicates to be equal to the mean of all SPQC replicates in a manner </w:t>
      </w:r>
      <w:ins w:id="638" w:author="Jamie Courtland" w:date="2020-06-25T16:07:00Z">
        <w:r w:rsidR="0086372A">
          <w:t xml:space="preserve">that is analogous to </w:t>
        </w:r>
      </w:ins>
      <w:del w:id="639" w:author="Jamie Courtland" w:date="2020-06-25T16:07:00Z">
        <w:r w:rsidDel="0086372A">
          <w:delText xml:space="preserve">similar to </w:delText>
        </w:r>
      </w:del>
      <w:r>
        <w:t>IRS normalization. This normalization step, sometimes referred to as global internal standard normalization, accounts for batch effects between experiments, and reflects the fact that after technical normalization, the mean of biological replicates should be equal to the mean of SPQC replicates as they are effectively equivalent.</w:t>
      </w:r>
    </w:p>
    <w:p w14:paraId="5C760B49" w14:textId="7B66A9F1" w:rsidR="00AD425C" w:rsidRDefault="00AD425C" w:rsidP="00AD425C">
      <w:pPr>
        <w:pStyle w:val="Default"/>
        <w:spacing w:line="480" w:lineRule="auto"/>
        <w:ind w:firstLine="720"/>
        <w:jc w:val="thaiDistribute"/>
      </w:pPr>
      <w:r>
        <w:t xml:space="preserve">Before assessing protein differential abundance, we removed irreproducible quantified proteins. Across all 42 biological replicates, we observed </w:t>
      </w:r>
      <w:r w:rsidR="00741CF5">
        <w:t xml:space="preserve">that </w:t>
      </w:r>
      <w:r>
        <w:t>a small number of proteins had potential outlier measurements that were either several orders of magnitude greater or less than the median of its replicates</w:t>
      </w:r>
      <w:r w:rsidR="002E0345">
        <w:t xml:space="preserve">. </w:t>
      </w:r>
      <w:r>
        <w:t xml:space="preserve">In order to identify and remove these proteins, we assessed the reproducibility of protein measurements within a fraction in the same manner used to identify and filter QC outlier peptides. A small number of proteins were identified as </w:t>
      </w:r>
      <w:r w:rsidR="00741CF5">
        <w:t xml:space="preserve">outliers if </w:t>
      </w:r>
      <w:r>
        <w:t>the average log ratio of their 3 replicates w</w:t>
      </w:r>
      <w:r w:rsidR="00741CF5">
        <w:t>as</w:t>
      </w:r>
      <w:r>
        <w:t xml:space="preserve"> more than 4 standard deviations away from the mean of its intensity bin (</w:t>
      </w:r>
      <w:r w:rsidR="002E0345" w:rsidRPr="002B1B3B">
        <w:rPr>
          <w:highlight w:val="yellow"/>
        </w:rPr>
        <w:t>n=349</w:t>
      </w:r>
      <w:r>
        <w:t>). Proteins with any missing QC data</w:t>
      </w:r>
      <w:r w:rsidR="002E0345">
        <w:t xml:space="preserve"> (</w:t>
      </w:r>
      <w:r w:rsidR="002E0345" w:rsidRPr="002B1B3B">
        <w:rPr>
          <w:highlight w:val="yellow"/>
        </w:rPr>
        <w:t>n=1041</w:t>
      </w:r>
      <w:r w:rsidR="002E0345">
        <w:t>)</w:t>
      </w:r>
      <w:r>
        <w:t xml:space="preserve">, </w:t>
      </w:r>
      <w:r w:rsidR="00741CF5">
        <w:t xml:space="preserve">proteins </w:t>
      </w:r>
      <w:r>
        <w:t>identified by a single peptide</w:t>
      </w:r>
      <w:r w:rsidR="002E0345">
        <w:t xml:space="preserve"> (</w:t>
      </w:r>
      <w:r w:rsidR="002E0345" w:rsidRPr="002B1B3B">
        <w:rPr>
          <w:highlight w:val="yellow"/>
        </w:rPr>
        <w:t>n=758</w:t>
      </w:r>
      <w:r w:rsidR="002E0345">
        <w:t>)</w:t>
      </w:r>
      <w:r>
        <w:t xml:space="preserve">, or </w:t>
      </w:r>
      <w:r w:rsidR="00741CF5">
        <w:t>proteins that were</w:t>
      </w:r>
      <w:r>
        <w:t xml:space="preserve"> sparsely quantified (present in less than 50% of all samples</w:t>
      </w:r>
      <w:r w:rsidR="002E0345">
        <w:t xml:space="preserve">; </w:t>
      </w:r>
      <w:r w:rsidR="002E0345" w:rsidRPr="002B1B3B">
        <w:rPr>
          <w:highlight w:val="yellow"/>
        </w:rPr>
        <w:t>n=49</w:t>
      </w:r>
      <w:r>
        <w:t>) were removed</w:t>
      </w:r>
      <w:r w:rsidR="002E0345">
        <w:t>.</w:t>
      </w:r>
      <w:r>
        <w:t xml:space="preserve"> In total, we retained </w:t>
      </w:r>
      <w:r w:rsidRPr="00533716">
        <w:t>5,897</w:t>
      </w:r>
      <w:r>
        <w:t xml:space="preserve"> of the original </w:t>
      </w:r>
      <w:ins w:id="640" w:author="Jamie Courtland" w:date="2020-06-25T11:34:00Z">
        <w:r w:rsidR="00533716" w:rsidRPr="00B92B5F">
          <w:rPr>
            <w:rFonts w:asciiTheme="minorBidi" w:hAnsiTheme="minorBidi"/>
          </w:rPr>
          <w:t xml:space="preserve">7,488 </w:t>
        </w:r>
      </w:ins>
      <w:del w:id="641" w:author="Jamie Courtland" w:date="2020-06-25T11:34:00Z">
        <w:r w:rsidRPr="00E82DA2" w:rsidDel="00533716">
          <w:rPr>
            <w:b/>
            <w:bCs/>
          </w:rPr>
          <w:delText>7</w:delText>
        </w:r>
        <w:r w:rsidDel="00533716">
          <w:rPr>
            <w:b/>
            <w:bCs/>
          </w:rPr>
          <w:delText>,</w:delText>
        </w:r>
        <w:r w:rsidRPr="00E82DA2" w:rsidDel="00533716">
          <w:rPr>
            <w:b/>
            <w:bCs/>
          </w:rPr>
          <w:delText xml:space="preserve">521 </w:delText>
        </w:r>
      </w:del>
      <w:r>
        <w:t>proteins</w:t>
      </w:r>
      <w:r w:rsidR="00741CF5">
        <w:t xml:space="preserve"> </w:t>
      </w:r>
      <w:r>
        <w:t xml:space="preserve">in the final dataset. </w:t>
      </w:r>
    </w:p>
    <w:p w14:paraId="379BDF3D" w14:textId="77777777" w:rsidR="00741CF5" w:rsidRDefault="00741CF5" w:rsidP="00AD425C">
      <w:pPr>
        <w:pStyle w:val="Default"/>
        <w:spacing w:line="480" w:lineRule="auto"/>
        <w:ind w:firstLine="720"/>
        <w:jc w:val="thaiDistribute"/>
      </w:pPr>
    </w:p>
    <w:p w14:paraId="71CFFA54" w14:textId="5FE04009" w:rsidR="00AD425C" w:rsidRDefault="00AD425C" w:rsidP="00AD425C">
      <w:pPr>
        <w:pStyle w:val="Default"/>
        <w:spacing w:line="480" w:lineRule="auto"/>
        <w:jc w:val="thaiDistribute"/>
      </w:pPr>
      <w:r w:rsidRPr="00F472E1">
        <w:rPr>
          <w:i/>
          <w:iCs/>
        </w:rPr>
        <w:t>Differential protein abundance</w:t>
      </w:r>
      <w:r w:rsidRPr="00AB3114">
        <w:rPr>
          <w:i/>
          <w:iCs/>
        </w:rPr>
        <w:t xml:space="preserve">. </w:t>
      </w:r>
      <w:r w:rsidRPr="00AB3114">
        <w:t xml:space="preserve">Differential protein abundance was assessed using the final normalized protein data for intrafraction comparisons between WT and MUT groups using a general linear model as implemented by the </w:t>
      </w:r>
      <w:proofErr w:type="spellStart"/>
      <w:r w:rsidRPr="00AB3114">
        <w:t>edgeR</w:t>
      </w:r>
      <w:proofErr w:type="spellEnd"/>
      <w:r w:rsidRPr="00AB3114">
        <w:t xml:space="preserve"> R library (</w:t>
      </w:r>
      <w:proofErr w:type="spellStart"/>
      <w:r w:rsidRPr="00AB3114">
        <w:t>edgeR</w:t>
      </w:r>
      <w:proofErr w:type="spellEnd"/>
      <w:r w:rsidRPr="00AB3114">
        <w:t>::</w:t>
      </w:r>
      <w:proofErr w:type="spellStart"/>
      <w:r w:rsidRPr="00AB3114">
        <w:t>glmFIT</w:t>
      </w:r>
      <w:proofErr w:type="spellEnd"/>
      <w:r w:rsidRPr="00AB3114">
        <w:t>)</w:t>
      </w:r>
      <w:r w:rsidR="002E0345">
        <w:fldChar w:fldCharType="begin" w:fldLock="1"/>
      </w:r>
      <w:r w:rsidR="0086372A">
        <w:instrText>ADDIN CSL_CITATION {"citationItems":[{"id":"ITEM-1","itemData":{"PMID":"19910308","abstract":"SUMMARY: It is expected that emerging digital gene expression (DGE) technologies will overtake microarray technologies in the near future for many functional genomics applications. One of the fundamental data analysis tasks, especially for gene expression studies, involves determining whether there is evidence that counts for a transcript or exon are significantly different across experimental conditions. edgeR is a Bioconductor software package for examining differential expression of replicated count data. An overdispersed Poisson model is used to account for both biological and technical variability. Empirical Bayes methods are used to moderate the degree of overdispersion across transcripts, improving the reliability of inference. The methodology can be used even with the most minimal levels of replication, provided at least one phenotype or experimental condition is replicated. The software may have other applications beyond sequencing data, such as proteome peptide count data. AVAILABILITY: The package is freely available under the LGPL licence from the Bioconductor web site (http://bioconductor.org).","author":[{"dropping-particle":"","family":"MD","given":"Robinson","non-dropping-particle":"","parse-names":false,"suffix":""},{"dropping-particle":"","family":"DJ","given":"McCarthy","non-dropping-particle":"","parse-names":false,"suffix":""},{"dropping-particle":"","family":"GK","given":"Smyth","non-dropping-particle":"","parse-names":false,"suffix":""}],"container-title":"Bioinformatics","id":"ITEM-1","issued":{"date-parts":[["2009"]]},"title":"edgeR: a Bioconductor package for differential expression analysis of digital gene expression data","type":"article-magazine"},"uris":["http://www.mendeley.com/documents/?uuid=c871287a-b97c-4fe5-b811-8f82e4ede8ac"]}],"mendeley":{"formattedCitation":"&lt;sup&gt;105&lt;/sup&gt;","plainTextFormattedCitation":"105","previouslyFormattedCitation":"&lt;sup&gt;105&lt;/sup&gt;"},"properties":{"noteIndex":0},"schema":"https://github.com/citation-style-language/schema/raw/master/csl-citation.json"}</w:instrText>
      </w:r>
      <w:r w:rsidR="002E0345">
        <w:fldChar w:fldCharType="separate"/>
      </w:r>
      <w:r w:rsidR="001B3279" w:rsidRPr="001B3279">
        <w:rPr>
          <w:noProof/>
          <w:vertAlign w:val="superscript"/>
        </w:rPr>
        <w:t>105</w:t>
      </w:r>
      <w:r w:rsidR="002E0345">
        <w:fldChar w:fldCharType="end"/>
      </w:r>
      <w:r w:rsidRPr="00AB3114">
        <w:t xml:space="preserve">. This approach is appropriate for over-dispersed, negative binomially distributed count </w:t>
      </w:r>
      <w:r w:rsidRPr="00AB3114">
        <w:lastRenderedPageBreak/>
        <w:t xml:space="preserve">data with </w:t>
      </w:r>
      <w:r w:rsidR="00741CF5">
        <w:t xml:space="preserve">a </w:t>
      </w:r>
      <w:r w:rsidRPr="00AB3114">
        <w:t>small number of replicates</w:t>
      </w:r>
      <w:r w:rsidR="00741CF5">
        <w:fldChar w:fldCharType="begin" w:fldLock="1"/>
      </w:r>
      <w:r w:rsidR="0086372A">
        <w:instrText>ADDIN CSL_CITATION {"citationItems":[{"id":"ITEM-1","itemData":{"PMID":"19910308","abstract":"SUMMARY: It is expected that emerging digital gene expression (DGE) technologies will overtake microarray technologies in the near future for many functional genomics applications. One of the fundamental data analysis tasks, especially for gene expression studies, involves determining whether there is evidence that counts for a transcript or exon are significantly different across experimental conditions. edgeR is a Bioconductor software package for examining differential expression of replicated count data. An overdispersed Poisson model is used to account for both biological and technical variability. Empirical Bayes methods are used to moderate the degree of overdispersion across transcripts, improving the reliability of inference. The methodology can be used even with the most minimal levels of replication, provided at least one phenotype or experimental condition is replicated. The software may have other applications beyond sequencing data, such as proteome peptide count data. AVAILABILITY: The package is freely available under the LGPL licence from the Bioconductor web site (http://bioconductor.org).","author":[{"dropping-particle":"","family":"MD","given":"Robinson","non-dropping-particle":"","parse-names":false,"suffix":""},{"dropping-particle":"","family":"DJ","given":"McCarthy","non-dropping-particle":"","parse-names":false,"suffix":""},{"dropping-particle":"","family":"GK","given":"Smyth","non-dropping-particle":"","parse-names":false,"suffix":""}],"container-title":"Bioinformatics","id":"ITEM-1","issued":{"date-parts":[["2009"]]},"title":"edgeR: a Bioconductor package for differential expression analysis of digital gene expression data","type":"article-magazine"},"uris":["http://www.mendeley.com/documents/?uuid=c871287a-b97c-4fe5-b811-8f82e4ede8ac"]},{"id":"ITEM-2","itemData":{"DOI":"10.1093/nar/gks042","ISSN":"03051048","abstract":"A flexible statistical framework is developed for the analysis of read counts from RNA-Seq gene expression studies. It provides the ability to analyse complex experiments involving multiple treatment conditions and blocking variables while still taking full account of biological variation. Biological variation between RNA samples is estimated separately from the technical variation associated with sequencing technologies. Novel empirical Bayes methods allow each gene to have its own specific variability, even when there are relatively few biological replicates from which to estimate such variability. The pipeline is implemented in the edgeR package of the Bioconductor project. A case study analysis of carcinoma data demonstrates the ability of generalized linear model methods (GLMs) to detect differential expression in a paired design, and even to detect tumour-specific expression changes. The case study demonstrates the need to allow for gene-specific variability, rather than assuming a common dispersion across genes or a fixed relationship between abundance and variability. Genewise dispersions de-prioritize genes with inconsistent results and allow the main analysis to focus on changes that are consistent between biological replicates. Parallel computational approaches are developed to make non-linear model fitting faster and more reliable, making the application of GLMs to genomic data more convenient and practical. Simulations demonstrate the ability of adjusted profile likelihood estimators to return accurate estimators of biological variability in complex situations. When variation is gene-specific, empirical Bayes estimators provide an advantageous compromise between the extremes of assuming common dispersion or separate genewise dispersion. The methods developed here can also be applied to count data arising from DNA-Seq applications, including ChIP-Seq for epigenetic marks and DNA methylation analyses. © 2011 The Author(s).","author":[{"dropping-particle":"","family":"McCarthy","given":"Davis J.","non-dropping-particle":"","parse-names":false,"suffix":""},{"dropping-particle":"","family":"Chen","given":"Yunshun","non-dropping-particle":"","parse-names":false,"suffix":""},{"dropping-particle":"","family":"Smyth","given":"Gordon K.","non-dropping-particle":"","parse-names":false,"suffix":""}],"container-title":"Nucleic Acids Research","id":"ITEM-2","issued":{"date-parts":[["2012"]]},"title":"Differential expression analysis of multifactor RNA-Seq experiments with respect to biological variation","type":"article-journal"},"uris":["http://www.mendeley.com/documents/?uuid=20c42eeb-74d4-4c25-90a4-3772b192c9a7"]}],"mendeley":{"formattedCitation":"&lt;sup&gt;105,106&lt;/sup&gt;","plainTextFormattedCitation":"105,106","previouslyFormattedCitation":"&lt;sup&gt;105,106&lt;/sup&gt;"},"properties":{"noteIndex":0},"schema":"https://github.com/citation-style-language/schema/raw/master/csl-citation.json"}</w:instrText>
      </w:r>
      <w:r w:rsidR="00741CF5">
        <w:fldChar w:fldCharType="separate"/>
      </w:r>
      <w:r w:rsidR="001B3279" w:rsidRPr="001B3279">
        <w:rPr>
          <w:noProof/>
          <w:vertAlign w:val="superscript"/>
        </w:rPr>
        <w:t>105,106</w:t>
      </w:r>
      <w:r w:rsidR="00741CF5">
        <w:fldChar w:fldCharType="end"/>
      </w:r>
      <w:r w:rsidRPr="00AB3114">
        <w:t xml:space="preserve"> (for its application to proteomics see </w:t>
      </w:r>
      <w:proofErr w:type="spellStart"/>
      <w:r w:rsidRPr="00AB3114">
        <w:t>Plubell</w:t>
      </w:r>
      <w:proofErr w:type="spellEnd"/>
      <w:r w:rsidRPr="00AB3114">
        <w:t xml:space="preserve"> </w:t>
      </w:r>
      <w:r>
        <w:t xml:space="preserve">et al., </w:t>
      </w:r>
      <w:r w:rsidRPr="00AB3114">
        <w:t>2017</w:t>
      </w:r>
      <w:r w:rsidR="00741CF5">
        <w:fldChar w:fldCharType="begin" w:fldLock="1"/>
      </w:r>
      <w:r w:rsidR="0086372A">
        <w:instrText>ADDIN CSL_CITATION {"citationItems":[{"id":"ITEM-1","itemData":{"DOI":"10.1074/mcp.M116.065524","ISSN":"15359484","abstract":"The lack of high-throughput methods to analyze the adipose tissue protein composition limits our understanding of the protein networks responsible for age and diet related metabolic response. We have developed an approach using multiple-dimension liquid chromatography tandem mass spectrometry and extended multiplexing (24 biological samples) with tandem mass tags (TMT) labeling to analyze proteomes of epididymal adipose tissues isolated from mice fed either low or high fat diet for a short or a long-term, and from mice that aged on low versus high fat diets. The peripheral metabolic health (as measured by body weight, adiposity, plasma fasting glucose, insulin, triglycerides, total cholesterol levels, and glucose and insulin tolerance tests) deteriorated with diet and advancing age, with long-term high fat diet exposure being the worst. In response to short-term high fat diet, 43 proteins representing lipid metabolism (e.g. AACS, ACOX1, ACLY) and red-ox pathways (e.g. CPD2, CYP2E, SOD3) were significantly altered (FDR &lt; 10%). Long-term high fat diet significantly altered 55 proteins associated with immune response (e.g. IGTB2, IFIT3, LGALS1) and rennin angiotensin system (e.g. ENPEP, CMA1, CPA3, AN-PEP). Age-related changes on low fat diet significantly altered only 18 proteins representing mainly urea cycle (e.g. OTC, ARG1, CPS1), and amino acid biosynthesis (e.g. GMT, AKR1C6). Surprisingly, high fat diet driven age-related changes culminated with alterations in 155 proteins involving primarily the urea cycle (e.g. ARG1, CPS1), immune response/complement activation (e.g. C 3, C4b, C 8, C9, CFB, CFH, FGA), extracellular remodeling (e.g. EFEMP1, FBN1, FBN2, LTBP4, FERMT2, ECM1, EMILIN2, ITIH3) and apoptosis (e.g. YAP1, HIP1, NDRG1, PRKCD, MUL1) pathways. Using our adipose tissue tailored approach we have identified both age-related and high fat diet specific proteomic signatures highlighting a pronounced involvement of arginine metabolism in response to advancing age, and branched chain amino acid metabolism in early response to high fat feeding. Data are available via ProteomeXchange with identifier PXD005953.","author":[{"dropping-particle":"","family":"Plubell","given":"Deanna L.","non-dropping-particle":"","parse-names":false,"suffix":""},{"dropping-particle":"","family":"Wilmarth","given":"Phillip A.","non-dropping-particle":"","parse-names":false,"suffix":""},{"dropping-particle":"","family":"Zhao","given":"Yuqi","non-dropping-particle":"","parse-names":false,"suffix":""},{"dropping-particle":"","family":"Fenton","given":"Alexandra M.","non-dropping-particle":"","parse-names":false,"suffix":""},{"dropping-particle":"","family":"Minnier","given":"Jessica","non-dropping-particle":"","parse-names":false,"suffix":""},{"dropping-particle":"","family":"Reddy","given":"Ashok P.","non-dropping-particle":"","parse-names":false,"suffix":""},{"dropping-particle":"","family":"Klimek","given":"John","non-dropping-particle":"","parse-names":false,"suffix":""},{"dropping-particle":"","family":"Yang","given":"Xia","non-dropping-particle":"","parse-names":false,"suffix":""},{"dropping-particle":"","family":"David","given":"Larry L.","non-dropping-particle":"","parse-names":false,"suffix":""},{"dropping-particle":"","family":"Pamir","given":"Nathalie","non-dropping-particle":"","parse-names":false,"suffix":""}],"container-title":"Molecular and Cellular Proteomics","id":"ITEM-1","issued":{"date-parts":[["2017"]]},"title":"Extended multiplexing of tandem mass tags (TMT) labeling reveals age and high fat diet specific proteome changes in mouse epididymal adipose tissue","type":"article-journal"},"uris":["http://www.mendeley.com/documents/?uuid=ef123372-8996-4662-8d55-fb5a35b2854f"]}],"mendeley":{"formattedCitation":"&lt;sup&gt;104&lt;/sup&gt;","plainTextFormattedCitation":"104","previouslyFormattedCitation":"&lt;sup&gt;104&lt;/sup&gt;"},"properties":{"noteIndex":0},"schema":"https://github.com/citation-style-language/schema/raw/master/csl-citation.json"}</w:instrText>
      </w:r>
      <w:r w:rsidR="00741CF5">
        <w:fldChar w:fldCharType="separate"/>
      </w:r>
      <w:r w:rsidR="001B3279" w:rsidRPr="001B3279">
        <w:rPr>
          <w:noProof/>
          <w:vertAlign w:val="superscript"/>
        </w:rPr>
        <w:t>104</w:t>
      </w:r>
      <w:r w:rsidR="00741CF5">
        <w:fldChar w:fldCharType="end"/>
      </w:r>
      <w:r w:rsidRPr="00AB3114">
        <w:t xml:space="preserve">). P-values were corrected using the </w:t>
      </w:r>
      <w:proofErr w:type="spellStart"/>
      <w:r w:rsidRPr="00AB3114">
        <w:t>Benjamini</w:t>
      </w:r>
      <w:proofErr w:type="spellEnd"/>
      <w:r w:rsidRPr="00AB3114">
        <w:t xml:space="preserve"> Hochberg procedure within </w:t>
      </w:r>
      <w:proofErr w:type="spellStart"/>
      <w:r w:rsidRPr="00AB3114">
        <w:t>edgeR</w:t>
      </w:r>
      <w:proofErr w:type="spellEnd"/>
      <w:r w:rsidRPr="00AB3114">
        <w:t>. A</w:t>
      </w:r>
      <w:r>
        <w:t>n</w:t>
      </w:r>
      <w:r w:rsidRPr="00AB3114">
        <w:t xml:space="preserve"> FDR threshold of 0.1 </w:t>
      </w:r>
      <w:r>
        <w:t xml:space="preserve">was set for significance. </w:t>
      </w:r>
      <w:r w:rsidRPr="00AB3114">
        <w:t xml:space="preserve"> </w:t>
      </w:r>
    </w:p>
    <w:p w14:paraId="52C35A2E" w14:textId="77777777" w:rsidR="00741CF5" w:rsidRPr="00F472E1" w:rsidRDefault="00741CF5" w:rsidP="00AD425C">
      <w:pPr>
        <w:pStyle w:val="Default"/>
        <w:spacing w:line="480" w:lineRule="auto"/>
        <w:jc w:val="thaiDistribute"/>
        <w:rPr>
          <w:i/>
          <w:iCs/>
        </w:rPr>
      </w:pPr>
    </w:p>
    <w:p w14:paraId="2B6785AE" w14:textId="75C252A9" w:rsidR="008958FA" w:rsidRDefault="00AD425C" w:rsidP="00AD425C">
      <w:pPr>
        <w:pStyle w:val="Default"/>
        <w:spacing w:line="480" w:lineRule="auto"/>
        <w:jc w:val="thaiDistribute"/>
        <w:rPr>
          <w:ins w:id="642" w:author="Jamie Courtland" w:date="2020-06-25T16:10:00Z"/>
        </w:rPr>
      </w:pPr>
      <w:r w:rsidRPr="00F472E1">
        <w:rPr>
          <w:i/>
          <w:iCs/>
        </w:rPr>
        <w:t>Adjusted protein abundance.</w:t>
      </w:r>
      <w:r>
        <w:rPr>
          <w:i/>
          <w:iCs/>
        </w:rPr>
        <w:t xml:space="preserve"> </w:t>
      </w:r>
      <w:ins w:id="643" w:author="Jamie Courtland" w:date="2020-06-25T16:08:00Z">
        <w:r w:rsidR="0086372A">
          <w:t>We utilized the flexible GLM framework to test</w:t>
        </w:r>
        <w:r w:rsidR="0086372A" w:rsidRPr="00AB3114">
          <w:t xml:space="preserve"> </w:t>
        </w:r>
        <w:r w:rsidR="0086372A">
          <w:t xml:space="preserve">the hypothesis that the abundance of proteins in the WT group was significantly different from that in the MUT group (Supplementary Table 2). For plotting, we adjusted normalized protein abundances </w:t>
        </w:r>
        <w:r w:rsidR="0086372A" w:rsidRPr="00AB3114">
          <w:t xml:space="preserve">for fraction differences by fitting the data with an additive linear model with fraction as </w:t>
        </w:r>
      </w:ins>
      <w:ins w:id="644" w:author="Jamie Courtland" w:date="2020-06-25T16:09:00Z">
        <w:r w:rsidR="0086372A">
          <w:t xml:space="preserve">a </w:t>
        </w:r>
      </w:ins>
      <w:ins w:id="645" w:author="Jamie Courtland" w:date="2020-06-25T16:08:00Z">
        <w:r w:rsidR="0086372A" w:rsidRPr="00AB3114">
          <w:t>blocking factor</w:t>
        </w:r>
      </w:ins>
      <w:ins w:id="646" w:author="Jamie Courtland" w:date="2020-06-25T16:09:00Z">
        <w:r w:rsidR="0086372A">
          <w:t>,</w:t>
        </w:r>
      </w:ins>
      <w:ins w:id="647" w:author="Jamie Courtland" w:date="2020-06-25T16:08:00Z">
        <w:r w:rsidR="0086372A" w:rsidRPr="00AB3114">
          <w:t xml:space="preserve"> as implemented by the </w:t>
        </w:r>
        <w:proofErr w:type="spellStart"/>
        <w:r w:rsidR="0086372A" w:rsidRPr="00AB3114">
          <w:t>removeBatchEffect</w:t>
        </w:r>
        <w:proofErr w:type="spellEnd"/>
        <w:r w:rsidR="0086372A" w:rsidRPr="00AB3114">
          <w:t xml:space="preserve"> algorithm from </w:t>
        </w:r>
        <w:r w:rsidR="0086372A">
          <w:t xml:space="preserve">the </w:t>
        </w:r>
      </w:ins>
      <w:r w:rsidRPr="00AB3114">
        <w:t xml:space="preserve">R </w:t>
      </w:r>
      <w:proofErr w:type="spellStart"/>
      <w:r w:rsidRPr="00AB3114">
        <w:t>limma</w:t>
      </w:r>
      <w:proofErr w:type="spellEnd"/>
      <w:r w:rsidRPr="00AB3114">
        <w:t xml:space="preserve"> package</w:t>
      </w:r>
      <w:r w:rsidR="002E0345">
        <w:fldChar w:fldCharType="begin" w:fldLock="1"/>
      </w:r>
      <w:r w:rsidR="0086372A">
        <w:instrText>ADDIN CSL_CITATION {"citationItems":[{"id":"ITEM-1","itemData":{"DOI":"10.1093/nar/gkv007","ISSN":"13624962","PMID":"25605792","abstract":"limma is an R/Bioconductor software package that provides an integrated solution for analysing data from gene expression experiments. It contains rich features for handling complex experimental designs and for information borrowing to overcome the problem of small sample sizes. Over the past decade, limma has been a popular choice for gene discovery through differential expression analyses of microarray and high-throughput PCR data. The package contains particularly strong facilities for reading, normalizing and exploring such data. Recently, the capabilities of limma have been significantly expanded in two important directions. First, the package can now perform both differential expression and differential splicing analyses of RNA sequencing (RNA-seq) data. All the downstream analysis tools previously restricted to microarray data are now available for RNA-seq as well. These capabilities allow users to analyse both RNA-seq and microarray data with very similar pipelines. Second, the package is now able to go past the traditional gene-wise expression analyses in a variety of ways, analysing expression profiles in terms of co-regulated sets of genes or in terms of higher-order expression signatures. This provides enhanced possibilities for biological interpretation of gene expression differences. This article reviews the philosophy and design of the limma package, summarizing both new and historical features, with an emphasis on recent enhancements and features that have not been previously described.","author":[{"dropping-particle":"","family":"Ritchie","given":"Matthew E.","non-dropping-particle":"","parse-names":false,"suffix":""},{"dropping-particle":"","family":"Phipson","given":"Belinda","non-dropping-particle":"","parse-names":false,"suffix":""},{"dropping-particle":"","family":"Wu","given":"Di","non-dropping-particle":"","parse-names":false,"suffix":""},{"dropping-particle":"","family":"Hu","given":"Yifang","non-dropping-particle":"","parse-names":false,"suffix":""},{"dropping-particle":"","family":"Law","given":"Charity W.","non-dropping-particle":"","parse-names":false,"suffix":""},{"dropping-particle":"","family":"Shi","given":"Wei","non-dropping-particle":"","parse-names":false,"suffix":""},{"dropping-particle":"","family":"Smyth","given":"Gordon K.","non-dropping-particle":"","parse-names":false,"suffix":""}],"container-title":"Nucleic Acids Research","id":"ITEM-1","issued":{"date-parts":[["2015"]]},"title":"Limma powers differential expression analyses for RNA-sequencing and microarray studies","type":"article-journal"},"uris":["http://www.mendeley.com/documents/?uuid=92ab9e27-a13d-4eef-8ffb-cd616b8ba624"]}],"mendeley":{"formattedCitation":"&lt;sup&gt;107&lt;/sup&gt;","plainTextFormattedCitation":"107","previouslyFormattedCitation":"&lt;sup&gt;107&lt;/sup&gt;"},"properties":{"noteIndex":0},"schema":"https://github.com/citation-style-language/schema/raw/master/csl-citation.json"}</w:instrText>
      </w:r>
      <w:r w:rsidR="002E0345">
        <w:fldChar w:fldCharType="separate"/>
      </w:r>
      <w:r w:rsidR="001B3279" w:rsidRPr="001B3279">
        <w:rPr>
          <w:noProof/>
          <w:vertAlign w:val="superscript"/>
        </w:rPr>
        <w:t>107</w:t>
      </w:r>
      <w:r w:rsidR="002E0345">
        <w:fldChar w:fldCharType="end"/>
      </w:r>
      <w:r w:rsidRPr="00AB3114">
        <w:t xml:space="preserve">. Differences between WT and </w:t>
      </w:r>
      <w:r w:rsidR="00536BD8" w:rsidRPr="00AB3114">
        <w:t>M</w:t>
      </w:r>
      <w:r w:rsidR="00536BD8">
        <w:t>UT</w:t>
      </w:r>
      <w:r w:rsidR="00536BD8" w:rsidRPr="00AB3114">
        <w:t xml:space="preserve"> </w:t>
      </w:r>
      <w:r w:rsidRPr="00AB3114">
        <w:t xml:space="preserve">groups were then assessed using the adjusted data and </w:t>
      </w:r>
      <w:r>
        <w:t>a one-</w:t>
      </w:r>
      <w:ins w:id="648" w:author="Jamie Courtland" w:date="2020-06-25T11:36:00Z">
        <w:r w:rsidR="00533716">
          <w:t>sided</w:t>
        </w:r>
        <w:r w:rsidR="00533716" w:rsidRPr="00AB3114">
          <w:t xml:space="preserve"> </w:t>
        </w:r>
        <w:commentRangeStart w:id="649"/>
        <w:r w:rsidR="00533716" w:rsidRPr="00AB3114">
          <w:t xml:space="preserve">student’s t-test </w:t>
        </w:r>
        <w:commentRangeEnd w:id="649"/>
        <w:r w:rsidR="00533716">
          <w:rPr>
            <w:rStyle w:val="CommentReference"/>
            <w:rFonts w:ascii="Times New Roman" w:eastAsia="Times New Roman" w:hAnsi="Times New Roman" w:cs="Times New Roman"/>
            <w:color w:val="auto"/>
          </w:rPr>
          <w:commentReference w:id="649"/>
        </w:r>
      </w:ins>
      <w:r w:rsidRPr="00AB3114">
        <w:t>with Bonferroni p-value correction</w:t>
      </w:r>
      <w:r w:rsidR="002E0345">
        <w:t xml:space="preserve"> in R</w:t>
      </w:r>
      <w:r w:rsidRPr="00AB3114">
        <w:t>.</w:t>
      </w:r>
    </w:p>
    <w:p w14:paraId="2EB92D80" w14:textId="77777777" w:rsidR="0086372A" w:rsidRDefault="0086372A" w:rsidP="00AD425C">
      <w:pPr>
        <w:pStyle w:val="Default"/>
        <w:spacing w:line="480" w:lineRule="auto"/>
        <w:jc w:val="thaiDistribute"/>
      </w:pPr>
    </w:p>
    <w:p w14:paraId="69FC61ED" w14:textId="670A0731" w:rsidR="0086372A" w:rsidRPr="00EC54F4" w:rsidRDefault="0086372A" w:rsidP="00EC54F4">
      <w:pPr>
        <w:spacing w:line="480" w:lineRule="auto"/>
        <w:jc w:val="thaiDistribute"/>
        <w:rPr>
          <w:ins w:id="650" w:author="Jamie Courtland" w:date="2020-06-25T16:09:00Z"/>
          <w:rFonts w:asciiTheme="minorBidi" w:hAnsiTheme="minorBidi"/>
          <w:i/>
          <w:iCs/>
          <w:color w:val="000000" w:themeColor="text1"/>
        </w:rPr>
      </w:pPr>
      <w:ins w:id="651" w:author="Jamie Courtland" w:date="2020-06-25T16:09:00Z">
        <w:r w:rsidRPr="00EC54F4">
          <w:rPr>
            <w:rFonts w:asciiTheme="minorBidi" w:hAnsiTheme="minorBidi"/>
            <w:i/>
            <w:iCs/>
            <w:color w:val="000000" w:themeColor="text1"/>
          </w:rPr>
          <w:t>Network analysis</w:t>
        </w:r>
      </w:ins>
      <w:ins w:id="652" w:author="Jamie Courtland" w:date="2020-06-25T16:10:00Z">
        <w:r>
          <w:rPr>
            <w:rFonts w:asciiTheme="minorBidi" w:hAnsiTheme="minorBidi"/>
            <w:i/>
            <w:iCs/>
            <w:color w:val="000000" w:themeColor="text1"/>
          </w:rPr>
          <w:t xml:space="preserve">. </w:t>
        </w:r>
      </w:ins>
      <w:ins w:id="653" w:author="Jamie Courtland" w:date="2020-06-25T16:09:00Z">
        <w:r>
          <w:rPr>
            <w:rFonts w:asciiTheme="minorBidi" w:hAnsiTheme="minorBidi"/>
          </w:rPr>
          <w:t xml:space="preserve">We assessed the pairwise covariation (correlation) between </w:t>
        </w:r>
        <w:r w:rsidRPr="006F4CE7">
          <w:rPr>
            <w:rFonts w:ascii="Arial" w:hAnsi="Arial" w:cs="Arial"/>
          </w:rPr>
          <w:t xml:space="preserve">all 5,897 proteins using </w:t>
        </w:r>
        <w:r>
          <w:rPr>
            <w:rFonts w:ascii="Arial" w:hAnsi="Arial" w:cs="Arial"/>
          </w:rPr>
          <w:t xml:space="preserve">the </w:t>
        </w:r>
        <w:proofErr w:type="spellStart"/>
        <w:r w:rsidRPr="006F4CE7">
          <w:rPr>
            <w:rFonts w:ascii="Arial" w:hAnsi="Arial" w:cs="Arial"/>
          </w:rPr>
          <w:t>biweight</w:t>
        </w:r>
        <w:proofErr w:type="spellEnd"/>
        <w:r w:rsidRPr="006F4CE7">
          <w:rPr>
            <w:rFonts w:ascii="Arial" w:hAnsi="Arial" w:cs="Arial"/>
          </w:rPr>
          <w:t xml:space="preserve"> </w:t>
        </w:r>
        <w:proofErr w:type="spellStart"/>
        <w:r w:rsidRPr="006F4CE7">
          <w:rPr>
            <w:rFonts w:ascii="Arial" w:hAnsi="Arial" w:cs="Arial"/>
          </w:rPr>
          <w:t>midcorrelation</w:t>
        </w:r>
        <w:proofErr w:type="spellEnd"/>
        <w:r w:rsidRPr="006F4CE7">
          <w:rPr>
            <w:rFonts w:ascii="Arial" w:hAnsi="Arial" w:cs="Arial"/>
          </w:rPr>
          <w:t xml:space="preserve"> (</w:t>
        </w:r>
        <w:proofErr w:type="spellStart"/>
        <w:r w:rsidRPr="006F4CE7">
          <w:rPr>
            <w:rFonts w:ascii="Arial" w:hAnsi="Arial" w:cs="Arial"/>
          </w:rPr>
          <w:t>bicor</w:t>
        </w:r>
        <w:proofErr w:type="spellEnd"/>
        <w:r w:rsidRPr="006F4CE7">
          <w:rPr>
            <w:rFonts w:ascii="Arial" w:hAnsi="Arial" w:cs="Arial"/>
          </w:rPr>
          <w:t>)</w:t>
        </w:r>
        <w:r>
          <w:rPr>
            <w:rFonts w:ascii="Arial" w:hAnsi="Arial" w:cs="Arial"/>
          </w:rPr>
          <w:t xml:space="preserve"> statistic</w:t>
        </w:r>
        <w:r w:rsidRPr="006F4CE7">
          <w:rPr>
            <w:rFonts w:ascii="Arial" w:hAnsi="Arial" w:cs="Arial"/>
          </w:rPr>
          <w:t>, a robust alternative to Pearson</w:t>
        </w:r>
        <w:r>
          <w:rPr>
            <w:rFonts w:ascii="Arial" w:hAnsi="Arial" w:cs="Arial"/>
          </w:rPr>
          <w:t xml:space="preserve">’s </w:t>
        </w:r>
        <w:r w:rsidRPr="006F4CE7">
          <w:rPr>
            <w:rFonts w:ascii="Arial" w:hAnsi="Arial" w:cs="Arial"/>
          </w:rPr>
          <w:t xml:space="preserve">correlation. </w:t>
        </w:r>
      </w:ins>
    </w:p>
    <w:p w14:paraId="40FAD692" w14:textId="77777777" w:rsidR="0086372A" w:rsidRDefault="0086372A" w:rsidP="0086372A">
      <w:pPr>
        <w:spacing w:line="480" w:lineRule="auto"/>
        <w:jc w:val="thaiDistribute"/>
        <w:rPr>
          <w:ins w:id="654" w:author="Jamie Courtland" w:date="2020-06-25T16:11:00Z"/>
          <w:rFonts w:ascii="Arial" w:hAnsi="Arial" w:cs="Arial"/>
          <w:i/>
          <w:iCs/>
        </w:rPr>
      </w:pPr>
    </w:p>
    <w:p w14:paraId="4DDC1F86" w14:textId="52390BB5" w:rsidR="0086372A" w:rsidRDefault="0086372A" w:rsidP="0086372A">
      <w:pPr>
        <w:spacing w:line="480" w:lineRule="auto"/>
        <w:jc w:val="thaiDistribute"/>
        <w:rPr>
          <w:ins w:id="655" w:author="Jamie Courtland" w:date="2020-06-25T16:13:00Z"/>
          <w:rFonts w:ascii="Arial" w:hAnsi="Arial" w:cs="Arial"/>
        </w:rPr>
      </w:pPr>
      <w:ins w:id="656" w:author="Jamie Courtland" w:date="2020-06-25T16:09:00Z">
        <w:r w:rsidRPr="007A335B">
          <w:rPr>
            <w:rFonts w:ascii="Arial" w:hAnsi="Arial" w:cs="Arial"/>
            <w:i/>
            <w:iCs/>
          </w:rPr>
          <w:t>Network Enhancement</w:t>
        </w:r>
        <w:r>
          <w:rPr>
            <w:rFonts w:ascii="Arial" w:hAnsi="Arial" w:cs="Arial"/>
          </w:rPr>
          <w:t>. To resolve the modular structure of this graph, we performed network enhancement to remove biological noise</w:t>
        </w:r>
      </w:ins>
      <w:ins w:id="657" w:author="Jamie Courtland" w:date="2020-06-25T16:13:00Z">
        <w:r>
          <w:rPr>
            <w:rFonts w:ascii="Arial" w:hAnsi="Arial" w:cs="Arial"/>
          </w:rPr>
          <w:fldChar w:fldCharType="begin" w:fldLock="1"/>
        </w:r>
      </w:ins>
      <w:r>
        <w:rPr>
          <w:rFonts w:ascii="Arial" w:hAnsi="Arial" w:cs="Arial"/>
        </w:rPr>
        <w:instrText>ADDIN CSL_CITATION {"citationItems":[{"id":"ITEM-1","itemData":{"DOI":"10.1038/s41467-018-05469-x","ISSN":"20411723","abstract":"Networks are ubiquitous in biology where they encode connectivity patterns at all scales of organization, from molecular to the biome. However, biological networks are noisy due to the limitations of measurement technology and inherent natural variation, which can hamper discovery of network patterns and dynamics. We propose Network Enhancement (NE), a method for improving the signal-to-noise ratio of undirected, weighted networks. NE uses a doubly stochastic matrix operator that induces sparsity and provides a closed-form solution that increases spectral eigengap of the input network. As a result, NE removes weak edges, enhances real connections, and leads to better downstream performance. Experiments show that NE improves gene–function prediction by denoising tissue-specific interaction networks, alleviates interpretation of noisy Hi-C contact maps from the human genome, and boosts fine-grained identification accuracy of species. Our results indicate that NE is widely applicable for denoising biological networks.","author":[{"dropping-particle":"","family":"Wang","given":"Bo","non-dropping-particle":"","parse-names":false,"suffix":""},{"dropping-particle":"","family":"Pourshafeie","given":"Armin","non-dropping-particle":"","parse-names":false,"suffix":""},{"dropping-particle":"","family":"Zitnik","given":"Marinka","non-dropping-particle":"","parse-names":false,"suffix":""},{"dropping-particle":"","family":"Zhu","given":"Junjie","non-dropping-particle":"","parse-names":false,"suffix":""},{"dropping-particle":"","family":"Bustamante","given":"Carlos D.","non-dropping-particle":"","parse-names":false,"suffix":""},{"dropping-particle":"","family":"Batzoglou","given":"Serafim","non-dropping-particle":"","parse-names":false,"suffix":""},{"dropping-particle":"","family":"Leskovec","given":"Jure","non-dropping-particle":"","parse-names":false,"suffix":""}],"container-title":"Nature Communications","id":"ITEM-1","issue":"1","issued":{"date-parts":[["2018","12","1"]]},"page":"1-8","publisher":"Nature Publishing Group","title":"Network enhancement as a general method to denoise weighted biological networks","type":"article-journal","volume":"9"},"uris":["http://www.mendeley.com/documents/?uuid=442e46fa-afda-3efc-9bf4-d0454c4f2a3b"]}],"mendeley":{"formattedCitation":"&lt;sup&gt;108&lt;/sup&gt;","plainTextFormattedCitation":"108","previouslyFormattedCitation":"&lt;sup&gt;108&lt;/sup&gt;"},"properties":{"noteIndex":0},"schema":"https://github.com/citation-style-language/schema/raw/master/csl-citation.json"}</w:instrText>
      </w:r>
      <w:r>
        <w:rPr>
          <w:rFonts w:ascii="Arial" w:hAnsi="Arial" w:cs="Arial"/>
        </w:rPr>
        <w:fldChar w:fldCharType="separate"/>
      </w:r>
      <w:r w:rsidRPr="0086372A">
        <w:rPr>
          <w:rFonts w:ascii="Arial" w:hAnsi="Arial" w:cs="Arial"/>
          <w:noProof/>
          <w:vertAlign w:val="superscript"/>
        </w:rPr>
        <w:t>108</w:t>
      </w:r>
      <w:ins w:id="658" w:author="Jamie Courtland" w:date="2020-06-25T16:13:00Z">
        <w:r>
          <w:rPr>
            <w:rFonts w:ascii="Arial" w:hAnsi="Arial" w:cs="Arial"/>
          </w:rPr>
          <w:fldChar w:fldCharType="end"/>
        </w:r>
        <w:r>
          <w:rPr>
            <w:rFonts w:ascii="Arial" w:hAnsi="Arial" w:cs="Arial"/>
          </w:rPr>
          <w:t>.</w:t>
        </w:r>
      </w:ins>
    </w:p>
    <w:p w14:paraId="1245B158" w14:textId="655D7847" w:rsidR="0086372A" w:rsidRDefault="0086372A" w:rsidP="0086372A">
      <w:pPr>
        <w:spacing w:line="480" w:lineRule="auto"/>
        <w:jc w:val="thaiDistribute"/>
        <w:rPr>
          <w:ins w:id="659" w:author="Jamie Courtland" w:date="2020-06-25T16:09:00Z"/>
          <w:rFonts w:ascii="Arial" w:hAnsi="Arial" w:cs="Arial"/>
        </w:rPr>
      </w:pPr>
      <w:ins w:id="660" w:author="Jamie Courtland" w:date="2020-06-25T16:09:00Z">
        <w:r>
          <w:rPr>
            <w:rFonts w:ascii="Arial" w:hAnsi="Arial" w:cs="Arial"/>
          </w:rPr>
          <w:t xml:space="preserve"> </w:t>
        </w:r>
      </w:ins>
    </w:p>
    <w:p w14:paraId="16B13432" w14:textId="7FE2B1F1" w:rsidR="0086372A" w:rsidRDefault="0086372A" w:rsidP="0086372A">
      <w:pPr>
        <w:spacing w:line="480" w:lineRule="auto"/>
        <w:jc w:val="thaiDistribute"/>
        <w:rPr>
          <w:ins w:id="661" w:author="Jamie Courtland" w:date="2020-06-25T16:09:00Z"/>
          <w:rFonts w:asciiTheme="minorBidi" w:hAnsiTheme="minorBidi"/>
        </w:rPr>
      </w:pPr>
      <w:ins w:id="662" w:author="Jamie Courtland" w:date="2020-06-25T16:09:00Z">
        <w:r w:rsidRPr="007A335B">
          <w:rPr>
            <w:rFonts w:ascii="Arial" w:hAnsi="Arial" w:cs="Arial"/>
            <w:i/>
            <w:iCs/>
          </w:rPr>
          <w:t>Module Permutation testing to enforce quality.</w:t>
        </w:r>
        <w:r>
          <w:rPr>
            <w:rFonts w:ascii="Arial" w:hAnsi="Arial" w:cs="Arial"/>
          </w:rPr>
          <w:t xml:space="preserve"> This enhanced adjacency matrix was then clustered using the Leiden algorithm</w:t>
        </w:r>
      </w:ins>
      <w:ins w:id="663" w:author="Jamie Courtland" w:date="2020-06-25T16:15:00Z">
        <w:r>
          <w:rPr>
            <w:rFonts w:ascii="Arial" w:hAnsi="Arial" w:cs="Arial"/>
          </w:rPr>
          <w:fldChar w:fldCharType="begin" w:fldLock="1"/>
        </w:r>
      </w:ins>
      <w:r>
        <w:rPr>
          <w:rFonts w:ascii="Arial" w:hAnsi="Arial" w:cs="Arial"/>
        </w:rPr>
        <w:instrText>ADDIN CSL_CITATION {"citationItems":[{"id":"ITEM-1","itemData":{"DOI":"10.1038/s41598-019-41695-z","ISSN":"20452322","abstract":"Community detection is often used to understand the structure of large and complex networks. One of the most popular algorithms for uncovering community structure is the so-called Louvain algorithm. We show that this algorithm has a major defect that largely went unnoticed until now: the Louvain algorithm may yield arbitrarily badly connected communities. In the worst case, communities may even be disconnected, especially when running the algorithm iteratively. In our experimental analysis, we observe that up to 25% of the communities are badly connected and up to 16% are disconnected. To address this problem, we introduce the Leiden algorithm. We prove that the Leiden algorithm yields communities that are guaranteed to be connected. In addition, we prove that, when the Leiden algorithm is applied iteratively, it converges to a partition in which all subsets of all communities are locally optimally assigned. Furthermore, by relying on a fast local move approach, the Leiden algorithm runs faster than the Louvain algorithm. We demonstrate the performance of the Leiden algorithm for several benchmark and real-world networks. We find that the Leiden algorithm is faster than the Louvain algorithm and uncovers better partitions, in addition to providing explicit guarantees.","author":[{"dropping-particle":"","family":"Traag","given":"V. A.","non-dropping-particle":"","parse-names":false,"suffix":""},{"dropping-particle":"","family":"Waltman","given":"L.","non-dropping-particle":"","parse-names":false,"suffix":""},{"dropping-particle":"","family":"Eck","given":"N. J.","non-dropping-particle":"van","parse-names":false,"suffix":""}],"container-title":"Scientific Reports","id":"ITEM-1","issue":"1","issued":{"date-parts":[["2019","12","1"]]},"page":"1-12","publisher":"Nature Publishing Group","title":"From Louvain to Leiden: guaranteeing well-connected communities","type":"article-journal","volume":"9"},"uris":["http://www.mendeley.com/documents/?uuid=92c6a11a-29d3-36ce-b4f6-102f05ca72ff"]}],"mendeley":{"formattedCitation":"&lt;sup&gt;109&lt;/sup&gt;","plainTextFormattedCitation":"109","previouslyFormattedCitation":"&lt;sup&gt;109&lt;/sup&gt;"},"properties":{"noteIndex":0},"schema":"https://github.com/citation-style-language/schema/raw/master/csl-citation.json"}</w:instrText>
      </w:r>
      <w:r>
        <w:rPr>
          <w:rFonts w:ascii="Arial" w:hAnsi="Arial" w:cs="Arial"/>
        </w:rPr>
        <w:fldChar w:fldCharType="separate"/>
      </w:r>
      <w:r w:rsidRPr="0086372A">
        <w:rPr>
          <w:rFonts w:ascii="Arial" w:hAnsi="Arial" w:cs="Arial"/>
          <w:noProof/>
          <w:vertAlign w:val="superscript"/>
        </w:rPr>
        <w:t>109</w:t>
      </w:r>
      <w:ins w:id="664" w:author="Jamie Courtland" w:date="2020-06-25T16:15:00Z">
        <w:r>
          <w:rPr>
            <w:rFonts w:ascii="Arial" w:hAnsi="Arial" w:cs="Arial"/>
          </w:rPr>
          <w:fldChar w:fldCharType="end"/>
        </w:r>
      </w:ins>
      <w:ins w:id="665" w:author="Jamie Courtland" w:date="2020-06-25T16:16:00Z">
        <w:r>
          <w:rPr>
            <w:rFonts w:ascii="Arial" w:hAnsi="Arial" w:cs="Arial"/>
          </w:rPr>
          <w:t>,</w:t>
        </w:r>
      </w:ins>
      <w:ins w:id="666" w:author="Jamie Courtland" w:date="2020-06-25T16:09:00Z">
        <w:r>
          <w:rPr>
            <w:rFonts w:ascii="Arial" w:hAnsi="Arial" w:cs="Arial"/>
          </w:rPr>
          <w:t xml:space="preserve"> a recent extension and improvement of the well-known Louvain algorithm</w:t>
        </w:r>
      </w:ins>
      <w:ins w:id="667" w:author="Jamie Courtland" w:date="2020-06-25T16:15:00Z">
        <w:r>
          <w:rPr>
            <w:rFonts w:ascii="Arial" w:hAnsi="Arial" w:cs="Arial"/>
          </w:rPr>
          <w:fldChar w:fldCharType="begin" w:fldLock="1"/>
        </w:r>
      </w:ins>
      <w:r>
        <w:rPr>
          <w:rFonts w:ascii="Arial" w:hAnsi="Arial" w:cs="Arial"/>
        </w:rPr>
        <w:instrText>ADDIN CSL_CITATION {"citationItems":[{"id":"ITEM-1","itemData":{"DOI":"10.1126/science.1184819","ISSN":"00368075","abstract":"Network science is an interdisciplinary endeavor, with methods and applications drawn from across the natural, social, and information sciences. A prominent problem in network science is the algorithmic detection of tightly connected groups of nodes known as communities. We developed a generalized framework of network quality functions that allowed us to study the community structure of arbitrary multislice networks, which are combinations of individual networks coupled through links that connect each node in one network slice to itself in other slices. This framework allows studies of community structure in a general setting encompassing networks that evolve over time, have multiple types of links (multiplexity), and have multiple scales.","author":[{"dropping-particle":"","family":"Mucha","given":"Peter J.","non-dropping-particle":"","parse-names":false,"suffix":""},{"dropping-particle":"","family":"Richardson","given":"Thomas","non-dropping-particle":"","parse-names":false,"suffix":""},{"dropping-particle":"","family":"Macon","given":"Kevin","non-dropping-particle":"","parse-names":false,"suffix":""},{"dropping-particle":"","family":"Porter","given":"Mason A.","non-dropping-particle":"","parse-names":false,"suffix":""},{"dropping-particle":"","family":"Onnela","given":"Jukka Pekka","non-dropping-particle":"","parse-names":false,"suffix":""}],"container-title":"Science","id":"ITEM-1","issue":"5980","issued":{"date-parts":[["2010","5","14"]]},"page":"876-878","publisher":"American Association for the Advancement of Science","title":"Community structure in time-dependent, multiscale, and multiplex networks","type":"article-journal","volume":"328"},"uris":["http://www.mendeley.com/documents/?uuid=b01705ce-06e0-3526-8cee-945fee7e0554"]}],"mendeley":{"formattedCitation":"&lt;sup&gt;110&lt;/sup&gt;","plainTextFormattedCitation":"110","previouslyFormattedCitation":"&lt;sup&gt;110&lt;/sup&gt;"},"properties":{"noteIndex":0},"schema":"https://github.com/citation-style-language/schema/raw/master/csl-citation.json"}</w:instrText>
      </w:r>
      <w:r>
        <w:rPr>
          <w:rFonts w:ascii="Arial" w:hAnsi="Arial" w:cs="Arial"/>
        </w:rPr>
        <w:fldChar w:fldCharType="separate"/>
      </w:r>
      <w:r w:rsidRPr="0086372A">
        <w:rPr>
          <w:rFonts w:ascii="Arial" w:hAnsi="Arial" w:cs="Arial"/>
          <w:noProof/>
          <w:vertAlign w:val="superscript"/>
        </w:rPr>
        <w:t>110</w:t>
      </w:r>
      <w:ins w:id="668" w:author="Jamie Courtland" w:date="2020-06-25T16:15:00Z">
        <w:r>
          <w:rPr>
            <w:rFonts w:ascii="Arial" w:hAnsi="Arial" w:cs="Arial"/>
          </w:rPr>
          <w:fldChar w:fldCharType="end"/>
        </w:r>
      </w:ins>
      <w:ins w:id="669" w:author="Jamie Courtland" w:date="2020-06-25T16:16:00Z">
        <w:r>
          <w:rPr>
            <w:rFonts w:ascii="Arial" w:hAnsi="Arial" w:cs="Arial"/>
          </w:rPr>
          <w:t>.</w:t>
        </w:r>
      </w:ins>
      <w:ins w:id="670" w:author="Jamie Courtland" w:date="2020-06-25T16:09:00Z">
        <w:r>
          <w:rPr>
            <w:rFonts w:ascii="Arial" w:hAnsi="Arial" w:cs="Arial"/>
          </w:rPr>
          <w:t xml:space="preserve"> The Louvain algorithm functions to optimize the partition of </w:t>
        </w:r>
        <w:r>
          <w:rPr>
            <w:rFonts w:ascii="Arial" w:hAnsi="Arial" w:cs="Arial"/>
          </w:rPr>
          <w:lastRenderedPageBreak/>
          <w:t>a graph into modules by maximizing a quality statistic. We utilized the ‘Surprise’ quality statistic</w:t>
        </w:r>
      </w:ins>
      <w:ins w:id="671" w:author="Jamie Courtland" w:date="2020-06-25T16:18:00Z">
        <w:r>
          <w:rPr>
            <w:rFonts w:ascii="Arial" w:hAnsi="Arial" w:cs="Arial"/>
          </w:rPr>
          <w:fldChar w:fldCharType="begin" w:fldLock="1"/>
        </w:r>
      </w:ins>
      <w:r>
        <w:rPr>
          <w:rFonts w:ascii="Arial" w:hAnsi="Arial" w:cs="Arial"/>
        </w:rPr>
        <w:instrText>ADDIN CSL_CITATION {"citationItems":[{"id":"ITEM-1","itemData":{"DOI":"10.1103/PhysRevE.92.022816","ISSN":"15502376","abstract":"Nodes in real-world networks are repeatedly observed to form dense clusters, often referred to as communities. Methods to detect these groups of nodes usually maximize an objective function, which implicitly contains the definition of a community. We here analyze a recently proposed measure called surprise, which assesses the quality of the partition of a network into communities. In its current form, the formulation of surprise is rather difficult to analyze. We here therefore develop an accurate asymptotic approximation. This allows for the development of an efficient algorithm for optimizing surprise. Incidentally, this leads to a straightforward extension of surprise to weighted graphs. Additionally, the approximation makes it possible to analyze surprise more closely and compare it to other methods, especially modularity. We show that surprise is (nearly) unaffected by the well-known resolution limit, a particular problem for modularity. However, surprise may tend to overestimate the number of communities, whereas they may be underestimated by modularity. In short, surprise works well in the limit of many small communities, whereas modularity works better in the limit of few large communities. In this sense, surprise is more discriminative than modularity and may find communities where modularity fails to discern any structure.","author":[{"dropping-particle":"","family":"Traag","given":"V. A.","non-dropping-particle":"","parse-names":false,"suffix":""},{"dropping-particle":"","family":"Aldecoa","given":"R.","non-dropping-particle":"","parse-names":false,"suffix":""},{"dropping-particle":"","family":"Delvenne","given":"J. C.","non-dropping-particle":"","parse-names":false,"suffix":""}],"container-title":"Physical Review E - Statistical, Nonlinear, and Soft Matter Physics","id":"ITEM-1","issue":"2","issued":{"date-parts":[["2015","8","24"]]},"page":"022816","publisher":"American Physical Society","title":"Detecting communities using asymptotical surprise","type":"article-journal","volume":"92"},"uris":["http://www.mendeley.com/documents/?uuid=8c1102c5-01ae-3ddc-b780-11c98d7986e3"]}],"mendeley":{"formattedCitation":"&lt;sup&gt;111&lt;/sup&gt;","plainTextFormattedCitation":"111","previouslyFormattedCitation":"&lt;sup&gt;111&lt;/sup&gt;"},"properties":{"noteIndex":0},"schema":"https://github.com/citation-style-language/schema/raw/master/csl-citation.json"}</w:instrText>
      </w:r>
      <w:r>
        <w:rPr>
          <w:rFonts w:ascii="Arial" w:hAnsi="Arial" w:cs="Arial"/>
        </w:rPr>
        <w:fldChar w:fldCharType="separate"/>
      </w:r>
      <w:r w:rsidRPr="0086372A">
        <w:rPr>
          <w:rFonts w:ascii="Arial" w:hAnsi="Arial" w:cs="Arial"/>
          <w:noProof/>
          <w:vertAlign w:val="superscript"/>
        </w:rPr>
        <w:t>111</w:t>
      </w:r>
      <w:ins w:id="672" w:author="Jamie Courtland" w:date="2020-06-25T16:18:00Z">
        <w:r>
          <w:rPr>
            <w:rFonts w:ascii="Arial" w:hAnsi="Arial" w:cs="Arial"/>
          </w:rPr>
          <w:fldChar w:fldCharType="end"/>
        </w:r>
      </w:ins>
      <w:ins w:id="673" w:author="Jamie Courtland" w:date="2020-06-25T16:09:00Z">
        <w:r>
          <w:rPr>
            <w:rFonts w:ascii="Arial" w:hAnsi="Arial" w:cs="Arial"/>
          </w:rPr>
          <w:t xml:space="preserve"> to identify optimal partitions of the protein covariation graph as this quality statistic is appropriate for un-directed, weighted graphs with positive edges. To enforce quality of the identified modules, we used a permutation procedure</w:t>
        </w:r>
      </w:ins>
      <w:ins w:id="674" w:author="Jamie Courtland" w:date="2020-06-25T16:18:00Z">
        <w:r>
          <w:rPr>
            <w:rFonts w:ascii="Arial" w:hAnsi="Arial" w:cs="Arial"/>
          </w:rPr>
          <w:fldChar w:fldCharType="begin" w:fldLock="1"/>
        </w:r>
      </w:ins>
      <w:r>
        <w:rPr>
          <w:rFonts w:ascii="Arial" w:hAnsi="Arial" w:cs="Arial"/>
        </w:rPr>
        <w:instrText>ADDIN CSL_CITATION {"citationItems":[{"id":"ITEM-1","itemData":{"DOI":"10.1016/j.cels.2016.06.012","ISSN":"24054720","PMID":"27467248","abstract":"Network modules—topologically distinct groups of edges and nodes—that are preserved across datasets can reveal common features of organisms, tissues, cell types, and molecules. Many statistics to identify such modules have been developed, but testing their significance requires heuristics. Here, we demonstrate that current methods for assessing module preservation are systematically biased and produce skewed p values. We introduce NetRep, a rapid and computationally efficient method that uses a permutation approach to score module preservation without assuming data are normally distributed. NetRep produces unbiased p values and can distinguish between true and false positives during multiple hypothesis testing. We use NetRep to quantify preservation of gene coexpression modules across murine brain, liver, adipose, and muscle tissues. Complex patterns of multi-tissue preservation were revealed, including a liver-derived housekeeping module that displayed adipose- and muscle-specific association with body weight. Finally, we demonstrate the broader applicability of NetRep by quantifying preservation of bacterial networks in gut microbiota between men and women.","author":[{"dropping-particle":"","family":"Ritchie","given":"Scott C.","non-dropping-particle":"","parse-names":false,"suffix":""},{"dropping-particle":"","family":"Watts","given":"Stephen","non-dropping-particle":"","parse-names":false,"suffix":""},{"dropping-particle":"","family":"Fearnley","given":"Liam G.","non-dropping-particle":"","parse-names":false,"suffix":""},{"dropping-particle":"","family":"Holt","given":"Kathryn E.","non-dropping-particle":"","parse-names":false,"suffix":""},{"dropping-particle":"","family":"Abraham","given":"Gad","non-dropping-particle":"","parse-names":false,"suffix":""},{"dropping-particle":"","family":"Inouye","given":"Michael","non-dropping-particle":"","parse-names":false,"suffix":""}],"container-title":"Cell Systems","id":"ITEM-1","issue":"1","issued":{"date-parts":[["2016","7","27"]]},"page":"71-82","publisher":"Cell Press","title":"A Scalable Permutation Approach Reveals Replication and Preservation Patterns of Network Modules in Large Datasets","type":"article-journal","volume":"3"},"uris":["http://www.mendeley.com/documents/?uuid=0145dc4c-c23b-3fcc-897d-6500220b1b4f"]}],"mendeley":{"formattedCitation":"&lt;sup&gt;112&lt;/sup&gt;","plainTextFormattedCitation":"112"},"properties":{"noteIndex":0},"schema":"https://github.com/citation-style-language/schema/raw/master/csl-citation.json"}</w:instrText>
      </w:r>
      <w:r>
        <w:rPr>
          <w:rFonts w:ascii="Arial" w:hAnsi="Arial" w:cs="Arial"/>
        </w:rPr>
        <w:fldChar w:fldCharType="separate"/>
      </w:r>
      <w:r w:rsidRPr="0086372A">
        <w:rPr>
          <w:rFonts w:ascii="Arial" w:hAnsi="Arial" w:cs="Arial"/>
          <w:noProof/>
          <w:vertAlign w:val="superscript"/>
        </w:rPr>
        <w:t>112</w:t>
      </w:r>
      <w:ins w:id="675" w:author="Jamie Courtland" w:date="2020-06-25T16:18:00Z">
        <w:r>
          <w:rPr>
            <w:rFonts w:ascii="Arial" w:hAnsi="Arial" w:cs="Arial"/>
          </w:rPr>
          <w:fldChar w:fldCharType="end"/>
        </w:r>
      </w:ins>
      <w:ins w:id="676" w:author="Jamie Courtland" w:date="2020-06-25T16:09:00Z">
        <w:r>
          <w:rPr>
            <w:rFonts w:ascii="Arial" w:hAnsi="Arial" w:cs="Arial"/>
          </w:rPr>
          <w:t xml:space="preserve"> and removed modules with insignificant permutation statistics. Approximately 85% of all </w:t>
        </w:r>
        <w:commentRangeStart w:id="677"/>
        <w:r>
          <w:rPr>
            <w:rFonts w:ascii="Arial" w:hAnsi="Arial" w:cs="Arial"/>
          </w:rPr>
          <w:t>nodes</w:t>
        </w:r>
      </w:ins>
      <w:commentRangeEnd w:id="677"/>
      <w:ins w:id="678" w:author="Jamie Courtland" w:date="2020-06-25T16:19:00Z">
        <w:r>
          <w:rPr>
            <w:rStyle w:val="CommentReference"/>
          </w:rPr>
          <w:commentReference w:id="677"/>
        </w:r>
      </w:ins>
      <w:ins w:id="679" w:author="Jamie Courtland" w:date="2020-06-25T16:09:00Z">
        <w:r>
          <w:rPr>
            <w:rFonts w:ascii="Arial" w:hAnsi="Arial" w:cs="Arial"/>
          </w:rPr>
          <w:t xml:space="preserve"> were clustered. The median percent variance explained by modules’ first principle components, a measure of module cohesiveness and quality, was high (59.8%). This analysis identified </w:t>
        </w:r>
        <w:commentRangeStart w:id="680"/>
        <w:r w:rsidRPr="00DC5D5D">
          <w:rPr>
            <w:rFonts w:asciiTheme="minorBidi" w:hAnsiTheme="minorBidi"/>
            <w:highlight w:val="yellow"/>
          </w:rPr>
          <w:t>25</w:t>
        </w:r>
        <w:r>
          <w:rPr>
            <w:rFonts w:asciiTheme="minorBidi" w:hAnsiTheme="minorBidi"/>
            <w:highlight w:val="yellow"/>
          </w:rPr>
          <w:t>5</w:t>
        </w:r>
        <w:r>
          <w:rPr>
            <w:rFonts w:asciiTheme="minorBidi" w:hAnsiTheme="minorBidi"/>
          </w:rPr>
          <w:t xml:space="preserve"> </w:t>
        </w:r>
        <w:commentRangeEnd w:id="680"/>
        <w:r>
          <w:rPr>
            <w:rStyle w:val="CommentReference"/>
          </w:rPr>
          <w:commentReference w:id="680"/>
        </w:r>
        <w:r>
          <w:rPr>
            <w:rFonts w:asciiTheme="minorBidi" w:hAnsiTheme="minorBidi"/>
          </w:rPr>
          <w:t>distinct modules of proteins that strongly covaried together (</w:t>
        </w:r>
        <w:r w:rsidRPr="00EC54F4">
          <w:rPr>
            <w:rFonts w:asciiTheme="minorBidi" w:hAnsiTheme="minorBidi"/>
          </w:rPr>
          <w:t>Supplemental</w:t>
        </w:r>
        <w:r>
          <w:rPr>
            <w:rFonts w:asciiTheme="minorBidi" w:hAnsiTheme="minorBidi"/>
            <w:highlight w:val="yellow"/>
          </w:rPr>
          <w:t xml:space="preserve"> </w:t>
        </w:r>
        <w:r w:rsidRPr="00EC54F4">
          <w:rPr>
            <w:rFonts w:asciiTheme="minorBidi" w:hAnsiTheme="minorBidi"/>
            <w:highlight w:val="yellow"/>
          </w:rPr>
          <w:t xml:space="preserve">Table </w:t>
        </w:r>
      </w:ins>
      <w:ins w:id="681" w:author="Jamie Courtland" w:date="2020-06-26T12:33:00Z">
        <w:r w:rsidR="00EC54F4" w:rsidRPr="00EC54F4">
          <w:rPr>
            <w:rFonts w:asciiTheme="minorBidi" w:hAnsiTheme="minorBidi"/>
            <w:highlight w:val="yellow"/>
          </w:rPr>
          <w:t>3</w:t>
        </w:r>
      </w:ins>
      <w:ins w:id="682" w:author="Jamie Courtland" w:date="2020-06-25T16:09:00Z">
        <w:r>
          <w:rPr>
            <w:rFonts w:asciiTheme="minorBidi" w:hAnsiTheme="minorBidi"/>
          </w:rPr>
          <w:t xml:space="preserve">). </w:t>
        </w:r>
      </w:ins>
    </w:p>
    <w:p w14:paraId="4D41F109" w14:textId="77777777" w:rsidR="0086372A" w:rsidRDefault="0086372A" w:rsidP="0086372A">
      <w:pPr>
        <w:spacing w:line="480" w:lineRule="auto"/>
        <w:jc w:val="thaiDistribute"/>
        <w:rPr>
          <w:ins w:id="683" w:author="Jamie Courtland" w:date="2020-06-25T16:20:00Z"/>
          <w:rFonts w:asciiTheme="minorBidi" w:hAnsiTheme="minorBidi"/>
          <w:i/>
          <w:iCs/>
        </w:rPr>
      </w:pPr>
    </w:p>
    <w:p w14:paraId="272C109F" w14:textId="45D29245" w:rsidR="0086372A" w:rsidRPr="00E82DA2" w:rsidRDefault="0086372A" w:rsidP="0086372A">
      <w:pPr>
        <w:spacing w:line="480" w:lineRule="auto"/>
        <w:jc w:val="thaiDistribute"/>
        <w:rPr>
          <w:ins w:id="684" w:author="Jamie Courtland" w:date="2020-06-25T16:09:00Z"/>
          <w:rFonts w:asciiTheme="minorBidi" w:hAnsiTheme="minorBidi"/>
          <w:b/>
          <w:bCs/>
          <w:color w:val="000000" w:themeColor="text1"/>
        </w:rPr>
      </w:pPr>
      <w:ins w:id="685" w:author="Jamie Courtland" w:date="2020-06-25T16:09:00Z">
        <w:r>
          <w:rPr>
            <w:rFonts w:asciiTheme="minorBidi" w:hAnsiTheme="minorBidi"/>
            <w:i/>
            <w:iCs/>
          </w:rPr>
          <w:t xml:space="preserve">Module differential abundance. </w:t>
        </w:r>
        <w:r>
          <w:rPr>
            <w:rFonts w:asciiTheme="minorBidi" w:hAnsiTheme="minorBidi"/>
          </w:rPr>
          <w:t xml:space="preserve">To evaluate modules that </w:t>
        </w:r>
      </w:ins>
      <w:ins w:id="686" w:author="Jamie Courtland" w:date="2020-06-25T16:20:00Z">
        <w:r>
          <w:rPr>
            <w:rFonts w:asciiTheme="minorBidi" w:hAnsiTheme="minorBidi"/>
          </w:rPr>
          <w:t>we</w:t>
        </w:r>
      </w:ins>
      <w:ins w:id="687" w:author="Jamie Courtland" w:date="2020-06-25T16:09:00Z">
        <w:r>
          <w:rPr>
            <w:rFonts w:asciiTheme="minorBidi" w:hAnsiTheme="minorBidi"/>
          </w:rPr>
          <w:t>re changing between WT and MUT genotypes, we extended the generalized linear modeling approach used to test for protein differential expression. Modules were summarized as the sum of their proteins and fit with a GLM</w:t>
        </w:r>
      </w:ins>
      <w:ins w:id="688" w:author="Jamie Courtland" w:date="2020-06-25T16:20:00Z">
        <w:r>
          <w:rPr>
            <w:rFonts w:asciiTheme="minorBidi" w:hAnsiTheme="minorBidi"/>
          </w:rPr>
          <w:t>,</w:t>
        </w:r>
      </w:ins>
      <w:ins w:id="689" w:author="Jamie Courtland" w:date="2020-06-25T16:09:00Z">
        <w:r>
          <w:rPr>
            <w:rFonts w:asciiTheme="minorBidi" w:hAnsiTheme="minorBidi"/>
          </w:rPr>
          <w:t xml:space="preserve"> with </w:t>
        </w:r>
      </w:ins>
      <w:ins w:id="690" w:author="Jamie Courtland" w:date="2020-06-25T16:21:00Z">
        <w:r>
          <w:rPr>
            <w:rFonts w:asciiTheme="minorBidi" w:hAnsiTheme="minorBidi"/>
          </w:rPr>
          <w:t>fraction</w:t>
        </w:r>
      </w:ins>
      <w:ins w:id="691" w:author="Jamie Courtland" w:date="2020-06-25T16:09:00Z">
        <w:r>
          <w:rPr>
            <w:rFonts w:asciiTheme="minorBidi" w:hAnsiTheme="minorBidi"/>
          </w:rPr>
          <w:t xml:space="preserve"> as a blocking factor. In this statistical design, we </w:t>
        </w:r>
      </w:ins>
      <w:ins w:id="692" w:author="Jamie Courtland" w:date="2020-06-25T16:21:00Z">
        <w:r>
          <w:rPr>
            <w:rFonts w:asciiTheme="minorBidi" w:hAnsiTheme="minorBidi"/>
          </w:rPr>
          <w:t>we</w:t>
        </w:r>
      </w:ins>
      <w:ins w:id="693" w:author="Jamie Courtland" w:date="2020-06-25T16:09:00Z">
        <w:r>
          <w:rPr>
            <w:rFonts w:asciiTheme="minorBidi" w:hAnsiTheme="minorBidi"/>
          </w:rPr>
          <w:t xml:space="preserve">re interested in the average effect of genotype on all proteins in a module. </w:t>
        </w:r>
      </w:ins>
      <w:ins w:id="694" w:author="Jamie Courtland" w:date="2020-06-25T16:21:00Z">
        <w:r>
          <w:rPr>
            <w:rFonts w:asciiTheme="minorBidi" w:hAnsiTheme="minorBidi"/>
          </w:rPr>
          <w:t>Since o</w:t>
        </w:r>
      </w:ins>
      <w:ins w:id="695" w:author="Jamie Courtland" w:date="2020-06-25T16:09:00Z">
        <w:r>
          <w:rPr>
            <w:rFonts w:asciiTheme="minorBidi" w:hAnsiTheme="minorBidi"/>
          </w:rPr>
          <w:t xml:space="preserve">ur primary concern </w:t>
        </w:r>
      </w:ins>
      <w:ins w:id="696" w:author="Jamie Courtland" w:date="2020-06-25T16:21:00Z">
        <w:r>
          <w:rPr>
            <w:rFonts w:asciiTheme="minorBidi" w:hAnsiTheme="minorBidi"/>
          </w:rPr>
          <w:t>was</w:t>
        </w:r>
      </w:ins>
      <w:ins w:id="697" w:author="Jamie Courtland" w:date="2020-06-25T16:09:00Z">
        <w:r>
          <w:rPr>
            <w:rFonts w:asciiTheme="minorBidi" w:hAnsiTheme="minorBidi"/>
          </w:rPr>
          <w:t xml:space="preserve"> limiting false negatives, we utilized the Bonferroni method to adjust P-values. Proteins with an adjusted P-value less than 0.1 were considered significant.</w:t>
        </w:r>
      </w:ins>
    </w:p>
    <w:p w14:paraId="3D803E6D" w14:textId="77777777" w:rsidR="008958FA" w:rsidRPr="00E82DA2" w:rsidRDefault="008958FA" w:rsidP="003F70D2">
      <w:pPr>
        <w:spacing w:line="480" w:lineRule="auto"/>
        <w:jc w:val="thaiDistribute"/>
        <w:rPr>
          <w:rFonts w:asciiTheme="minorBidi" w:hAnsiTheme="minorBidi"/>
          <w:b/>
          <w:bCs/>
          <w:color w:val="000000" w:themeColor="text1"/>
        </w:rPr>
      </w:pPr>
    </w:p>
    <w:p w14:paraId="7BE7A9BF" w14:textId="77777777" w:rsidR="008958FA" w:rsidRPr="00E82DA2" w:rsidRDefault="008958FA" w:rsidP="003F70D2">
      <w:pPr>
        <w:spacing w:line="480" w:lineRule="auto"/>
        <w:jc w:val="thaiDistribute"/>
        <w:rPr>
          <w:rFonts w:asciiTheme="minorBidi" w:hAnsiTheme="minorBidi"/>
          <w:b/>
          <w:bCs/>
          <w:color w:val="000000" w:themeColor="text1"/>
        </w:rPr>
      </w:pPr>
      <w:r w:rsidRPr="00E82DA2">
        <w:rPr>
          <w:rFonts w:asciiTheme="minorBidi" w:hAnsiTheme="minorBidi"/>
          <w:b/>
          <w:bCs/>
          <w:color w:val="000000" w:themeColor="text1"/>
        </w:rPr>
        <w:t>Electron Microscopy</w:t>
      </w:r>
    </w:p>
    <w:p w14:paraId="0167EF8A" w14:textId="77777777" w:rsidR="008958FA" w:rsidRPr="00A916B7" w:rsidRDefault="008958FA" w:rsidP="003F70D2">
      <w:pPr>
        <w:spacing w:line="480" w:lineRule="auto"/>
        <w:jc w:val="thaiDistribute"/>
        <w:rPr>
          <w:rFonts w:asciiTheme="minorBidi" w:hAnsiTheme="minorBidi"/>
          <w:color w:val="000000" w:themeColor="text1"/>
        </w:rPr>
      </w:pPr>
      <w:r w:rsidRPr="00E82DA2">
        <w:rPr>
          <w:rFonts w:asciiTheme="minorBidi" w:hAnsiTheme="minorBidi"/>
          <w:color w:val="000000" w:themeColor="text1"/>
        </w:rPr>
        <w:t>Adult (</w:t>
      </w:r>
      <w:r>
        <w:rPr>
          <w:rFonts w:asciiTheme="minorBidi" w:hAnsiTheme="minorBidi"/>
          <w:color w:val="000000" w:themeColor="text1"/>
        </w:rPr>
        <w:t>7</w:t>
      </w:r>
      <w:r w:rsidRPr="00E82DA2">
        <w:rPr>
          <w:rFonts w:asciiTheme="minorBidi" w:hAnsiTheme="minorBidi"/>
          <w:color w:val="000000" w:themeColor="text1"/>
        </w:rPr>
        <w:t xml:space="preserve">mo) WT and MUT </w:t>
      </w:r>
      <w:r w:rsidR="00344FBD">
        <w:rPr>
          <w:rFonts w:asciiTheme="minorBidi" w:hAnsiTheme="minorBidi"/>
          <w:color w:val="000000" w:themeColor="text1"/>
        </w:rPr>
        <w:t>SWIP</w:t>
      </w:r>
      <w:r w:rsidR="00344FBD">
        <w:rPr>
          <w:rFonts w:asciiTheme="minorBidi" w:hAnsiTheme="minorBidi"/>
          <w:color w:val="000000" w:themeColor="text1"/>
          <w:vertAlign w:val="superscript"/>
        </w:rPr>
        <w:t>P1019R</w:t>
      </w:r>
      <w:r w:rsidR="00344FBD" w:rsidRPr="00E82DA2">
        <w:rPr>
          <w:rFonts w:asciiTheme="minorBidi" w:hAnsiTheme="minorBidi"/>
          <w:color w:val="000000" w:themeColor="text1"/>
        </w:rPr>
        <w:t xml:space="preserve"> </w:t>
      </w:r>
      <w:r w:rsidRPr="00E82DA2">
        <w:rPr>
          <w:rFonts w:asciiTheme="minorBidi" w:hAnsiTheme="minorBidi"/>
          <w:color w:val="000000" w:themeColor="text1"/>
        </w:rPr>
        <w:t xml:space="preserve">mice were deeply anesthetized with isoflurane and then </w:t>
      </w:r>
      <w:proofErr w:type="spellStart"/>
      <w:r w:rsidRPr="00E82DA2">
        <w:rPr>
          <w:rFonts w:asciiTheme="minorBidi" w:hAnsiTheme="minorBidi"/>
          <w:color w:val="000000" w:themeColor="text1"/>
        </w:rPr>
        <w:t>transcardially</w:t>
      </w:r>
      <w:proofErr w:type="spellEnd"/>
      <w:r w:rsidRPr="00E82DA2">
        <w:rPr>
          <w:rFonts w:asciiTheme="minorBidi" w:hAnsiTheme="minorBidi"/>
          <w:color w:val="000000" w:themeColor="text1"/>
        </w:rPr>
        <w:t xml:space="preserve"> perfused with warmed heparinized saline (25U/ml heparin) for 4 minutes, followed by ice-cold 0.15M cacodylate buffer pH 7.4 containing 2.5% glutaraldehyde (Electron Microscopy Sciences</w:t>
      </w:r>
      <w:r>
        <w:rPr>
          <w:rFonts w:asciiTheme="minorBidi" w:hAnsiTheme="minorBidi"/>
          <w:color w:val="000000" w:themeColor="text1"/>
        </w:rPr>
        <w:t xml:space="preserve"> #16320</w:t>
      </w:r>
      <w:r w:rsidRPr="00E82DA2">
        <w:rPr>
          <w:rFonts w:asciiTheme="minorBidi" w:hAnsiTheme="minorBidi"/>
          <w:color w:val="000000" w:themeColor="text1"/>
        </w:rPr>
        <w:t xml:space="preserve">), 3% </w:t>
      </w:r>
      <w:r>
        <w:rPr>
          <w:rFonts w:asciiTheme="minorBidi" w:hAnsiTheme="minorBidi"/>
          <w:color w:val="000000" w:themeColor="text1"/>
        </w:rPr>
        <w:t>paraformaldehyde</w:t>
      </w:r>
      <w:r w:rsidRPr="00E82DA2">
        <w:rPr>
          <w:rFonts w:asciiTheme="minorBidi" w:hAnsiTheme="minorBidi"/>
          <w:color w:val="000000" w:themeColor="text1"/>
        </w:rPr>
        <w:t>, and 2mM CaCl</w:t>
      </w:r>
      <w:r w:rsidRPr="00E82DA2">
        <w:rPr>
          <w:rFonts w:asciiTheme="minorBidi" w:hAnsiTheme="minorBidi"/>
          <w:color w:val="000000" w:themeColor="text1"/>
          <w:vertAlign w:val="subscript"/>
        </w:rPr>
        <w:t>2</w:t>
      </w:r>
      <w:r w:rsidRPr="00E82DA2">
        <w:rPr>
          <w:rFonts w:asciiTheme="minorBidi" w:hAnsiTheme="minorBidi"/>
          <w:color w:val="000000" w:themeColor="text1"/>
        </w:rPr>
        <w:t xml:space="preserve"> for 15 minutes. Brain samples were dissected</w:t>
      </w:r>
      <w:r>
        <w:rPr>
          <w:rFonts w:asciiTheme="minorBidi" w:hAnsiTheme="minorBidi"/>
          <w:color w:val="000000" w:themeColor="text1"/>
        </w:rPr>
        <w:t xml:space="preserve"> </w:t>
      </w:r>
      <w:r w:rsidRPr="00E82DA2">
        <w:rPr>
          <w:rFonts w:asciiTheme="minorBidi" w:hAnsiTheme="minorBidi"/>
          <w:color w:val="000000" w:themeColor="text1"/>
        </w:rPr>
        <w:t xml:space="preserve">and stored on ice in the same fixative </w:t>
      </w:r>
      <w:r w:rsidRPr="00E82DA2">
        <w:rPr>
          <w:rFonts w:asciiTheme="minorBidi" w:hAnsiTheme="minorBidi"/>
          <w:color w:val="000000" w:themeColor="text1"/>
        </w:rPr>
        <w:lastRenderedPageBreak/>
        <w:t>for 2 hours before washing in 0.1M sodium cacodylate buffer (3 changes for 15 minutes each).</w:t>
      </w:r>
      <w:r w:rsidRPr="00E82DA2">
        <w:rPr>
          <w:rFonts w:eastAsiaTheme="minorHAnsi"/>
          <w:lang w:eastAsia="en-US"/>
        </w:rPr>
        <w:t xml:space="preserve"> </w:t>
      </w:r>
      <w:r w:rsidRPr="00E82DA2">
        <w:rPr>
          <w:rFonts w:asciiTheme="minorBidi" w:hAnsiTheme="minorBidi"/>
          <w:color w:val="000000" w:themeColor="text1"/>
        </w:rPr>
        <w:t>Samples were then post-fixed in 1.0% OsO</w:t>
      </w:r>
      <w:r w:rsidRPr="00DC5D5D">
        <w:rPr>
          <w:rFonts w:asciiTheme="minorBidi" w:hAnsiTheme="minorBidi"/>
          <w:color w:val="000000" w:themeColor="text1"/>
          <w:vertAlign w:val="subscript"/>
        </w:rPr>
        <w:t>4</w:t>
      </w:r>
      <w:r w:rsidRPr="00E82DA2">
        <w:rPr>
          <w:rFonts w:asciiTheme="minorBidi" w:hAnsiTheme="minorBidi"/>
          <w:color w:val="000000" w:themeColor="text1"/>
        </w:rPr>
        <w:t xml:space="preserve"> in 0.1 M Sodium cacodylate buffer for 1 hour on a rotator. Samples were then washed in 3, 15-minute changes of 0.1M sodium cacodylate. Samples were then placed into </w:t>
      </w:r>
      <w:proofErr w:type="spellStart"/>
      <w:r w:rsidRPr="00E82DA2">
        <w:rPr>
          <w:rFonts w:asciiTheme="minorBidi" w:hAnsiTheme="minorBidi"/>
          <w:i/>
          <w:color w:val="000000" w:themeColor="text1"/>
        </w:rPr>
        <w:t>en</w:t>
      </w:r>
      <w:proofErr w:type="spellEnd"/>
      <w:r w:rsidRPr="00E82DA2">
        <w:rPr>
          <w:rFonts w:asciiTheme="minorBidi" w:hAnsiTheme="minorBidi"/>
          <w:i/>
          <w:color w:val="000000" w:themeColor="text1"/>
        </w:rPr>
        <w:t xml:space="preserve"> bloc</w:t>
      </w:r>
      <w:r w:rsidRPr="00E82DA2">
        <w:rPr>
          <w:rFonts w:asciiTheme="minorBidi" w:hAnsiTheme="minorBidi"/>
          <w:color w:val="000000" w:themeColor="text1"/>
        </w:rPr>
        <w:t xml:space="preserve"> stain (1% uranyl acetate) overnight at 4</w:t>
      </w:r>
      <w:r w:rsidRPr="00E82DA2">
        <w:rPr>
          <w:rFonts w:asciiTheme="minorBidi" w:hAnsiTheme="minorBidi"/>
          <w:color w:val="000000" w:themeColor="text1"/>
        </w:rPr>
        <w:sym w:font="Symbol" w:char="F0B0"/>
      </w:r>
      <w:r w:rsidRPr="00E82DA2">
        <w:rPr>
          <w:rFonts w:asciiTheme="minorBidi" w:hAnsiTheme="minorBidi"/>
          <w:color w:val="000000" w:themeColor="text1"/>
        </w:rPr>
        <w:t xml:space="preserve">C. Subsequently they were dehydrated in a series of ascending acetone concentrations including 50%, 70%, 95%, and 100% for three cycles with 15 minutes incubation at each concentration change. Samples were then placed in a 50:50 mixture of </w:t>
      </w:r>
      <w:proofErr w:type="spellStart"/>
      <w:proofErr w:type="gramStart"/>
      <w:r w:rsidRPr="00E82DA2">
        <w:rPr>
          <w:rFonts w:asciiTheme="minorBidi" w:hAnsiTheme="minorBidi"/>
          <w:color w:val="000000" w:themeColor="text1"/>
        </w:rPr>
        <w:t>Epon:acetone</w:t>
      </w:r>
      <w:proofErr w:type="spellEnd"/>
      <w:proofErr w:type="gramEnd"/>
      <w:r w:rsidRPr="00E82DA2">
        <w:rPr>
          <w:rFonts w:asciiTheme="minorBidi" w:hAnsiTheme="minorBidi"/>
          <w:color w:val="000000" w:themeColor="text1"/>
        </w:rPr>
        <w:t xml:space="preserve"> overnight on a rotator. This soluti</w:t>
      </w:r>
      <w:r w:rsidRPr="00A916B7">
        <w:rPr>
          <w:rFonts w:asciiTheme="minorBidi" w:hAnsiTheme="minorBidi"/>
          <w:color w:val="000000" w:themeColor="text1"/>
        </w:rPr>
        <w:t>on was then replaced twice with 100% epoxy resin (</w:t>
      </w:r>
      <w:proofErr w:type="spellStart"/>
      <w:r w:rsidRPr="00A916B7">
        <w:rPr>
          <w:rFonts w:asciiTheme="minorBidi" w:hAnsiTheme="minorBidi"/>
          <w:color w:val="000000" w:themeColor="text1"/>
        </w:rPr>
        <w:t>epon</w:t>
      </w:r>
      <w:proofErr w:type="spellEnd"/>
      <w:r w:rsidRPr="00A916B7">
        <w:rPr>
          <w:rFonts w:asciiTheme="minorBidi" w:hAnsiTheme="minorBidi"/>
          <w:color w:val="000000" w:themeColor="text1"/>
        </w:rPr>
        <w:t>) for at least 2 hours at room temperature on a rotator.</w:t>
      </w:r>
      <w:r>
        <w:rPr>
          <w:rFonts w:asciiTheme="minorBidi" w:hAnsiTheme="minorBidi"/>
          <w:color w:val="000000" w:themeColor="text1"/>
        </w:rPr>
        <w:t xml:space="preserve"> </w:t>
      </w:r>
      <w:r w:rsidRPr="00A916B7">
        <w:rPr>
          <w:rFonts w:asciiTheme="minorBidi" w:hAnsiTheme="minorBidi"/>
          <w:color w:val="000000" w:themeColor="text1"/>
        </w:rPr>
        <w:t xml:space="preserve">Samples were embedded with 100% </w:t>
      </w:r>
      <w:proofErr w:type="spellStart"/>
      <w:r w:rsidRPr="00A916B7">
        <w:rPr>
          <w:rFonts w:asciiTheme="minorBidi" w:hAnsiTheme="minorBidi"/>
          <w:color w:val="000000" w:themeColor="text1"/>
        </w:rPr>
        <w:t>epon</w:t>
      </w:r>
      <w:proofErr w:type="spellEnd"/>
      <w:r w:rsidRPr="00A916B7">
        <w:rPr>
          <w:rFonts w:asciiTheme="minorBidi" w:hAnsiTheme="minorBidi"/>
          <w:color w:val="000000" w:themeColor="text1"/>
        </w:rPr>
        <w:t xml:space="preserve"> resin in </w:t>
      </w:r>
      <w:proofErr w:type="spellStart"/>
      <w:r w:rsidRPr="00A916B7">
        <w:rPr>
          <w:rFonts w:asciiTheme="minorBidi" w:hAnsiTheme="minorBidi"/>
          <w:color w:val="000000" w:themeColor="text1"/>
        </w:rPr>
        <w:t>beem</w:t>
      </w:r>
      <w:proofErr w:type="spellEnd"/>
      <w:r w:rsidRPr="00A916B7">
        <w:rPr>
          <w:rFonts w:asciiTheme="minorBidi" w:hAnsiTheme="minorBidi"/>
          <w:color w:val="000000" w:themeColor="text1"/>
        </w:rPr>
        <w:t xml:space="preserve"> capsules for 48 hours at 60</w:t>
      </w:r>
      <w:r w:rsidRPr="00A916B7">
        <w:rPr>
          <w:rFonts w:asciiTheme="minorBidi" w:hAnsiTheme="minorBidi"/>
          <w:color w:val="000000" w:themeColor="text1"/>
        </w:rPr>
        <w:sym w:font="Symbol" w:char="F0B0"/>
      </w:r>
      <w:r w:rsidRPr="00A916B7">
        <w:rPr>
          <w:rFonts w:asciiTheme="minorBidi" w:hAnsiTheme="minorBidi"/>
          <w:color w:val="000000" w:themeColor="text1"/>
        </w:rPr>
        <w:t>C.</w:t>
      </w:r>
      <w:r>
        <w:rPr>
          <w:rFonts w:asciiTheme="minorBidi" w:hAnsiTheme="minorBidi"/>
          <w:color w:val="000000" w:themeColor="text1"/>
        </w:rPr>
        <w:t xml:space="preserve"> </w:t>
      </w:r>
      <w:r w:rsidRPr="00A916B7">
        <w:rPr>
          <w:rFonts w:asciiTheme="minorBidi" w:hAnsiTheme="minorBidi"/>
          <w:color w:val="000000" w:themeColor="text1"/>
        </w:rPr>
        <w:t xml:space="preserve">Samples were ultrathin sectioned to 60-70nm on a Reichert </w:t>
      </w:r>
      <w:proofErr w:type="spellStart"/>
      <w:r w:rsidRPr="00A916B7">
        <w:rPr>
          <w:rFonts w:asciiTheme="minorBidi" w:hAnsiTheme="minorBidi"/>
          <w:color w:val="000000" w:themeColor="text1"/>
        </w:rPr>
        <w:t>Ultracut</w:t>
      </w:r>
      <w:proofErr w:type="spellEnd"/>
      <w:r w:rsidRPr="00A916B7">
        <w:rPr>
          <w:rFonts w:asciiTheme="minorBidi" w:hAnsiTheme="minorBidi"/>
          <w:color w:val="000000" w:themeColor="text1"/>
        </w:rPr>
        <w:t xml:space="preserve"> E ultramicrotome.</w:t>
      </w:r>
      <w:r>
        <w:rPr>
          <w:rFonts w:asciiTheme="minorBidi" w:hAnsiTheme="minorBidi"/>
          <w:color w:val="000000" w:themeColor="text1"/>
        </w:rPr>
        <w:t xml:space="preserve"> </w:t>
      </w:r>
      <w:r w:rsidRPr="00A916B7">
        <w:rPr>
          <w:rFonts w:asciiTheme="minorBidi" w:hAnsiTheme="minorBidi"/>
          <w:color w:val="000000" w:themeColor="text1"/>
        </w:rPr>
        <w:t xml:space="preserve">Harvested grids were then stained with 2% uranyl acetate in 50% ethanol for 30 minutes and Sato’s lead stain for 1 min. </w:t>
      </w:r>
      <w:r>
        <w:rPr>
          <w:rFonts w:asciiTheme="minorBidi" w:hAnsiTheme="minorBidi"/>
          <w:color w:val="000000" w:themeColor="text1"/>
        </w:rPr>
        <w:t xml:space="preserve">Micrographs </w:t>
      </w:r>
      <w:r w:rsidRPr="00A916B7">
        <w:rPr>
          <w:rFonts w:asciiTheme="minorBidi" w:hAnsiTheme="minorBidi"/>
          <w:color w:val="000000" w:themeColor="text1"/>
        </w:rPr>
        <w:t>were acquired using a Phillips CM12 electron microscope operating at 80Kv</w:t>
      </w:r>
      <w:r>
        <w:rPr>
          <w:rFonts w:asciiTheme="minorBidi" w:hAnsiTheme="minorBidi"/>
          <w:color w:val="000000" w:themeColor="text1"/>
        </w:rPr>
        <w:t>, at 1700x magnification</w:t>
      </w:r>
      <w:r w:rsidRPr="00A916B7">
        <w:rPr>
          <w:rFonts w:asciiTheme="minorBidi" w:hAnsiTheme="minorBidi"/>
          <w:color w:val="000000" w:themeColor="text1"/>
        </w:rPr>
        <w:t>.</w:t>
      </w:r>
      <w:r w:rsidR="000B2F7A">
        <w:rPr>
          <w:rFonts w:asciiTheme="minorBidi" w:hAnsiTheme="minorBidi"/>
          <w:color w:val="000000" w:themeColor="text1"/>
        </w:rPr>
        <w:t xml:space="preserve"> Micrographs were analyzed in</w:t>
      </w:r>
      <w:r w:rsidR="00CA5BBE">
        <w:rPr>
          <w:rFonts w:asciiTheme="minorBidi" w:hAnsiTheme="minorBidi"/>
          <w:color w:val="000000" w:themeColor="text1"/>
        </w:rPr>
        <w:t xml:space="preserve"> Adobe Photoshop 2019, using the “magic wand” tool to demarcate and measure the area of electron-dense and electron-lucent regions of interest (ROIs). Statistical analyses of ROI measurements were performed in Prism8 software. The e</w:t>
      </w:r>
      <w:r w:rsidR="000B2F7A">
        <w:rPr>
          <w:rFonts w:asciiTheme="minorBidi" w:hAnsiTheme="minorBidi"/>
          <w:color w:val="000000" w:themeColor="text1"/>
        </w:rPr>
        <w:t xml:space="preserve">xperimenter was blinded to genotype for image acquisition and analysis. </w:t>
      </w:r>
    </w:p>
    <w:p w14:paraId="0B5D2B05" w14:textId="77777777" w:rsidR="008958FA" w:rsidRPr="001F1C37" w:rsidRDefault="008958FA" w:rsidP="003F70D2">
      <w:pPr>
        <w:spacing w:line="480" w:lineRule="auto"/>
        <w:jc w:val="thaiDistribute"/>
        <w:rPr>
          <w:rFonts w:asciiTheme="minorBidi" w:hAnsiTheme="minorBidi"/>
          <w:b/>
          <w:bCs/>
          <w:color w:val="000000" w:themeColor="text1"/>
        </w:rPr>
      </w:pPr>
    </w:p>
    <w:p w14:paraId="104826E7"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Behavioral Assays</w:t>
      </w:r>
    </w:p>
    <w:p w14:paraId="3B0920DB" w14:textId="28EBD28A"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Behavioral tests were performed on age-matched WT</w:t>
      </w:r>
      <w:r w:rsidR="00CA5BBE">
        <w:rPr>
          <w:rFonts w:asciiTheme="minorBidi" w:hAnsiTheme="minorBidi"/>
          <w:color w:val="000000" w:themeColor="text1"/>
        </w:rPr>
        <w:t xml:space="preserve"> </w:t>
      </w:r>
      <w:r w:rsidRPr="001F1C37">
        <w:rPr>
          <w:rFonts w:asciiTheme="minorBidi" w:hAnsiTheme="minorBidi"/>
          <w:color w:val="000000" w:themeColor="text1"/>
        </w:rPr>
        <w:t>and homozygous SWIP</w:t>
      </w:r>
      <w:r w:rsidRPr="001F1C37">
        <w:rPr>
          <w:rFonts w:asciiTheme="minorBidi" w:hAnsiTheme="minorBidi"/>
          <w:color w:val="000000" w:themeColor="text1"/>
          <w:vertAlign w:val="superscript"/>
        </w:rPr>
        <w:t>P1019R</w:t>
      </w:r>
      <w:r w:rsidRPr="001F1C37">
        <w:rPr>
          <w:rFonts w:asciiTheme="minorBidi" w:hAnsiTheme="minorBidi"/>
          <w:color w:val="000000" w:themeColor="text1"/>
        </w:rPr>
        <w:t xml:space="preserve"> mutant littermates.</w:t>
      </w:r>
      <w:r w:rsidR="00CA5BBE">
        <w:rPr>
          <w:rFonts w:asciiTheme="minorBidi" w:hAnsiTheme="minorBidi"/>
          <w:color w:val="000000" w:themeColor="text1"/>
        </w:rPr>
        <w:t xml:space="preserve"> Male and female mice were used in all experiments. </w:t>
      </w:r>
      <w:r w:rsidRPr="001F1C37">
        <w:rPr>
          <w:rFonts w:asciiTheme="minorBidi" w:hAnsiTheme="minorBidi"/>
          <w:color w:val="000000" w:themeColor="text1"/>
        </w:rPr>
        <w:t xml:space="preserve">Testing was performed at two time points: </w:t>
      </w:r>
      <w:r>
        <w:rPr>
          <w:rFonts w:asciiTheme="minorBidi" w:hAnsiTheme="minorBidi"/>
          <w:color w:val="000000" w:themeColor="text1"/>
        </w:rPr>
        <w:t>P</w:t>
      </w:r>
      <w:r w:rsidRPr="001F1C37">
        <w:rPr>
          <w:rFonts w:asciiTheme="minorBidi" w:hAnsiTheme="minorBidi"/>
          <w:color w:val="000000" w:themeColor="text1"/>
        </w:rPr>
        <w:t>4</w:t>
      </w:r>
      <w:r>
        <w:rPr>
          <w:rFonts w:asciiTheme="minorBidi" w:hAnsiTheme="minorBidi"/>
          <w:color w:val="000000" w:themeColor="text1"/>
        </w:rPr>
        <w:t>2-55</w:t>
      </w:r>
      <w:r w:rsidRPr="001F1C37">
        <w:rPr>
          <w:rFonts w:asciiTheme="minorBidi" w:hAnsiTheme="minorBidi"/>
          <w:color w:val="000000" w:themeColor="text1"/>
        </w:rPr>
        <w:t xml:space="preserve"> days old as a young adult age, and 5.5 months old </w:t>
      </w:r>
      <w:r w:rsidRPr="001F1C37">
        <w:rPr>
          <w:rFonts w:asciiTheme="minorBidi" w:hAnsiTheme="minorBidi"/>
          <w:color w:val="000000" w:themeColor="text1"/>
        </w:rPr>
        <w:lastRenderedPageBreak/>
        <w:t>as mid-adulthood, so that we could compare disease progression in this mouse model to human patients</w:t>
      </w:r>
      <w:r>
        <w:rPr>
          <w:rFonts w:asciiTheme="minorBidi" w:hAnsiTheme="minorBidi"/>
          <w:color w:val="000000" w:themeColor="text1"/>
        </w:rPr>
        <w:fldChar w:fldCharType="begin" w:fldLock="1"/>
      </w:r>
      <w:r w:rsidR="00610919">
        <w:rPr>
          <w:rFonts w:asciiTheme="minorBidi" w:hAnsiTheme="minorBidi"/>
          <w:color w:val="000000" w:themeColor="text1"/>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34&lt;/sup&gt;","plainTextFormattedCitation":"34","previouslyFormattedCitation":"&lt;sup&gt;34&lt;/sup&gt;"},"properties":{"noteIndex":0},"schema":"https://github.com/citation-style-language/schema/raw/master/csl-citation.json"}</w:instrText>
      </w:r>
      <w:r>
        <w:rPr>
          <w:rFonts w:asciiTheme="minorBidi" w:hAnsiTheme="minorBidi"/>
          <w:color w:val="000000" w:themeColor="text1"/>
        </w:rPr>
        <w:fldChar w:fldCharType="separate"/>
      </w:r>
      <w:r w:rsidR="000F707D" w:rsidRPr="000F707D">
        <w:rPr>
          <w:rFonts w:asciiTheme="minorBidi" w:hAnsiTheme="minorBidi"/>
          <w:noProof/>
          <w:color w:val="000000" w:themeColor="text1"/>
          <w:vertAlign w:val="superscript"/>
        </w:rPr>
        <w:t>34</w:t>
      </w:r>
      <w:r>
        <w:rPr>
          <w:rFonts w:asciiTheme="minorBidi" w:hAnsiTheme="minorBidi"/>
          <w:color w:val="000000" w:themeColor="text1"/>
        </w:rPr>
        <w:fldChar w:fldCharType="end"/>
      </w:r>
      <w:r>
        <w:rPr>
          <w:rFonts w:asciiTheme="minorBidi" w:hAnsiTheme="minorBidi"/>
          <w:color w:val="000000" w:themeColor="text1"/>
        </w:rPr>
        <w:t>.</w:t>
      </w:r>
      <w:r w:rsidRPr="001F1C37">
        <w:rPr>
          <w:rFonts w:asciiTheme="minorBidi" w:hAnsiTheme="minorBidi"/>
          <w:color w:val="000000" w:themeColor="text1"/>
        </w:rPr>
        <w:t xml:space="preserve"> The sequence of behavioral testing was: light-dark testing (to measure anxiety-like behavior), open field activity (to measure exploratory activity and anxiety-like behavior), Y maze (to measure working memory), object novelty recognition (to measure short-term and long-term object recognition memory), </w:t>
      </w:r>
      <w:proofErr w:type="spellStart"/>
      <w:r w:rsidRPr="001F1C37">
        <w:rPr>
          <w:rFonts w:asciiTheme="minorBidi" w:hAnsiTheme="minorBidi"/>
          <w:color w:val="000000" w:themeColor="text1"/>
        </w:rPr>
        <w:t>treadscan</w:t>
      </w:r>
      <w:proofErr w:type="spellEnd"/>
      <w:r w:rsidRPr="001F1C37">
        <w:rPr>
          <w:rFonts w:asciiTheme="minorBidi" w:hAnsiTheme="minorBidi"/>
          <w:color w:val="000000" w:themeColor="text1"/>
        </w:rPr>
        <w:t xml:space="preserve"> (to assess gait), </w:t>
      </w:r>
      <w:r w:rsidR="00B14001">
        <w:rPr>
          <w:rFonts w:asciiTheme="minorBidi" w:hAnsiTheme="minorBidi"/>
          <w:color w:val="000000" w:themeColor="text1"/>
        </w:rPr>
        <w:t xml:space="preserve">and </w:t>
      </w:r>
      <w:r w:rsidRPr="001F1C37">
        <w:rPr>
          <w:rFonts w:asciiTheme="minorBidi" w:hAnsiTheme="minorBidi"/>
          <w:color w:val="000000" w:themeColor="text1"/>
        </w:rPr>
        <w:t xml:space="preserve">steady-speed </w:t>
      </w:r>
      <w:r w:rsidR="00536BD8" w:rsidRPr="001F1C37">
        <w:rPr>
          <w:rFonts w:asciiTheme="minorBidi" w:hAnsiTheme="minorBidi"/>
          <w:color w:val="000000" w:themeColor="text1"/>
        </w:rPr>
        <w:t>rot</w:t>
      </w:r>
      <w:r w:rsidR="00536BD8">
        <w:rPr>
          <w:rFonts w:asciiTheme="minorBidi" w:hAnsiTheme="minorBidi"/>
          <w:color w:val="000000" w:themeColor="text1"/>
        </w:rPr>
        <w:t>a</w:t>
      </w:r>
      <w:r w:rsidR="00536BD8" w:rsidRPr="001F1C37">
        <w:rPr>
          <w:rFonts w:asciiTheme="minorBidi" w:hAnsiTheme="minorBidi"/>
          <w:color w:val="000000" w:themeColor="text1"/>
        </w:rPr>
        <w:t xml:space="preserve">rod </w:t>
      </w:r>
      <w:r w:rsidRPr="001F1C37">
        <w:rPr>
          <w:rFonts w:asciiTheme="minorBidi" w:hAnsiTheme="minorBidi"/>
          <w:color w:val="000000" w:themeColor="text1"/>
        </w:rPr>
        <w:t>(to assess motor control and strength</w:t>
      </w:r>
      <w:r w:rsidR="00B14001">
        <w:rPr>
          <w:rFonts w:asciiTheme="minorBidi" w:hAnsiTheme="minorBidi"/>
          <w:color w:val="000000" w:themeColor="text1"/>
        </w:rPr>
        <w:t xml:space="preserve">) </w:t>
      </w:r>
      <w:r w:rsidRPr="001F1C37">
        <w:rPr>
          <w:rFonts w:asciiTheme="minorBidi" w:hAnsiTheme="minorBidi"/>
          <w:color w:val="000000" w:themeColor="text1"/>
        </w:rPr>
        <w:t xml:space="preserve">for 40-55 day old mice. Testing was performed over 1.5 weeks, interspersed with rest days for acclimation. This sequence was repeated with the same cohort at 5.5-6 months old, with three additional measures added to the end of testing: fear conditioning (to assess associative fear memory), a hearing test (to measure tone response), and a shock threshold </w:t>
      </w:r>
      <w:r w:rsidR="00B14001">
        <w:rPr>
          <w:rFonts w:asciiTheme="minorBidi" w:hAnsiTheme="minorBidi"/>
          <w:color w:val="000000" w:themeColor="text1"/>
        </w:rPr>
        <w:t xml:space="preserve">test </w:t>
      </w:r>
      <w:r w:rsidRPr="001F1C37">
        <w:rPr>
          <w:rFonts w:asciiTheme="minorBidi" w:hAnsiTheme="minorBidi"/>
          <w:color w:val="000000" w:themeColor="text1"/>
        </w:rPr>
        <w:t xml:space="preserve">(to assess </w:t>
      </w:r>
      <w:proofErr w:type="spellStart"/>
      <w:r w:rsidRPr="001F1C37">
        <w:rPr>
          <w:rFonts w:asciiTheme="minorBidi" w:hAnsiTheme="minorBidi"/>
          <w:color w:val="000000" w:themeColor="text1"/>
        </w:rPr>
        <w:t>somatosensation</w:t>
      </w:r>
      <w:proofErr w:type="spellEnd"/>
      <w:r w:rsidRPr="001F1C37">
        <w:rPr>
          <w:rFonts w:asciiTheme="minorBidi" w:hAnsiTheme="minorBidi"/>
          <w:color w:val="000000" w:themeColor="text1"/>
        </w:rPr>
        <w:t>). Of note, a separate, second cohort of mice was evaluated for fear conditioning, hearing, and shock threshold</w:t>
      </w:r>
      <w:r w:rsidR="00B14001">
        <w:rPr>
          <w:rFonts w:asciiTheme="minorBidi" w:hAnsiTheme="minorBidi"/>
          <w:color w:val="000000" w:themeColor="text1"/>
        </w:rPr>
        <w:t xml:space="preserve"> testing</w:t>
      </w:r>
      <w:r w:rsidRPr="001F1C37">
        <w:rPr>
          <w:rFonts w:asciiTheme="minorBidi" w:hAnsiTheme="minorBidi"/>
          <w:color w:val="000000" w:themeColor="text1"/>
        </w:rPr>
        <w:t xml:space="preserve"> at adolescence.</w:t>
      </w:r>
      <w:r w:rsidRPr="001F1C37">
        <w:rPr>
          <w:rFonts w:asciiTheme="minorBidi" w:hAnsiTheme="minorBidi"/>
          <w:color w:val="2E2E2E"/>
        </w:rPr>
        <w:t xml:space="preserve"> </w:t>
      </w:r>
      <w:r w:rsidRPr="001F1C37">
        <w:rPr>
          <w:rFonts w:asciiTheme="minorBidi" w:hAnsiTheme="minorBidi"/>
          <w:color w:val="000000" w:themeColor="text1"/>
        </w:rPr>
        <w:t xml:space="preserve">After each trial, equipment was cleaned with </w:t>
      </w:r>
      <w:proofErr w:type="spellStart"/>
      <w:r w:rsidRPr="001F1C37">
        <w:rPr>
          <w:rFonts w:asciiTheme="minorBidi" w:hAnsiTheme="minorBidi"/>
          <w:color w:val="000000" w:themeColor="text1"/>
        </w:rPr>
        <w:t>Labsan</w:t>
      </w:r>
      <w:proofErr w:type="spellEnd"/>
      <w:r w:rsidRPr="001F1C37">
        <w:rPr>
          <w:rFonts w:asciiTheme="minorBidi" w:hAnsiTheme="minorBidi"/>
          <w:color w:val="000000" w:themeColor="text1"/>
        </w:rPr>
        <w:t xml:space="preserve"> to remove residual odors.</w:t>
      </w:r>
      <w:r w:rsidR="00A17574">
        <w:rPr>
          <w:rFonts w:asciiTheme="minorBidi" w:hAnsiTheme="minorBidi"/>
          <w:color w:val="000000" w:themeColor="text1"/>
        </w:rPr>
        <w:t xml:space="preserve"> The experimenter was blinded to genotype for all behavioral analyses.</w:t>
      </w:r>
    </w:p>
    <w:p w14:paraId="683E44D7" w14:textId="77777777" w:rsidR="008958FA" w:rsidRPr="001F1C37" w:rsidRDefault="008958FA" w:rsidP="003F70D2">
      <w:pPr>
        <w:spacing w:line="480" w:lineRule="auto"/>
        <w:jc w:val="thaiDistribute"/>
        <w:rPr>
          <w:rFonts w:asciiTheme="minorBidi" w:hAnsiTheme="minorBidi"/>
          <w:b/>
          <w:bCs/>
          <w:color w:val="000000" w:themeColor="text1"/>
        </w:rPr>
      </w:pPr>
    </w:p>
    <w:p w14:paraId="37E3D502"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Light-Dark</w:t>
      </w:r>
    </w:p>
    <w:p w14:paraId="3A6F6C98"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Light-dark testing was performed in a mouse shuttle-box (Med Associates) composed of two adjoined boxes: a dark chamber (under 5 lux), and a light chamber (600 lux), divided by a door controlled by a computer program. Mice were acclimated to low light (50lux) for 1 hour prior to testing to eliminate desensitization to the light box. Mice were placed in the dark chamber before each trial and testing began by triggered door opening. The mouse was then given full access to both chambers for a 5 min trial. Total distance traveled, time </w:t>
      </w:r>
      <w:r w:rsidRPr="001F1C37">
        <w:rPr>
          <w:rFonts w:asciiTheme="minorBidi" w:hAnsiTheme="minorBidi"/>
          <w:color w:val="000000" w:themeColor="text1"/>
        </w:rPr>
        <w:lastRenderedPageBreak/>
        <w:t xml:space="preserve">spent in each chamber, and number of transitions between chambers were detected by beam breaks and analyzed by Med Associates software. </w:t>
      </w:r>
    </w:p>
    <w:p w14:paraId="5FA5C5E7" w14:textId="77777777" w:rsidR="008958FA" w:rsidRPr="001F1C37" w:rsidRDefault="008958FA" w:rsidP="003F70D2">
      <w:pPr>
        <w:spacing w:line="480" w:lineRule="auto"/>
        <w:jc w:val="thaiDistribute"/>
        <w:rPr>
          <w:rFonts w:asciiTheme="minorBidi" w:hAnsiTheme="minorBidi"/>
          <w:color w:val="000000" w:themeColor="text1"/>
        </w:rPr>
      </w:pPr>
    </w:p>
    <w:p w14:paraId="75A62214"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Open Field</w:t>
      </w:r>
    </w:p>
    <w:p w14:paraId="01766071"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Mice were monitored individually using </w:t>
      </w:r>
      <w:proofErr w:type="spellStart"/>
      <w:r w:rsidRPr="001F1C37">
        <w:rPr>
          <w:rFonts w:asciiTheme="minorBidi" w:hAnsiTheme="minorBidi"/>
          <w:color w:val="000000" w:themeColor="text1"/>
        </w:rPr>
        <w:t>VersaMax</w:t>
      </w:r>
      <w:proofErr w:type="spellEnd"/>
      <w:r w:rsidRPr="001F1C37">
        <w:rPr>
          <w:rFonts w:asciiTheme="minorBidi" w:hAnsiTheme="minorBidi"/>
          <w:color w:val="000000" w:themeColor="text1"/>
        </w:rPr>
        <w:t xml:space="preserve"> software (</w:t>
      </w:r>
      <w:proofErr w:type="spellStart"/>
      <w:r w:rsidRPr="001F1C37">
        <w:rPr>
          <w:rFonts w:asciiTheme="minorBidi" w:hAnsiTheme="minorBidi"/>
          <w:color w:val="000000" w:themeColor="text1"/>
        </w:rPr>
        <w:t>Accuscan</w:t>
      </w:r>
      <w:proofErr w:type="spellEnd"/>
      <w:r w:rsidRPr="001F1C37">
        <w:rPr>
          <w:rFonts w:asciiTheme="minorBidi" w:hAnsiTheme="minorBidi"/>
          <w:color w:val="000000" w:themeColor="text1"/>
        </w:rPr>
        <w:t xml:space="preserve"> Instruments) for 1h in a square open field arena (21x21cm) under 350 lux illumination. Locomotion </w:t>
      </w:r>
      <w:r>
        <w:rPr>
          <w:rFonts w:asciiTheme="minorBidi" w:hAnsiTheme="minorBidi"/>
          <w:color w:val="000000" w:themeColor="text1"/>
        </w:rPr>
        <w:t>(</w:t>
      </w:r>
      <w:r w:rsidRPr="001F1C37">
        <w:rPr>
          <w:rFonts w:asciiTheme="minorBidi" w:hAnsiTheme="minorBidi"/>
          <w:color w:val="000000" w:themeColor="text1"/>
        </w:rPr>
        <w:t>distance traveled</w:t>
      </w:r>
      <w:r>
        <w:rPr>
          <w:rFonts w:asciiTheme="minorBidi" w:hAnsiTheme="minorBidi"/>
          <w:color w:val="000000" w:themeColor="text1"/>
        </w:rPr>
        <w:t>)</w:t>
      </w:r>
      <w:r w:rsidRPr="001F1C37">
        <w:rPr>
          <w:rFonts w:asciiTheme="minorBidi" w:hAnsiTheme="minorBidi"/>
          <w:color w:val="000000" w:themeColor="text1"/>
        </w:rPr>
        <w:t>, rearing (vertical beam breaks), time in region (center or edge/corner), and stereotypic activities (repetitive beam breaks &lt;1s) were captured in 5</w:t>
      </w:r>
      <w:r w:rsidR="00536BD8">
        <w:rPr>
          <w:rFonts w:asciiTheme="minorBidi" w:hAnsiTheme="minorBidi"/>
          <w:color w:val="000000" w:themeColor="text1"/>
        </w:rPr>
        <w:t xml:space="preserve"> </w:t>
      </w:r>
      <w:r w:rsidRPr="001F1C37">
        <w:rPr>
          <w:rFonts w:asciiTheme="minorBidi" w:hAnsiTheme="minorBidi"/>
          <w:color w:val="000000" w:themeColor="text1"/>
        </w:rPr>
        <w:t xml:space="preserve">min time bins. </w:t>
      </w:r>
    </w:p>
    <w:p w14:paraId="355E763D" w14:textId="77777777" w:rsidR="008958FA" w:rsidRPr="001F1C37" w:rsidRDefault="008958FA" w:rsidP="003F70D2">
      <w:pPr>
        <w:spacing w:line="480" w:lineRule="auto"/>
        <w:jc w:val="thaiDistribute"/>
        <w:rPr>
          <w:rFonts w:asciiTheme="minorBidi" w:hAnsiTheme="minorBidi"/>
          <w:color w:val="000000" w:themeColor="text1"/>
        </w:rPr>
      </w:pPr>
    </w:p>
    <w:p w14:paraId="03EADBEE"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Y-maze</w:t>
      </w:r>
    </w:p>
    <w:p w14:paraId="6403E94D"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Working memory was evaluated by measuring spontaneous alternations in a 3-arm Y-maze under indirect illumination (80-90 lux). A mouse was placed in the center of the maze and allowed to freely explore all arms, each of which had different visual cues for spatial recognition. Trials were 5 min in length, with video data and analyses captured by </w:t>
      </w:r>
      <w:proofErr w:type="spellStart"/>
      <w:r w:rsidRPr="001F1C37">
        <w:rPr>
          <w:rFonts w:asciiTheme="minorBidi" w:hAnsiTheme="minorBidi"/>
          <w:color w:val="000000" w:themeColor="text1"/>
        </w:rPr>
        <w:t>EthoVision</w:t>
      </w:r>
      <w:proofErr w:type="spellEnd"/>
      <w:r w:rsidRPr="001F1C37">
        <w:rPr>
          <w:rFonts w:asciiTheme="minorBidi" w:hAnsiTheme="minorBidi"/>
          <w:color w:val="000000" w:themeColor="text1"/>
        </w:rPr>
        <w:t xml:space="preserve"> XT 11.0 software (</w:t>
      </w:r>
      <w:proofErr w:type="spellStart"/>
      <w:r w:rsidRPr="001F1C37">
        <w:rPr>
          <w:rFonts w:asciiTheme="minorBidi" w:hAnsiTheme="minorBidi"/>
          <w:color w:val="000000" w:themeColor="text1"/>
        </w:rPr>
        <w:t>Noldus</w:t>
      </w:r>
      <w:proofErr w:type="spellEnd"/>
      <w:r w:rsidRPr="001F1C37">
        <w:rPr>
          <w:rFonts w:asciiTheme="minorBidi" w:hAnsiTheme="minorBidi"/>
          <w:color w:val="000000" w:themeColor="text1"/>
        </w:rPr>
        <w:t xml:space="preserve"> Information Technology). Entry to an arm was define as the mouse being &gt;1 body length into a given arm. An alternation was defined as three successive entries into each of the different arms. Total % alternation was calculated as the total number of alternations/the total </w:t>
      </w:r>
      <w:r w:rsidRPr="003F70D2">
        <w:rPr>
          <w:rFonts w:asciiTheme="minorBidi" w:hAnsiTheme="minorBidi"/>
          <w:color w:val="000000" w:themeColor="text1"/>
        </w:rPr>
        <w:t>number of arm entries minus 2</w:t>
      </w:r>
      <w:r w:rsidRPr="00F844CF">
        <w:rPr>
          <w:rFonts w:asciiTheme="minorBidi" w:hAnsiTheme="minorBidi"/>
          <w:color w:val="000000" w:themeColor="text1"/>
        </w:rPr>
        <w:t xml:space="preserve"> x100.</w:t>
      </w:r>
      <w:r w:rsidRPr="001F1C37">
        <w:rPr>
          <w:rFonts w:asciiTheme="minorBidi" w:hAnsiTheme="minorBidi"/>
          <w:color w:val="000000" w:themeColor="text1"/>
        </w:rPr>
        <w:t xml:space="preserve"> </w:t>
      </w:r>
    </w:p>
    <w:p w14:paraId="051A1B23" w14:textId="77777777" w:rsidR="008958FA" w:rsidRPr="001F1C37" w:rsidRDefault="008958FA" w:rsidP="003F70D2">
      <w:pPr>
        <w:spacing w:line="480" w:lineRule="auto"/>
        <w:jc w:val="thaiDistribute"/>
        <w:rPr>
          <w:rFonts w:asciiTheme="minorBidi" w:hAnsiTheme="minorBidi"/>
          <w:color w:val="000000" w:themeColor="text1"/>
        </w:rPr>
      </w:pPr>
    </w:p>
    <w:p w14:paraId="558FB593"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Novel Object Recognition</w:t>
      </w:r>
    </w:p>
    <w:p w14:paraId="0535BA86"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One hour before testing, mice were individually exposed to the testing arena (</w:t>
      </w:r>
      <w:r>
        <w:rPr>
          <w:rFonts w:asciiTheme="minorBidi" w:hAnsiTheme="minorBidi"/>
          <w:color w:val="000000" w:themeColor="text1"/>
        </w:rPr>
        <w:t xml:space="preserve">a </w:t>
      </w:r>
      <w:r w:rsidRPr="001F1C37">
        <w:rPr>
          <w:rFonts w:asciiTheme="minorBidi" w:hAnsiTheme="minorBidi"/>
          <w:color w:val="000000" w:themeColor="text1"/>
        </w:rPr>
        <w:t>48</w:t>
      </w:r>
      <w:r>
        <w:rPr>
          <w:rFonts w:asciiTheme="minorBidi" w:hAnsiTheme="minorBidi"/>
          <w:color w:val="000000" w:themeColor="text1"/>
        </w:rPr>
        <w:t xml:space="preserve"> </w:t>
      </w:r>
      <w:r w:rsidRPr="001F1C37">
        <w:rPr>
          <w:rFonts w:asciiTheme="minorBidi" w:hAnsiTheme="minorBidi"/>
          <w:color w:val="000000" w:themeColor="text1"/>
        </w:rPr>
        <w:t>x</w:t>
      </w:r>
      <w:r>
        <w:rPr>
          <w:rFonts w:asciiTheme="minorBidi" w:hAnsiTheme="minorBidi"/>
          <w:color w:val="000000" w:themeColor="text1"/>
        </w:rPr>
        <w:t xml:space="preserve"> </w:t>
      </w:r>
      <w:r w:rsidRPr="001F1C37">
        <w:rPr>
          <w:rFonts w:asciiTheme="minorBidi" w:hAnsiTheme="minorBidi"/>
          <w:color w:val="000000" w:themeColor="text1"/>
        </w:rPr>
        <w:t>22</w:t>
      </w:r>
      <w:r>
        <w:rPr>
          <w:rFonts w:asciiTheme="minorBidi" w:hAnsiTheme="minorBidi"/>
          <w:color w:val="000000" w:themeColor="text1"/>
        </w:rPr>
        <w:t xml:space="preserve"> </w:t>
      </w:r>
      <w:r w:rsidRPr="001F1C37">
        <w:rPr>
          <w:rFonts w:asciiTheme="minorBidi" w:hAnsiTheme="minorBidi"/>
          <w:color w:val="000000" w:themeColor="text1"/>
        </w:rPr>
        <w:t>x</w:t>
      </w:r>
      <w:r>
        <w:rPr>
          <w:rFonts w:asciiTheme="minorBidi" w:hAnsiTheme="minorBidi"/>
          <w:color w:val="000000" w:themeColor="text1"/>
        </w:rPr>
        <w:t xml:space="preserve"> </w:t>
      </w:r>
      <w:r w:rsidRPr="001F1C37">
        <w:rPr>
          <w:rFonts w:asciiTheme="minorBidi" w:hAnsiTheme="minorBidi"/>
          <w:color w:val="000000" w:themeColor="text1"/>
        </w:rPr>
        <w:t xml:space="preserve">18cm white opaque arena) for 10min under 80-100lux illumination without any objects. </w:t>
      </w:r>
      <w:r w:rsidRPr="001F1C37">
        <w:rPr>
          <w:rFonts w:asciiTheme="minorBidi" w:hAnsiTheme="minorBidi"/>
          <w:color w:val="000000" w:themeColor="text1"/>
        </w:rPr>
        <w:lastRenderedPageBreak/>
        <w:t>The test consisted of three phases: training (day 1), short-term memory test (STM, day 1), and long-term memory test (LTM, day 2). For the training phase, two identical objects were placed 10</w:t>
      </w:r>
      <w:r>
        <w:rPr>
          <w:rFonts w:asciiTheme="minorBidi" w:hAnsiTheme="minorBidi"/>
          <w:color w:val="000000" w:themeColor="text1"/>
        </w:rPr>
        <w:t xml:space="preserve"> </w:t>
      </w:r>
      <w:r w:rsidRPr="001F1C37">
        <w:rPr>
          <w:rFonts w:asciiTheme="minorBidi" w:hAnsiTheme="minorBidi"/>
          <w:color w:val="000000" w:themeColor="text1"/>
        </w:rPr>
        <w:t xml:space="preserve">cm apart, against opposing walls of the arena. A mouse was placed in the center of the arena and given full access to explore both objects for 5 min and then returned to its home cage. For STM testing, one of the training objects remained (the now familiar object), and a novel object replaced one of the training objects (similar in size, different shape). The mouse was returned to the arena 30 minutes after the training task and allowed to explore freely for 5 mins. For LTM testing, the novel object was replaced with another object, and the familiar object remained unchanged. The LTM test was also 5 min in duration, conducted 24hr after the training task. Behavior was scored using </w:t>
      </w:r>
      <w:proofErr w:type="spellStart"/>
      <w:r w:rsidRPr="001F1C37">
        <w:rPr>
          <w:rFonts w:asciiTheme="minorBidi" w:hAnsiTheme="minorBidi"/>
          <w:color w:val="000000" w:themeColor="text1"/>
        </w:rPr>
        <w:t>Ethovision</w:t>
      </w:r>
      <w:proofErr w:type="spellEnd"/>
      <w:r w:rsidRPr="001F1C37">
        <w:rPr>
          <w:rFonts w:asciiTheme="minorBidi" w:hAnsiTheme="minorBidi"/>
          <w:color w:val="000000" w:themeColor="text1"/>
        </w:rPr>
        <w:t xml:space="preserve"> 11.0 XT software (</w:t>
      </w:r>
      <w:proofErr w:type="spellStart"/>
      <w:r w:rsidRPr="001F1C37">
        <w:rPr>
          <w:rFonts w:asciiTheme="minorBidi" w:hAnsiTheme="minorBidi"/>
          <w:color w:val="000000" w:themeColor="text1"/>
        </w:rPr>
        <w:t>Noldus</w:t>
      </w:r>
      <w:proofErr w:type="spellEnd"/>
      <w:r w:rsidRPr="001F1C37">
        <w:rPr>
          <w:rFonts w:asciiTheme="minorBidi" w:hAnsiTheme="minorBidi"/>
          <w:color w:val="000000" w:themeColor="text1"/>
        </w:rPr>
        <w:t>) and analyzed by a blind observer. Object contact was defined as the mouse’s nose within 1</w:t>
      </w:r>
      <w:r>
        <w:rPr>
          <w:rFonts w:asciiTheme="minorBidi" w:hAnsiTheme="minorBidi"/>
          <w:color w:val="000000" w:themeColor="text1"/>
        </w:rPr>
        <w:t xml:space="preserve"> </w:t>
      </w:r>
      <w:r w:rsidRPr="001F1C37">
        <w:rPr>
          <w:rFonts w:asciiTheme="minorBidi" w:hAnsiTheme="minorBidi"/>
          <w:color w:val="000000" w:themeColor="text1"/>
        </w:rPr>
        <w:t xml:space="preserve">cm of the object. We analyzed both number of nose contacts with each object and duration of contacts. Preference scores were calculated as (duration </w:t>
      </w:r>
      <w:proofErr w:type="spellStart"/>
      <w:r w:rsidRPr="001F1C37">
        <w:rPr>
          <w:rFonts w:asciiTheme="minorBidi" w:hAnsiTheme="minorBidi"/>
          <w:color w:val="000000" w:themeColor="text1"/>
        </w:rPr>
        <w:t>contact</w:t>
      </w:r>
      <w:r w:rsidRPr="001F1C37">
        <w:rPr>
          <w:rFonts w:asciiTheme="minorBidi" w:hAnsiTheme="minorBidi"/>
          <w:color w:val="000000" w:themeColor="text1"/>
          <w:vertAlign w:val="subscript"/>
        </w:rPr>
        <w:t>novel</w:t>
      </w:r>
      <w:proofErr w:type="spellEnd"/>
      <w:r w:rsidR="00536BD8">
        <w:rPr>
          <w:rFonts w:asciiTheme="minorBidi" w:hAnsiTheme="minorBidi"/>
          <w:color w:val="000000" w:themeColor="text1"/>
          <w:vertAlign w:val="subscript"/>
        </w:rPr>
        <w:t xml:space="preserve"> </w:t>
      </w:r>
      <w:r w:rsidRPr="001F1C37">
        <w:rPr>
          <w:rFonts w:asciiTheme="minorBidi" w:hAnsiTheme="minorBidi"/>
          <w:color w:val="000000" w:themeColor="text1"/>
        </w:rPr>
        <w:t>-</w:t>
      </w:r>
      <w:r w:rsidR="00536BD8">
        <w:rPr>
          <w:rFonts w:asciiTheme="minorBidi" w:hAnsiTheme="minorBidi"/>
          <w:color w:val="000000" w:themeColor="text1"/>
        </w:rPr>
        <w:t xml:space="preserve"> </w:t>
      </w:r>
      <w:r w:rsidRPr="001F1C37">
        <w:rPr>
          <w:rFonts w:asciiTheme="minorBidi" w:hAnsiTheme="minorBidi"/>
          <w:color w:val="000000" w:themeColor="text1"/>
        </w:rPr>
        <w:t xml:space="preserve">duration </w:t>
      </w:r>
      <w:proofErr w:type="spellStart"/>
      <w:r w:rsidRPr="001F1C37">
        <w:rPr>
          <w:rFonts w:asciiTheme="minorBidi" w:hAnsiTheme="minorBidi"/>
          <w:color w:val="000000" w:themeColor="text1"/>
        </w:rPr>
        <w:t>contact</w:t>
      </w:r>
      <w:r w:rsidRPr="001F1C37">
        <w:rPr>
          <w:rFonts w:asciiTheme="minorBidi" w:hAnsiTheme="minorBidi"/>
          <w:color w:val="000000" w:themeColor="text1"/>
          <w:vertAlign w:val="subscript"/>
        </w:rPr>
        <w:t>familiar</w:t>
      </w:r>
      <w:proofErr w:type="spellEnd"/>
      <w:r w:rsidRPr="001F1C37">
        <w:rPr>
          <w:rFonts w:asciiTheme="minorBidi" w:hAnsiTheme="minorBidi"/>
          <w:color w:val="000000" w:themeColor="text1"/>
        </w:rPr>
        <w:t>)</w:t>
      </w:r>
      <w:r w:rsidR="00536BD8">
        <w:rPr>
          <w:rFonts w:asciiTheme="minorBidi" w:hAnsiTheme="minorBidi"/>
          <w:color w:val="000000" w:themeColor="text1"/>
        </w:rPr>
        <w:t xml:space="preserve"> </w:t>
      </w:r>
      <w:r w:rsidRPr="001F1C37">
        <w:rPr>
          <w:rFonts w:asciiTheme="minorBidi" w:hAnsiTheme="minorBidi"/>
          <w:color w:val="000000" w:themeColor="text1"/>
        </w:rPr>
        <w:t>/</w:t>
      </w:r>
      <w:r w:rsidR="00536BD8">
        <w:rPr>
          <w:rFonts w:asciiTheme="minorBidi" w:hAnsiTheme="minorBidi"/>
          <w:color w:val="000000" w:themeColor="text1"/>
        </w:rPr>
        <w:t xml:space="preserve"> </w:t>
      </w:r>
      <w:r w:rsidRPr="001F1C37">
        <w:rPr>
          <w:rFonts w:asciiTheme="minorBidi" w:hAnsiTheme="minorBidi"/>
          <w:color w:val="000000" w:themeColor="text1"/>
        </w:rPr>
        <w:t xml:space="preserve">total duration </w:t>
      </w:r>
      <w:proofErr w:type="spellStart"/>
      <w:r w:rsidRPr="001F1C37">
        <w:rPr>
          <w:rFonts w:asciiTheme="minorBidi" w:hAnsiTheme="minorBidi"/>
          <w:color w:val="000000" w:themeColor="text1"/>
        </w:rPr>
        <w:t>contact</w:t>
      </w:r>
      <w:r w:rsidRPr="001F1C37">
        <w:rPr>
          <w:rFonts w:asciiTheme="minorBidi" w:hAnsiTheme="minorBidi"/>
          <w:color w:val="000000" w:themeColor="text1"/>
          <w:vertAlign w:val="subscript"/>
        </w:rPr>
        <w:t>novel+familiar</w:t>
      </w:r>
      <w:proofErr w:type="spellEnd"/>
      <w:r w:rsidRPr="001F1C37">
        <w:rPr>
          <w:rFonts w:asciiTheme="minorBidi" w:hAnsiTheme="minorBidi"/>
          <w:color w:val="000000" w:themeColor="text1"/>
        </w:rPr>
        <w:t>. Positive scores signified a preference for the novel object; whereas, negative scores denoted a preference for the familiar object, and scores approaching zero indicated no preference.</w:t>
      </w:r>
    </w:p>
    <w:p w14:paraId="79414C4A" w14:textId="77777777" w:rsidR="008958FA" w:rsidRPr="001F1C37" w:rsidRDefault="008958FA" w:rsidP="003F70D2">
      <w:pPr>
        <w:spacing w:line="480" w:lineRule="auto"/>
        <w:jc w:val="thaiDistribute"/>
        <w:rPr>
          <w:rFonts w:asciiTheme="minorBidi" w:hAnsiTheme="minorBidi"/>
          <w:color w:val="000000" w:themeColor="text1"/>
        </w:rPr>
      </w:pPr>
    </w:p>
    <w:p w14:paraId="5918BA21" w14:textId="77777777" w:rsidR="008958FA" w:rsidRPr="001F1C37" w:rsidRDefault="008958FA" w:rsidP="003F70D2">
      <w:pPr>
        <w:spacing w:line="480" w:lineRule="auto"/>
        <w:jc w:val="thaiDistribute"/>
        <w:rPr>
          <w:rFonts w:asciiTheme="minorBidi" w:hAnsiTheme="minorBidi"/>
          <w:b/>
          <w:bCs/>
          <w:color w:val="000000" w:themeColor="text1"/>
        </w:rPr>
      </w:pPr>
      <w:proofErr w:type="spellStart"/>
      <w:r w:rsidRPr="001F1C37">
        <w:rPr>
          <w:rFonts w:asciiTheme="minorBidi" w:hAnsiTheme="minorBidi"/>
          <w:b/>
          <w:bCs/>
          <w:color w:val="000000" w:themeColor="text1"/>
        </w:rPr>
        <w:t>Treadscan</w:t>
      </w:r>
      <w:proofErr w:type="spellEnd"/>
    </w:p>
    <w:p w14:paraId="24A95896"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A </w:t>
      </w:r>
      <w:proofErr w:type="spellStart"/>
      <w:r w:rsidRPr="001F1C37">
        <w:rPr>
          <w:rFonts w:asciiTheme="minorBidi" w:hAnsiTheme="minorBidi"/>
          <w:color w:val="000000" w:themeColor="text1"/>
        </w:rPr>
        <w:t>TreadScan</w:t>
      </w:r>
      <w:proofErr w:type="spellEnd"/>
      <w:r w:rsidRPr="001F1C37">
        <w:rPr>
          <w:rFonts w:asciiTheme="minorBidi" w:hAnsiTheme="minorBidi"/>
          <w:color w:val="000000" w:themeColor="text1"/>
        </w:rPr>
        <w:t xml:space="preserve"> forced locomotion treadmill system (</w:t>
      </w:r>
      <w:proofErr w:type="spellStart"/>
      <w:r w:rsidRPr="001F1C37">
        <w:rPr>
          <w:rFonts w:asciiTheme="minorBidi" w:hAnsiTheme="minorBidi"/>
          <w:color w:val="000000" w:themeColor="text1"/>
        </w:rPr>
        <w:t>CleversSys</w:t>
      </w:r>
      <w:proofErr w:type="spellEnd"/>
      <w:r w:rsidRPr="001F1C37">
        <w:rPr>
          <w:rFonts w:asciiTheme="minorBidi" w:hAnsiTheme="minorBidi"/>
          <w:color w:val="000000" w:themeColor="text1"/>
        </w:rPr>
        <w:t xml:space="preserve"> Inc, Reston, Virginia) was used for gait recording and analysis. Each mouse was recorded walking on a transparent treadmill at 45 days old, and again at 5.5 months old. Mice were acclimated to the treadmill chamber for 1 minute before the start of recording to eliminate exploratory </w:t>
      </w:r>
      <w:r w:rsidRPr="001F1C37">
        <w:rPr>
          <w:rFonts w:asciiTheme="minorBidi" w:hAnsiTheme="minorBidi"/>
          <w:color w:val="000000" w:themeColor="text1"/>
        </w:rPr>
        <w:lastRenderedPageBreak/>
        <w:t xml:space="preserve">behavior confounding normal gait. </w:t>
      </w:r>
      <w:r>
        <w:rPr>
          <w:rFonts w:asciiTheme="minorBidi" w:hAnsiTheme="minorBidi"/>
          <w:color w:val="000000" w:themeColor="text1"/>
        </w:rPr>
        <w:t>Trials were 20 seconds in length, with mice walking at speeds between</w:t>
      </w:r>
      <w:r w:rsidRPr="006F238F">
        <w:rPr>
          <w:rFonts w:asciiTheme="minorBidi" w:hAnsiTheme="minorBidi"/>
          <w:color w:val="000000" w:themeColor="text1"/>
        </w:rPr>
        <w:t xml:space="preserve"> 13.83</w:t>
      </w:r>
      <w:r>
        <w:rPr>
          <w:rFonts w:asciiTheme="minorBidi" w:hAnsiTheme="minorBidi"/>
          <w:color w:val="000000" w:themeColor="text1"/>
        </w:rPr>
        <w:t xml:space="preserve"> and </w:t>
      </w:r>
      <w:r w:rsidRPr="006F238F">
        <w:rPr>
          <w:rFonts w:asciiTheme="minorBidi" w:hAnsiTheme="minorBidi"/>
          <w:color w:val="000000" w:themeColor="text1"/>
        </w:rPr>
        <w:t>16.53 cm/sec</w:t>
      </w:r>
      <w:r>
        <w:rPr>
          <w:rFonts w:asciiTheme="minorBidi" w:hAnsiTheme="minorBidi"/>
          <w:color w:val="000000" w:themeColor="text1"/>
        </w:rPr>
        <w:t xml:space="preserve"> (P45 WT average 15.74 cm/s; P45 MUT average 15.80 cm/s; 5.5mo WT average 15.77 cm/s; 5.5mo MUT average 15.85 cm/s).</w:t>
      </w:r>
      <w:r w:rsidRPr="001F1C37">
        <w:rPr>
          <w:rFonts w:asciiTheme="minorBidi" w:hAnsiTheme="minorBidi"/>
          <w:color w:val="000000" w:themeColor="text1"/>
        </w:rPr>
        <w:t xml:space="preserve"> A high-speed digital camera attached to the treadmill captured limb movement at a frame rate of </w:t>
      </w:r>
      <w:r w:rsidRPr="00074487">
        <w:rPr>
          <w:rFonts w:asciiTheme="minorBidi" w:hAnsiTheme="minorBidi"/>
          <w:color w:val="000000" w:themeColor="text1"/>
        </w:rPr>
        <w:t>100</w:t>
      </w:r>
      <w:r w:rsidRPr="001F1C37">
        <w:rPr>
          <w:rFonts w:asciiTheme="minorBidi" w:hAnsiTheme="minorBidi"/>
          <w:color w:val="000000" w:themeColor="text1"/>
        </w:rPr>
        <w:t xml:space="preserve"> frames/second. We used </w:t>
      </w:r>
      <w:proofErr w:type="spellStart"/>
      <w:r w:rsidRPr="001F1C37">
        <w:rPr>
          <w:rFonts w:asciiTheme="minorBidi" w:hAnsiTheme="minorBidi"/>
          <w:color w:val="000000" w:themeColor="text1"/>
        </w:rPr>
        <w:t>TreadScan</w:t>
      </w:r>
      <w:proofErr w:type="spellEnd"/>
      <w:r w:rsidRPr="001F1C37">
        <w:rPr>
          <w:rFonts w:asciiTheme="minorBidi" w:hAnsiTheme="minorBidi"/>
          <w:color w:val="000000" w:themeColor="text1"/>
        </w:rPr>
        <w:t xml:space="preserve"> software</w:t>
      </w:r>
      <w:r>
        <w:rPr>
          <w:rFonts w:asciiTheme="minorBidi" w:hAnsiTheme="minorBidi"/>
          <w:color w:val="000000" w:themeColor="text1"/>
        </w:rPr>
        <w:t xml:space="preserve"> (</w:t>
      </w:r>
      <w:proofErr w:type="spellStart"/>
      <w:r>
        <w:rPr>
          <w:rFonts w:asciiTheme="minorBidi" w:hAnsiTheme="minorBidi"/>
          <w:color w:val="000000" w:themeColor="text1"/>
        </w:rPr>
        <w:t>CleversSys</w:t>
      </w:r>
      <w:proofErr w:type="spellEnd"/>
      <w:r>
        <w:rPr>
          <w:rFonts w:asciiTheme="minorBidi" w:hAnsiTheme="minorBidi"/>
          <w:color w:val="000000" w:themeColor="text1"/>
        </w:rPr>
        <w:t>)</w:t>
      </w:r>
      <w:r w:rsidRPr="001F1C37">
        <w:rPr>
          <w:rFonts w:asciiTheme="minorBidi" w:hAnsiTheme="minorBidi"/>
          <w:color w:val="000000" w:themeColor="text1"/>
        </w:rPr>
        <w:t xml:space="preserve"> and representative WT and MUT videos to generate footprint templates, which were then used to identify individual paw profiles for each limb. Parameters such as stance time, swing time, step length, track width, and limb coupling were recorded for the entire </w:t>
      </w:r>
      <w:r>
        <w:rPr>
          <w:rFonts w:asciiTheme="minorBidi" w:hAnsiTheme="minorBidi"/>
          <w:color w:val="000000" w:themeColor="text1"/>
        </w:rPr>
        <w:t>2</w:t>
      </w:r>
      <w:r w:rsidRPr="001F1C37">
        <w:rPr>
          <w:rFonts w:asciiTheme="minorBidi" w:hAnsiTheme="minorBidi"/>
          <w:color w:val="000000" w:themeColor="text1"/>
        </w:rPr>
        <w:t xml:space="preserve">0 sec duration for each animal. Output gait tracking was verified manually by a blinded experimenter to ensure consistent limb tracking throughout the duration of each video. </w:t>
      </w:r>
    </w:p>
    <w:p w14:paraId="0FB828BE" w14:textId="77777777" w:rsidR="008958FA" w:rsidRPr="001F1C37" w:rsidRDefault="008958FA" w:rsidP="003F70D2">
      <w:pPr>
        <w:spacing w:line="480" w:lineRule="auto"/>
        <w:jc w:val="thaiDistribute"/>
        <w:rPr>
          <w:rFonts w:asciiTheme="minorBidi" w:hAnsiTheme="minorBidi"/>
          <w:b/>
          <w:bCs/>
          <w:color w:val="000000" w:themeColor="text1"/>
        </w:rPr>
      </w:pPr>
    </w:p>
    <w:p w14:paraId="26FFC7FB"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Steady Speed Rotarod</w:t>
      </w:r>
    </w:p>
    <w:p w14:paraId="3DA7C28C"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A 5-lane rotarod (Med Associates) was used for steady-speed motor analysis. The rod was run at a steady speed of 32rpm for four, 5-minute trials, with a 40</w:t>
      </w:r>
      <w:r w:rsidR="00F844CF">
        <w:rPr>
          <w:rFonts w:asciiTheme="minorBidi" w:hAnsiTheme="minorBidi"/>
          <w:color w:val="000000" w:themeColor="text1"/>
        </w:rPr>
        <w:t>-</w:t>
      </w:r>
      <w:r w:rsidRPr="001F1C37">
        <w:rPr>
          <w:rFonts w:asciiTheme="minorBidi" w:hAnsiTheme="minorBidi"/>
          <w:color w:val="000000" w:themeColor="text1"/>
        </w:rPr>
        <w:t>min</w:t>
      </w:r>
      <w:r>
        <w:rPr>
          <w:rFonts w:asciiTheme="minorBidi" w:hAnsiTheme="minorBidi"/>
          <w:color w:val="000000" w:themeColor="text1"/>
        </w:rPr>
        <w:t>ute</w:t>
      </w:r>
      <w:r w:rsidRPr="001F1C37">
        <w:rPr>
          <w:rFonts w:asciiTheme="minorBidi" w:hAnsiTheme="minorBidi"/>
          <w:color w:val="000000" w:themeColor="text1"/>
        </w:rPr>
        <w:t xml:space="preserve"> inter-trial interval. We recorded mouse latency to fall by infrared beam break, or manually for any mouse that completed two</w:t>
      </w:r>
      <w:r w:rsidR="00536BD8">
        <w:rPr>
          <w:rFonts w:asciiTheme="minorBidi" w:hAnsiTheme="minorBidi"/>
          <w:color w:val="000000" w:themeColor="text1"/>
        </w:rPr>
        <w:t xml:space="preserve"> or more</w:t>
      </w:r>
      <w:r w:rsidR="00536BD8" w:rsidRPr="001F1C37">
        <w:rPr>
          <w:rFonts w:asciiTheme="minorBidi" w:hAnsiTheme="minorBidi"/>
          <w:color w:val="000000" w:themeColor="text1"/>
        </w:rPr>
        <w:t xml:space="preserve"> </w:t>
      </w:r>
      <w:r w:rsidRPr="001F1C37">
        <w:rPr>
          <w:rFonts w:asciiTheme="minorBidi" w:hAnsiTheme="minorBidi"/>
          <w:color w:val="000000" w:themeColor="text1"/>
        </w:rPr>
        <w:t xml:space="preserve">rotations on the rod without walking. Mice were randomized across lanes for each trial. </w:t>
      </w:r>
    </w:p>
    <w:p w14:paraId="67DF50F2" w14:textId="77777777" w:rsidR="008958FA" w:rsidRPr="001F1C37" w:rsidRDefault="008958FA" w:rsidP="003F70D2">
      <w:pPr>
        <w:spacing w:line="480" w:lineRule="auto"/>
        <w:jc w:val="thaiDistribute"/>
        <w:rPr>
          <w:rFonts w:asciiTheme="minorBidi" w:hAnsiTheme="minorBidi"/>
          <w:b/>
          <w:bCs/>
          <w:color w:val="000000" w:themeColor="text1"/>
        </w:rPr>
      </w:pPr>
    </w:p>
    <w:p w14:paraId="7D3136D1"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Fear Conditioning</w:t>
      </w:r>
    </w:p>
    <w:p w14:paraId="6410E723" w14:textId="389A73C6"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Animals were examined in contextual and cued fear conditioning as described by </w:t>
      </w:r>
      <w:proofErr w:type="spellStart"/>
      <w:r w:rsidRPr="00B4651D">
        <w:rPr>
          <w:rFonts w:asciiTheme="minorBidi" w:hAnsiTheme="minorBidi"/>
          <w:color w:val="000000" w:themeColor="text1"/>
        </w:rPr>
        <w:t>Rodriguiz</w:t>
      </w:r>
      <w:proofErr w:type="spellEnd"/>
      <w:r w:rsidRPr="00B4651D">
        <w:rPr>
          <w:rFonts w:asciiTheme="minorBidi" w:hAnsiTheme="minorBidi"/>
          <w:color w:val="000000" w:themeColor="text1"/>
        </w:rPr>
        <w:t xml:space="preserve"> and Wetsel</w:t>
      </w:r>
      <w:r w:rsidRPr="00B4651D">
        <w:rPr>
          <w:rFonts w:asciiTheme="minorBidi" w:hAnsiTheme="minorBidi"/>
          <w:color w:val="000000" w:themeColor="text1"/>
        </w:rPr>
        <w:fldChar w:fldCharType="begin" w:fldLock="1"/>
      </w:r>
      <w:r w:rsidR="0086372A">
        <w:rPr>
          <w:rFonts w:asciiTheme="minorBidi" w:hAnsiTheme="minorBidi"/>
          <w:color w:val="000000" w:themeColor="text1"/>
        </w:rPr>
        <w:instrText>ADDIN CSL_CITATION {"citationItems":[{"id":"ITEM-1","itemData":{"DOI":"10.1201/9781420004335.ch12","ISBN":"9781420004335","PMID":"21204369","abstract":"Although most behavioral experiments have been conducted in rats, mice are rapidly becoming the preferred rodent of study in many labs because their genetics are well known, their genome has been sequenced, and they can be genetically manipulated. To date, several different approaches have been used to generate a behavioral phenotype for study.","author":[{"dropping-particle":"","family":"Rodriguiz","given":"Ramona Marie","non-dropping-particle":"","parse-names":false,"suffix":""},{"dropping-particle":"","family":"Wetsel","given":"William C.","non-dropping-particle":"","parse-names":false,"suffix":""}],"container-title":"Animal Models of Cognitive Impairment","id":"ITEM-1","issued":{"date-parts":[["2006","1","1"]]},"page":"223-282","publisher":"CRC Press","title":"Assessments of cognitive deficits in mutant mice","type":"chapter"},"uris":["http://www.mendeley.com/documents/?uuid=b21cb35e-9d97-3d8c-93d1-621f0ebcc11d"]}],"mendeley":{"formattedCitation":"&lt;sup&gt;113&lt;/sup&gt;","plainTextFormattedCitation":"113","previouslyFormattedCitation":"&lt;sup&gt;112&lt;/sup&gt;"},"properties":{"noteIndex":0},"schema":"https://github.com/citation-style-language/schema/raw/master/csl-citation.json"}</w:instrText>
      </w:r>
      <w:r w:rsidRPr="00B4651D">
        <w:rPr>
          <w:rFonts w:asciiTheme="minorBidi" w:hAnsiTheme="minorBidi"/>
          <w:color w:val="000000" w:themeColor="text1"/>
        </w:rPr>
        <w:fldChar w:fldCharType="separate"/>
      </w:r>
      <w:r w:rsidR="0086372A" w:rsidRPr="0086372A">
        <w:rPr>
          <w:rFonts w:asciiTheme="minorBidi" w:hAnsiTheme="minorBidi"/>
          <w:noProof/>
          <w:color w:val="000000" w:themeColor="text1"/>
          <w:vertAlign w:val="superscript"/>
        </w:rPr>
        <w:t>113</w:t>
      </w:r>
      <w:r w:rsidRPr="00B4651D">
        <w:rPr>
          <w:rFonts w:asciiTheme="minorBidi" w:hAnsiTheme="minorBidi"/>
          <w:color w:val="000000" w:themeColor="text1"/>
        </w:rPr>
        <w:fldChar w:fldCharType="end"/>
      </w:r>
      <w:r w:rsidRPr="00B4651D">
        <w:rPr>
          <w:rFonts w:asciiTheme="minorBidi" w:hAnsiTheme="minorBidi"/>
          <w:color w:val="000000" w:themeColor="text1"/>
        </w:rPr>
        <w:t>. Two</w:t>
      </w:r>
      <w:r w:rsidRPr="001F1C37">
        <w:rPr>
          <w:rFonts w:asciiTheme="minorBidi" w:hAnsiTheme="minorBidi"/>
          <w:color w:val="000000" w:themeColor="text1"/>
        </w:rPr>
        <w:t xml:space="preserve"> separate cohorts of mice were used testing the two age groups. A three-day testing paradigm was used to assess memory: conditioning on day 1, context testing 24-hr post-conditioning on day 2, and cued tone testing 48hr post-</w:t>
      </w:r>
      <w:r w:rsidRPr="001F1C37">
        <w:rPr>
          <w:rFonts w:asciiTheme="minorBidi" w:hAnsiTheme="minorBidi"/>
          <w:color w:val="000000" w:themeColor="text1"/>
        </w:rPr>
        <w:lastRenderedPageBreak/>
        <w:t xml:space="preserve">conditioning on day 3. All testing was conducted in fear conditioning chambers (Med Associates). In the conditioning phase, mice were first acclimated to the test chamber for two minutes under ~100 lux </w:t>
      </w:r>
      <w:proofErr w:type="spellStart"/>
      <w:r w:rsidRPr="001F1C37">
        <w:rPr>
          <w:rFonts w:asciiTheme="minorBidi" w:hAnsiTheme="minorBidi"/>
          <w:color w:val="000000" w:themeColor="text1"/>
        </w:rPr>
        <w:t>lumination</w:t>
      </w:r>
      <w:proofErr w:type="spellEnd"/>
      <w:r w:rsidRPr="001F1C37">
        <w:rPr>
          <w:rFonts w:asciiTheme="minorBidi" w:hAnsiTheme="minorBidi"/>
          <w:color w:val="000000" w:themeColor="text1"/>
        </w:rPr>
        <w:t xml:space="preserve">. Then a </w:t>
      </w:r>
      <w:r w:rsidR="00F63401">
        <w:rPr>
          <w:rFonts w:asciiTheme="minorBidi" w:hAnsiTheme="minorBidi"/>
          <w:color w:val="000000" w:themeColor="text1"/>
        </w:rPr>
        <w:t>2900</w:t>
      </w:r>
      <w:r w:rsidR="00F63401" w:rsidRPr="001F1C37">
        <w:rPr>
          <w:rFonts w:asciiTheme="minorBidi" w:hAnsiTheme="minorBidi"/>
          <w:color w:val="000000" w:themeColor="text1"/>
        </w:rPr>
        <w:t>Hz</w:t>
      </w:r>
      <w:r w:rsidRPr="001F1C37">
        <w:rPr>
          <w:rFonts w:asciiTheme="minorBidi" w:hAnsiTheme="minorBidi"/>
          <w:color w:val="000000" w:themeColor="text1"/>
        </w:rPr>
        <w:t>, 80dB tone (conditioned stimulus, CS) played for 30 sec, which terminated with a paired 0.4mA, 2 sec scrambled foot shock (unconditioned stimulus, US). Mice were removed from the chamber and returned to their home cage 30 sec later. In the context testing phase, mice were placed in the same conditioning chamber and monitored for freezing behavior for a 5</w:t>
      </w:r>
      <w:r>
        <w:rPr>
          <w:rFonts w:asciiTheme="minorBidi" w:hAnsiTheme="minorBidi"/>
          <w:color w:val="000000" w:themeColor="text1"/>
        </w:rPr>
        <w:t xml:space="preserve"> </w:t>
      </w:r>
      <w:r w:rsidRPr="001F1C37">
        <w:rPr>
          <w:rFonts w:asciiTheme="minorBidi" w:hAnsiTheme="minorBidi"/>
          <w:color w:val="000000" w:themeColor="text1"/>
        </w:rPr>
        <w:t xml:space="preserve">min trial period, in the absence of the CS </w:t>
      </w:r>
      <w:r>
        <w:rPr>
          <w:rFonts w:asciiTheme="minorBidi" w:hAnsiTheme="minorBidi"/>
          <w:color w:val="000000" w:themeColor="text1"/>
        </w:rPr>
        <w:t>and</w:t>
      </w:r>
      <w:r w:rsidRPr="001F1C37">
        <w:rPr>
          <w:rFonts w:asciiTheme="minorBidi" w:hAnsiTheme="minorBidi"/>
          <w:color w:val="000000" w:themeColor="text1"/>
        </w:rPr>
        <w:t xml:space="preserve"> US. For cued tone testing, the chambers were modified to different dimensions and shape</w:t>
      </w:r>
      <w:r>
        <w:rPr>
          <w:rFonts w:asciiTheme="minorBidi" w:hAnsiTheme="minorBidi"/>
          <w:color w:val="000000" w:themeColor="text1"/>
        </w:rPr>
        <w:t>s</w:t>
      </w:r>
      <w:r w:rsidRPr="001F1C37">
        <w:rPr>
          <w:rFonts w:asciiTheme="minorBidi" w:hAnsiTheme="minorBidi"/>
          <w:color w:val="000000" w:themeColor="text1"/>
        </w:rPr>
        <w:t>, contained different floor and wall textures, and lighting was adjusted to 50 lux. Mice acclimated to the chamber for 2 min, and then the CS was presented continuously for 3 min. Contextual and cued fear memory was assessed by freezing behavior, captured by automated video software (</w:t>
      </w:r>
      <w:proofErr w:type="spellStart"/>
      <w:r w:rsidRPr="003F70D2">
        <w:rPr>
          <w:rFonts w:asciiTheme="minorBidi" w:hAnsiTheme="minorBidi"/>
          <w:color w:val="000000" w:themeColor="text1"/>
        </w:rPr>
        <w:t>CleversSys</w:t>
      </w:r>
      <w:proofErr w:type="spellEnd"/>
      <w:r w:rsidRPr="003F70D2">
        <w:rPr>
          <w:rFonts w:asciiTheme="minorBidi" w:hAnsiTheme="minorBidi"/>
          <w:color w:val="000000" w:themeColor="text1"/>
        </w:rPr>
        <w:t xml:space="preserve"> Inc</w:t>
      </w:r>
      <w:r w:rsidRPr="00210691">
        <w:rPr>
          <w:rFonts w:asciiTheme="minorBidi" w:hAnsiTheme="minorBidi"/>
          <w:color w:val="000000" w:themeColor="text1"/>
        </w:rPr>
        <w:t>)</w:t>
      </w:r>
      <w:r w:rsidRPr="003F70D2">
        <w:rPr>
          <w:rFonts w:asciiTheme="minorBidi" w:hAnsiTheme="minorBidi"/>
          <w:color w:val="000000" w:themeColor="text1"/>
        </w:rPr>
        <w:t>.</w:t>
      </w:r>
      <w:r w:rsidRPr="001F1C37">
        <w:rPr>
          <w:rFonts w:asciiTheme="minorBidi" w:hAnsiTheme="minorBidi"/>
          <w:color w:val="000000" w:themeColor="text1"/>
        </w:rPr>
        <w:t xml:space="preserve"> </w:t>
      </w:r>
    </w:p>
    <w:p w14:paraId="77800340" w14:textId="77777777" w:rsidR="008958FA" w:rsidRPr="001F1C37" w:rsidRDefault="008958FA" w:rsidP="003F70D2">
      <w:pPr>
        <w:spacing w:line="480" w:lineRule="auto"/>
        <w:jc w:val="thaiDistribute"/>
        <w:rPr>
          <w:rFonts w:asciiTheme="minorBidi" w:hAnsiTheme="minorBidi"/>
          <w:color w:val="000000" w:themeColor="text1"/>
        </w:rPr>
      </w:pPr>
    </w:p>
    <w:p w14:paraId="0509B0C7"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Hearing Test</w:t>
      </w:r>
    </w:p>
    <w:p w14:paraId="5FCF85F4"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We tested mouse hearing </w:t>
      </w:r>
      <w:r w:rsidR="00B14001">
        <w:rPr>
          <w:rFonts w:asciiTheme="minorBidi" w:hAnsiTheme="minorBidi"/>
          <w:color w:val="000000" w:themeColor="text1"/>
        </w:rPr>
        <w:t xml:space="preserve">using a </w:t>
      </w:r>
      <w:r w:rsidRPr="001F1C37">
        <w:rPr>
          <w:rFonts w:asciiTheme="minorBidi" w:hAnsiTheme="minorBidi"/>
          <w:color w:val="000000" w:themeColor="text1"/>
        </w:rPr>
        <w:t>startle platform (Med Associates, St. Albans, Vermont) connected to Startle Pro Software</w:t>
      </w:r>
      <w:r w:rsidR="00B14001">
        <w:rPr>
          <w:rFonts w:asciiTheme="minorBidi" w:hAnsiTheme="minorBidi"/>
          <w:color w:val="000000" w:themeColor="text1"/>
        </w:rPr>
        <w:t xml:space="preserve"> in a sound-proof chamber</w:t>
      </w:r>
      <w:r w:rsidRPr="001F1C37">
        <w:rPr>
          <w:rFonts w:asciiTheme="minorBidi" w:hAnsiTheme="minorBidi"/>
          <w:color w:val="000000" w:themeColor="text1"/>
        </w:rPr>
        <w:t xml:space="preserve">. Mice were placed in a ventilated restraint cylinder connected to </w:t>
      </w:r>
      <w:r w:rsidR="00B14001">
        <w:rPr>
          <w:rFonts w:asciiTheme="minorBidi" w:hAnsiTheme="minorBidi"/>
          <w:color w:val="000000" w:themeColor="text1"/>
        </w:rPr>
        <w:t>the</w:t>
      </w:r>
      <w:r w:rsidR="00B14001" w:rsidRPr="001F1C37">
        <w:rPr>
          <w:rFonts w:asciiTheme="minorBidi" w:hAnsiTheme="minorBidi"/>
          <w:color w:val="000000" w:themeColor="text1"/>
        </w:rPr>
        <w:t xml:space="preserve"> </w:t>
      </w:r>
      <w:r w:rsidRPr="001F1C37">
        <w:rPr>
          <w:rFonts w:asciiTheme="minorBidi" w:hAnsiTheme="minorBidi"/>
          <w:color w:val="000000" w:themeColor="text1"/>
        </w:rPr>
        <w:t xml:space="preserve">startle response detection system to measure </w:t>
      </w:r>
      <w:r w:rsidR="00F45DDE">
        <w:rPr>
          <w:rFonts w:asciiTheme="minorBidi" w:hAnsiTheme="minorBidi"/>
          <w:color w:val="000000" w:themeColor="text1"/>
        </w:rPr>
        <w:t>startle</w:t>
      </w:r>
      <w:r w:rsidRPr="001F1C37">
        <w:rPr>
          <w:rFonts w:asciiTheme="minorBidi" w:hAnsiTheme="minorBidi"/>
          <w:color w:val="000000" w:themeColor="text1"/>
        </w:rPr>
        <w:t xml:space="preserve"> to each acoustic stimulus. After two minutes of acclimation, mice were assessed for an acoustic startle response to seven different tone frequencies, 2kHz, 3kHz, 4kHz, 8kHz, 12kHz, 16kHz, and 20kHz that were randomly presented three times each at four different decibels, 80, 100, 105, and 110dB, for a total of 84 trials. A random inter-trial interval of 15-60 seconds (average 30sec) was used to prevent anticipation of a stimulus. An animal’s reaction to the tone was recorded as startle reactivity in the first </w:t>
      </w:r>
      <w:r w:rsidRPr="001F1C37">
        <w:rPr>
          <w:rFonts w:asciiTheme="minorBidi" w:hAnsiTheme="minorBidi"/>
          <w:color w:val="000000" w:themeColor="text1"/>
        </w:rPr>
        <w:lastRenderedPageBreak/>
        <w:t xml:space="preserve">100msec of the stimulus presentation, which was transduced through the platform’s load cell and expressed in arbitrary units (AU).  </w:t>
      </w:r>
    </w:p>
    <w:p w14:paraId="3752BC4E" w14:textId="77777777" w:rsidR="008958FA" w:rsidRPr="001F1C37" w:rsidRDefault="008958FA" w:rsidP="003F70D2">
      <w:pPr>
        <w:spacing w:line="480" w:lineRule="auto"/>
        <w:jc w:val="thaiDistribute"/>
        <w:rPr>
          <w:rFonts w:asciiTheme="minorBidi" w:hAnsiTheme="minorBidi"/>
          <w:b/>
          <w:bCs/>
          <w:color w:val="000000" w:themeColor="text1"/>
        </w:rPr>
      </w:pPr>
    </w:p>
    <w:p w14:paraId="7C0ECDEE"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Startle Response (</w:t>
      </w:r>
      <w:proofErr w:type="spellStart"/>
      <w:r w:rsidRPr="001F1C37">
        <w:rPr>
          <w:rFonts w:asciiTheme="minorBidi" w:hAnsiTheme="minorBidi"/>
          <w:b/>
          <w:bCs/>
          <w:color w:val="000000" w:themeColor="text1"/>
        </w:rPr>
        <w:t>Somatosensation</w:t>
      </w:r>
      <w:proofErr w:type="spellEnd"/>
      <w:r w:rsidRPr="001F1C37">
        <w:rPr>
          <w:rFonts w:asciiTheme="minorBidi" w:hAnsiTheme="minorBidi"/>
          <w:b/>
          <w:bCs/>
          <w:color w:val="000000" w:themeColor="text1"/>
        </w:rPr>
        <w:t>)</w:t>
      </w:r>
    </w:p>
    <w:p w14:paraId="5EFF1C3E"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Mouse </w:t>
      </w:r>
      <w:proofErr w:type="spellStart"/>
      <w:r w:rsidRPr="001F1C37">
        <w:rPr>
          <w:rFonts w:asciiTheme="minorBidi" w:hAnsiTheme="minorBidi"/>
          <w:color w:val="000000" w:themeColor="text1"/>
        </w:rPr>
        <w:t>somatosensation</w:t>
      </w:r>
      <w:proofErr w:type="spellEnd"/>
      <w:r w:rsidRPr="001F1C37">
        <w:rPr>
          <w:rFonts w:asciiTheme="minorBidi" w:hAnsiTheme="minorBidi"/>
          <w:color w:val="000000" w:themeColor="text1"/>
        </w:rPr>
        <w:t xml:space="preserve"> was tested by placing mice in a startle chamber (Med Associates) connected to Startle Pro Software. Mice </w:t>
      </w:r>
      <w:r w:rsidR="00F45DDE">
        <w:rPr>
          <w:rFonts w:asciiTheme="minorBidi" w:hAnsiTheme="minorBidi"/>
          <w:color w:val="000000" w:themeColor="text1"/>
        </w:rPr>
        <w:t>were</w:t>
      </w:r>
      <w:r w:rsidR="00F45DDE" w:rsidRPr="001F1C37">
        <w:rPr>
          <w:rFonts w:asciiTheme="minorBidi" w:hAnsiTheme="minorBidi"/>
          <w:color w:val="000000" w:themeColor="text1"/>
        </w:rPr>
        <w:t xml:space="preserve"> </w:t>
      </w:r>
      <w:r w:rsidRPr="001F1C37">
        <w:rPr>
          <w:rFonts w:asciiTheme="minorBidi" w:hAnsiTheme="minorBidi"/>
          <w:color w:val="000000" w:themeColor="text1"/>
        </w:rPr>
        <w:t>placed atop a multi</w:t>
      </w:r>
      <w:r>
        <w:rPr>
          <w:rFonts w:asciiTheme="minorBidi" w:hAnsiTheme="minorBidi"/>
          <w:color w:val="000000" w:themeColor="text1"/>
        </w:rPr>
        <w:t>-</w:t>
      </w:r>
      <w:r w:rsidRPr="001F1C37">
        <w:rPr>
          <w:rFonts w:asciiTheme="minorBidi" w:hAnsiTheme="minorBidi"/>
          <w:color w:val="000000" w:themeColor="text1"/>
        </w:rPr>
        <w:t xml:space="preserve">bar cradle within a ventilated plexiglass restraint cylinder, which allows for horizontal movement within the chamber, but not upright rearing. After two minutes of acclimation, each mouse was exposed to 10 different scrambled shock intensities, ranging from 0 to 0.6mA with randomized inter-trial intervals of 20-90 seconds. Each animal’s startle reactivity during the first 100 </w:t>
      </w:r>
      <w:proofErr w:type="spellStart"/>
      <w:r w:rsidRPr="001F1C37">
        <w:rPr>
          <w:rFonts w:asciiTheme="minorBidi" w:hAnsiTheme="minorBidi"/>
          <w:color w:val="000000" w:themeColor="text1"/>
        </w:rPr>
        <w:t>msec</w:t>
      </w:r>
      <w:proofErr w:type="spellEnd"/>
      <w:r w:rsidRPr="001F1C37">
        <w:rPr>
          <w:rFonts w:asciiTheme="minorBidi" w:hAnsiTheme="minorBidi"/>
          <w:color w:val="000000" w:themeColor="text1"/>
        </w:rPr>
        <w:t xml:space="preserve"> of the shock was transduced through the platform’s load cell and recorded as area under the curve (AUC) in arbitrary units (AU). </w:t>
      </w:r>
    </w:p>
    <w:p w14:paraId="7BEB6F3B" w14:textId="77777777" w:rsidR="008958FA" w:rsidRPr="001F1C37" w:rsidRDefault="008958FA" w:rsidP="003F70D2">
      <w:pPr>
        <w:spacing w:line="480" w:lineRule="auto"/>
        <w:jc w:val="thaiDistribute"/>
        <w:rPr>
          <w:rFonts w:asciiTheme="minorBidi" w:hAnsiTheme="minorBidi"/>
          <w:b/>
          <w:bCs/>
          <w:color w:val="000000" w:themeColor="text1"/>
        </w:rPr>
      </w:pPr>
    </w:p>
    <w:p w14:paraId="12171C2E" w14:textId="77777777" w:rsidR="008958FA" w:rsidRPr="001F1C37" w:rsidRDefault="008958FA" w:rsidP="003F70D2">
      <w:pPr>
        <w:spacing w:line="480" w:lineRule="auto"/>
        <w:jc w:val="thaiDistribute"/>
        <w:rPr>
          <w:rFonts w:asciiTheme="minorBidi" w:hAnsiTheme="minorBidi"/>
          <w:b/>
          <w:bCs/>
          <w:color w:val="000000" w:themeColor="text1"/>
        </w:rPr>
      </w:pPr>
      <w:r w:rsidRPr="003F70D2">
        <w:rPr>
          <w:rFonts w:asciiTheme="minorBidi" w:hAnsiTheme="minorBidi"/>
          <w:b/>
          <w:bCs/>
          <w:color w:val="000000" w:themeColor="text1"/>
        </w:rPr>
        <w:t>Quantification and Statistics</w:t>
      </w:r>
    </w:p>
    <w:p w14:paraId="1BA0BA00" w14:textId="77777777" w:rsidR="008958FA" w:rsidRDefault="008958FA" w:rsidP="003F70D2">
      <w:pPr>
        <w:spacing w:line="480" w:lineRule="auto"/>
        <w:jc w:val="thaiDistribute"/>
        <w:rPr>
          <w:rFonts w:asciiTheme="minorBidi" w:hAnsiTheme="minorBidi"/>
          <w:color w:val="000000"/>
        </w:rPr>
      </w:pPr>
      <w:r w:rsidRPr="001F1C37">
        <w:rPr>
          <w:rFonts w:asciiTheme="minorBidi" w:hAnsiTheme="minorBidi"/>
          <w:color w:val="000000"/>
        </w:rPr>
        <w:t>Experimental conditions, number of replicates, and statistical tests used are stated in each figure legend. Each experiment was replicated at least three times</w:t>
      </w:r>
      <w:r>
        <w:rPr>
          <w:rFonts w:asciiTheme="minorBidi" w:hAnsiTheme="minorBidi"/>
          <w:color w:val="000000"/>
        </w:rPr>
        <w:t xml:space="preserve"> (or on at least 3 separate animals) to assure rigor and reproducibility</w:t>
      </w:r>
      <w:r w:rsidRPr="001F1C37">
        <w:rPr>
          <w:rFonts w:asciiTheme="minorBidi" w:hAnsiTheme="minorBidi"/>
          <w:color w:val="000000"/>
        </w:rPr>
        <w:t xml:space="preserve">. </w:t>
      </w:r>
      <w:r>
        <w:rPr>
          <w:rFonts w:asciiTheme="minorBidi" w:hAnsiTheme="minorBidi"/>
          <w:color w:val="000000"/>
        </w:rPr>
        <w:t xml:space="preserve">Both male and female </w:t>
      </w:r>
      <w:r w:rsidR="003F70D2">
        <w:rPr>
          <w:rFonts w:asciiTheme="minorBidi" w:hAnsiTheme="minorBidi"/>
          <w:color w:val="000000"/>
        </w:rPr>
        <w:t xml:space="preserve">age-matched </w:t>
      </w:r>
      <w:r>
        <w:rPr>
          <w:rFonts w:asciiTheme="minorBidi" w:hAnsiTheme="minorBidi"/>
          <w:color w:val="000000"/>
        </w:rPr>
        <w:t xml:space="preserve">mice were used for all experiments, with data pooled from both sexes. </w:t>
      </w:r>
      <w:r w:rsidRPr="001F1C37">
        <w:rPr>
          <w:rFonts w:asciiTheme="minorBidi" w:hAnsiTheme="minorBidi"/>
          <w:color w:val="000000"/>
        </w:rPr>
        <w:t xml:space="preserve">Data compilation and statistical analyses were performed using GraphPad Prism 8 (GraphPad Software, CA), </w:t>
      </w:r>
      <w:r>
        <w:rPr>
          <w:rFonts w:asciiTheme="minorBidi" w:hAnsiTheme="minorBidi"/>
          <w:color w:val="000000"/>
        </w:rPr>
        <w:t xml:space="preserve">using a </w:t>
      </w:r>
      <w:r w:rsidRPr="001F1C37">
        <w:rPr>
          <w:rFonts w:asciiTheme="minorBidi" w:hAnsiTheme="minorBidi"/>
          <w:color w:val="000000"/>
        </w:rPr>
        <w:t xml:space="preserve">significance </w:t>
      </w:r>
      <w:r w:rsidR="00536BD8">
        <w:rPr>
          <w:rFonts w:asciiTheme="minorBidi" w:hAnsiTheme="minorBidi"/>
          <w:color w:val="000000"/>
        </w:rPr>
        <w:t>level</w:t>
      </w:r>
      <w:r w:rsidR="00536BD8" w:rsidRPr="001F1C37">
        <w:rPr>
          <w:rFonts w:asciiTheme="minorBidi" w:hAnsiTheme="minorBidi"/>
          <w:color w:val="000000"/>
        </w:rPr>
        <w:t xml:space="preserve"> </w:t>
      </w:r>
      <w:r w:rsidRPr="001F1C37">
        <w:rPr>
          <w:rFonts w:asciiTheme="minorBidi" w:hAnsiTheme="minorBidi"/>
          <w:color w:val="000000"/>
        </w:rPr>
        <w:t>of</w:t>
      </w:r>
      <w:r>
        <w:rPr>
          <w:rFonts w:asciiTheme="minorBidi" w:hAnsiTheme="minorBidi"/>
          <w:color w:val="000000"/>
        </w:rPr>
        <w:t xml:space="preserve"> </w:t>
      </w:r>
      <w:r w:rsidRPr="001F1C37">
        <w:rPr>
          <w:rFonts w:asciiTheme="minorBidi" w:hAnsiTheme="minorBidi"/>
        </w:rPr>
        <w:t>a</w:t>
      </w:r>
      <w:r w:rsidR="00536BD8">
        <w:rPr>
          <w:rFonts w:asciiTheme="minorBidi" w:hAnsiTheme="minorBidi"/>
        </w:rPr>
        <w:t>lpha</w:t>
      </w:r>
      <w:r w:rsidRPr="001F1C37">
        <w:rPr>
          <w:rFonts w:asciiTheme="minorBidi" w:hAnsiTheme="minorBidi"/>
        </w:rPr>
        <w:t>=0.05</w:t>
      </w:r>
      <w:r w:rsidRPr="001F1C37">
        <w:rPr>
          <w:rFonts w:asciiTheme="minorBidi" w:hAnsiTheme="minorBidi"/>
          <w:color w:val="000000"/>
        </w:rPr>
        <w:t xml:space="preserve">. </w:t>
      </w:r>
      <w:r>
        <w:rPr>
          <w:rFonts w:asciiTheme="minorBidi" w:hAnsiTheme="minorBidi"/>
          <w:color w:val="000000"/>
        </w:rPr>
        <w:t xml:space="preserve">Prism provides exact p values unless p&lt;0.0001. All data are reported </w:t>
      </w:r>
      <w:r w:rsidRPr="001F1C37">
        <w:rPr>
          <w:rFonts w:asciiTheme="minorBidi" w:hAnsiTheme="minorBidi"/>
          <w:color w:val="000000"/>
        </w:rPr>
        <w:t>a</w:t>
      </w:r>
      <w:r>
        <w:rPr>
          <w:rFonts w:asciiTheme="minorBidi" w:hAnsiTheme="minorBidi"/>
          <w:color w:val="000000"/>
        </w:rPr>
        <w:t>s</w:t>
      </w:r>
      <w:r w:rsidRPr="001F1C37">
        <w:rPr>
          <w:rFonts w:asciiTheme="minorBidi" w:hAnsiTheme="minorBidi"/>
          <w:color w:val="000000"/>
        </w:rPr>
        <w:t xml:space="preserve"> mean</w:t>
      </w:r>
      <w:r w:rsidRPr="001F1C37">
        <w:rPr>
          <w:rFonts w:asciiTheme="minorBidi" w:hAnsiTheme="minorBidi"/>
        </w:rPr>
        <w:t xml:space="preserve"> ± SEM.</w:t>
      </w:r>
      <w:r>
        <w:rPr>
          <w:rFonts w:asciiTheme="minorBidi" w:hAnsiTheme="minorBidi"/>
          <w:color w:val="000000"/>
        </w:rPr>
        <w:t xml:space="preserve"> </w:t>
      </w:r>
      <w:r w:rsidRPr="001F1C37">
        <w:rPr>
          <w:rFonts w:asciiTheme="minorBidi" w:hAnsiTheme="minorBidi"/>
          <w:color w:val="000000"/>
        </w:rPr>
        <w:t>Each data set was tested for normal distribution using a D’Agostino-Person normality test to determine whether parametric (unpaired Student’s t-test, one-way ANOVA, two-way ANOVA) or non-parametric (Mann-</w:t>
      </w:r>
      <w:r w:rsidRPr="001F1C37">
        <w:rPr>
          <w:rFonts w:asciiTheme="minorBidi" w:hAnsiTheme="minorBidi"/>
          <w:color w:val="000000"/>
        </w:rPr>
        <w:lastRenderedPageBreak/>
        <w:t>Whitney, Kruskal-Wallis) tests should be used. Parametric assumptions were confirmed with the Shapiro-Wilk test (normality) and Levine’s test (error variance homogeneity) for ANOVA with repeated measures testing.</w:t>
      </w:r>
    </w:p>
    <w:p w14:paraId="000C48B4" w14:textId="77777777" w:rsidR="002E0345" w:rsidRPr="00DC5D5D" w:rsidRDefault="002E0345" w:rsidP="003F70D2">
      <w:pPr>
        <w:spacing w:line="480" w:lineRule="auto"/>
        <w:jc w:val="thaiDistribute"/>
        <w:rPr>
          <w:rFonts w:asciiTheme="minorBidi" w:hAnsiTheme="minorBidi" w:cstheme="minorBidi"/>
          <w:color w:val="000000"/>
        </w:rPr>
      </w:pPr>
    </w:p>
    <w:p w14:paraId="724DC56E" w14:textId="77777777" w:rsidR="002E0345" w:rsidRPr="00DC5D5D" w:rsidRDefault="00CD736D" w:rsidP="00536BD8">
      <w:pPr>
        <w:spacing w:line="480" w:lineRule="auto"/>
        <w:jc w:val="thaiDistribute"/>
        <w:rPr>
          <w:rFonts w:asciiTheme="minorBidi" w:hAnsiTheme="minorBidi" w:cstheme="minorBidi"/>
          <w:b/>
          <w:bCs/>
          <w:color w:val="000000"/>
        </w:rPr>
      </w:pPr>
      <w:r w:rsidRPr="00DC5D5D">
        <w:rPr>
          <w:rFonts w:asciiTheme="minorBidi" w:hAnsiTheme="minorBidi" w:cstheme="minorBidi"/>
          <w:b/>
          <w:bCs/>
          <w:color w:val="000000"/>
        </w:rPr>
        <w:t>Code Availability</w:t>
      </w:r>
    </w:p>
    <w:p w14:paraId="2C9BF4F7" w14:textId="77777777" w:rsidR="00CD736D" w:rsidRPr="00DC5D5D" w:rsidRDefault="00CD736D" w:rsidP="00DC5D5D">
      <w:pPr>
        <w:spacing w:line="480" w:lineRule="auto"/>
        <w:jc w:val="thaiDistribute"/>
        <w:rPr>
          <w:rFonts w:asciiTheme="minorBidi" w:hAnsiTheme="minorBidi" w:cstheme="minorBidi"/>
        </w:rPr>
      </w:pPr>
      <w:r w:rsidRPr="00DC5D5D">
        <w:rPr>
          <w:rFonts w:asciiTheme="minorBidi" w:hAnsiTheme="minorBidi" w:cstheme="minorBidi"/>
          <w:color w:val="1D1C1D"/>
          <w:shd w:val="clear" w:color="auto" w:fill="FFFFFF"/>
        </w:rPr>
        <w:t xml:space="preserve">All data and code to reproduce the proteomics </w:t>
      </w:r>
      <w:r w:rsidR="00F45DDE" w:rsidRPr="00DC5D5D">
        <w:rPr>
          <w:rFonts w:asciiTheme="minorBidi" w:hAnsiTheme="minorBidi" w:cstheme="minorBidi"/>
          <w:color w:val="1D1C1D"/>
          <w:shd w:val="clear" w:color="auto" w:fill="FFFFFF"/>
        </w:rPr>
        <w:t xml:space="preserve">analyses are </w:t>
      </w:r>
      <w:r w:rsidRPr="00DC5D5D">
        <w:rPr>
          <w:rFonts w:asciiTheme="minorBidi" w:hAnsiTheme="minorBidi" w:cstheme="minorBidi"/>
          <w:color w:val="1D1C1D"/>
          <w:shd w:val="clear" w:color="auto" w:fill="FFFFFF"/>
        </w:rPr>
        <w:t xml:space="preserve">available online at </w:t>
      </w:r>
      <w:hyperlink r:id="rId15" w:history="1">
        <w:r w:rsidRPr="00DC5D5D">
          <w:rPr>
            <w:rStyle w:val="Hyperlink"/>
            <w:rFonts w:asciiTheme="minorBidi" w:hAnsiTheme="minorBidi" w:cstheme="minorBidi"/>
            <w:shd w:val="clear" w:color="auto" w:fill="FFFFFF"/>
          </w:rPr>
          <w:t>https://github.com/twesleyb/SwipProteomics</w:t>
        </w:r>
      </w:hyperlink>
      <w:r w:rsidRPr="00DC5D5D">
        <w:rPr>
          <w:rFonts w:asciiTheme="minorBidi" w:hAnsiTheme="minorBidi" w:cstheme="minorBidi"/>
          <w:color w:val="1D1C1D"/>
          <w:shd w:val="clear" w:color="auto" w:fill="FFFFFF"/>
        </w:rPr>
        <w:t>.</w:t>
      </w:r>
    </w:p>
    <w:p w14:paraId="76116D7C" w14:textId="77777777" w:rsidR="00CD736D" w:rsidRPr="00DC5D5D" w:rsidRDefault="00CD736D" w:rsidP="00536BD8">
      <w:pPr>
        <w:spacing w:line="480" w:lineRule="auto"/>
        <w:jc w:val="thaiDistribute"/>
        <w:rPr>
          <w:rFonts w:asciiTheme="minorBidi" w:hAnsiTheme="minorBidi" w:cstheme="minorBidi"/>
        </w:rPr>
      </w:pPr>
    </w:p>
    <w:p w14:paraId="15A23260" w14:textId="77777777" w:rsidR="00174007" w:rsidRDefault="00174007" w:rsidP="003F70D2">
      <w:pPr>
        <w:jc w:val="thaiDistribute"/>
        <w:rPr>
          <w:rFonts w:asciiTheme="minorBidi" w:hAnsiTheme="minorBidi"/>
          <w:b/>
          <w:bCs/>
        </w:rPr>
      </w:pPr>
    </w:p>
    <w:p w14:paraId="0A7337F6" w14:textId="77777777" w:rsidR="00AF6FFA" w:rsidRDefault="00AF6FFA" w:rsidP="0032293C">
      <w:pPr>
        <w:rPr>
          <w:rFonts w:asciiTheme="minorBidi" w:hAnsiTheme="minorBidi"/>
          <w:b/>
          <w:bCs/>
        </w:rPr>
      </w:pPr>
      <w:r>
        <w:rPr>
          <w:rFonts w:asciiTheme="minorBidi" w:hAnsiTheme="minorBidi"/>
          <w:b/>
          <w:bCs/>
        </w:rPr>
        <w:t>References:</w:t>
      </w:r>
    </w:p>
    <w:p w14:paraId="14F4BFF3" w14:textId="2B94E981" w:rsidR="0086372A" w:rsidRPr="0086372A" w:rsidRDefault="00AF6FFA" w:rsidP="0086372A">
      <w:pPr>
        <w:widowControl w:val="0"/>
        <w:autoSpaceDE w:val="0"/>
        <w:autoSpaceDN w:val="0"/>
        <w:adjustRightInd w:val="0"/>
        <w:ind w:left="640" w:hanging="640"/>
        <w:rPr>
          <w:rFonts w:ascii="Arial" w:hAnsi="Arial" w:cs="Arial"/>
          <w:noProof/>
        </w:rPr>
      </w:pPr>
      <w:r>
        <w:rPr>
          <w:rFonts w:asciiTheme="minorBidi" w:hAnsiTheme="minorBidi"/>
          <w:b/>
          <w:bCs/>
        </w:rPr>
        <w:fldChar w:fldCharType="begin" w:fldLock="1"/>
      </w:r>
      <w:r>
        <w:rPr>
          <w:rFonts w:asciiTheme="minorBidi" w:hAnsiTheme="minorBidi"/>
          <w:b/>
          <w:bCs/>
        </w:rPr>
        <w:instrText xml:space="preserve">ADDIN Mendeley Bibliography CSL_BIBLIOGRAPHY </w:instrText>
      </w:r>
      <w:r>
        <w:rPr>
          <w:rFonts w:asciiTheme="minorBidi" w:hAnsiTheme="minorBidi"/>
          <w:b/>
          <w:bCs/>
        </w:rPr>
        <w:fldChar w:fldCharType="separate"/>
      </w:r>
      <w:r w:rsidR="0086372A" w:rsidRPr="0086372A">
        <w:rPr>
          <w:rFonts w:ascii="Arial" w:hAnsi="Arial" w:cs="Arial"/>
          <w:noProof/>
        </w:rPr>
        <w:t>1.</w:t>
      </w:r>
      <w:r w:rsidR="0086372A" w:rsidRPr="0086372A">
        <w:rPr>
          <w:rFonts w:ascii="Arial" w:hAnsi="Arial" w:cs="Arial"/>
          <w:noProof/>
        </w:rPr>
        <w:tab/>
        <w:t xml:space="preserve">Linardopoulou, E. V. </w:t>
      </w:r>
      <w:r w:rsidR="0086372A" w:rsidRPr="0086372A">
        <w:rPr>
          <w:rFonts w:ascii="Arial" w:hAnsi="Arial" w:cs="Arial"/>
          <w:i/>
          <w:iCs/>
          <w:noProof/>
        </w:rPr>
        <w:t>et al.</w:t>
      </w:r>
      <w:r w:rsidR="0086372A" w:rsidRPr="0086372A">
        <w:rPr>
          <w:rFonts w:ascii="Arial" w:hAnsi="Arial" w:cs="Arial"/>
          <w:noProof/>
        </w:rPr>
        <w:t xml:space="preserve"> Human subtelomeric WASH genes encode a new subclass of the WASP family. </w:t>
      </w:r>
      <w:r w:rsidR="0086372A" w:rsidRPr="0086372A">
        <w:rPr>
          <w:rFonts w:ascii="Arial" w:hAnsi="Arial" w:cs="Arial"/>
          <w:i/>
          <w:iCs/>
          <w:noProof/>
        </w:rPr>
        <w:t>PLoS Genet.</w:t>
      </w:r>
      <w:r w:rsidR="0086372A" w:rsidRPr="0086372A">
        <w:rPr>
          <w:rFonts w:ascii="Arial" w:hAnsi="Arial" w:cs="Arial"/>
          <w:noProof/>
        </w:rPr>
        <w:t xml:space="preserve"> </w:t>
      </w:r>
      <w:r w:rsidR="0086372A" w:rsidRPr="0086372A">
        <w:rPr>
          <w:rFonts w:ascii="Arial" w:hAnsi="Arial" w:cs="Arial"/>
          <w:b/>
          <w:bCs/>
          <w:noProof/>
        </w:rPr>
        <w:t>3</w:t>
      </w:r>
      <w:r w:rsidR="0086372A" w:rsidRPr="0086372A">
        <w:rPr>
          <w:rFonts w:ascii="Arial" w:hAnsi="Arial" w:cs="Arial"/>
          <w:noProof/>
        </w:rPr>
        <w:t>, 2477–2485 (2007).</w:t>
      </w:r>
    </w:p>
    <w:p w14:paraId="0C74980F"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2.</w:t>
      </w:r>
      <w:r w:rsidRPr="0086372A">
        <w:rPr>
          <w:rFonts w:ascii="Arial" w:hAnsi="Arial" w:cs="Arial"/>
          <w:noProof/>
        </w:rPr>
        <w:tab/>
        <w:t xml:space="preserve">Derivery, E. &amp; Gautreau, A. Evolutionary conservation of the WASH complex, an actin polymerization machine involved in endosomal fission. </w:t>
      </w:r>
      <w:r w:rsidRPr="0086372A">
        <w:rPr>
          <w:rFonts w:ascii="Arial" w:hAnsi="Arial" w:cs="Arial"/>
          <w:i/>
          <w:iCs/>
          <w:noProof/>
        </w:rPr>
        <w:t>Commun. Integr. Biol.</w:t>
      </w:r>
      <w:r w:rsidRPr="0086372A">
        <w:rPr>
          <w:rFonts w:ascii="Arial" w:hAnsi="Arial" w:cs="Arial"/>
          <w:noProof/>
        </w:rPr>
        <w:t xml:space="preserve"> </w:t>
      </w:r>
      <w:r w:rsidRPr="0086372A">
        <w:rPr>
          <w:rFonts w:ascii="Arial" w:hAnsi="Arial" w:cs="Arial"/>
          <w:b/>
          <w:bCs/>
          <w:noProof/>
        </w:rPr>
        <w:t>3</w:t>
      </w:r>
      <w:r w:rsidRPr="0086372A">
        <w:rPr>
          <w:rFonts w:ascii="Arial" w:hAnsi="Arial" w:cs="Arial"/>
          <w:noProof/>
        </w:rPr>
        <w:t>, 227–230 (2010).</w:t>
      </w:r>
    </w:p>
    <w:p w14:paraId="6FFA3590"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3.</w:t>
      </w:r>
      <w:r w:rsidRPr="0086372A">
        <w:rPr>
          <w:rFonts w:ascii="Arial" w:hAnsi="Arial" w:cs="Arial"/>
          <w:noProof/>
        </w:rPr>
        <w:tab/>
        <w:t xml:space="preserve">Alekhina, O., Burstein, F. &amp; Billadeau, D. Cellular function of WASP family proteins at a glance. </w:t>
      </w:r>
      <w:r w:rsidRPr="0086372A">
        <w:rPr>
          <w:rFonts w:ascii="Arial" w:hAnsi="Arial" w:cs="Arial"/>
          <w:i/>
          <w:iCs/>
          <w:noProof/>
        </w:rPr>
        <w:t>J Cell Sci</w:t>
      </w:r>
      <w:r w:rsidRPr="0086372A">
        <w:rPr>
          <w:rFonts w:ascii="Arial" w:hAnsi="Arial" w:cs="Arial"/>
          <w:noProof/>
        </w:rPr>
        <w:t xml:space="preserve"> </w:t>
      </w:r>
      <w:r w:rsidRPr="0086372A">
        <w:rPr>
          <w:rFonts w:ascii="Arial" w:hAnsi="Arial" w:cs="Arial"/>
          <w:b/>
          <w:bCs/>
          <w:noProof/>
        </w:rPr>
        <w:t>130</w:t>
      </w:r>
      <w:r w:rsidRPr="0086372A">
        <w:rPr>
          <w:rFonts w:ascii="Arial" w:hAnsi="Arial" w:cs="Arial"/>
          <w:noProof/>
        </w:rPr>
        <w:t>, 2235–2241 (2017).</w:t>
      </w:r>
    </w:p>
    <w:p w14:paraId="6CE5C567"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4.</w:t>
      </w:r>
      <w:r w:rsidRPr="0086372A">
        <w:rPr>
          <w:rFonts w:ascii="Arial" w:hAnsi="Arial" w:cs="Arial"/>
          <w:noProof/>
        </w:rPr>
        <w:tab/>
        <w:t xml:space="preserve">Simonetti, B. &amp; Cullen, P. J. Actin-dependent endosomal receptor recycling. </w:t>
      </w:r>
      <w:r w:rsidRPr="0086372A">
        <w:rPr>
          <w:rFonts w:ascii="Arial" w:hAnsi="Arial" w:cs="Arial"/>
          <w:i/>
          <w:iCs/>
          <w:noProof/>
        </w:rPr>
        <w:t>Current Opinion in Cell Biology</w:t>
      </w:r>
      <w:r w:rsidRPr="0086372A">
        <w:rPr>
          <w:rFonts w:ascii="Arial" w:hAnsi="Arial" w:cs="Arial"/>
          <w:noProof/>
        </w:rPr>
        <w:t xml:space="preserve"> (2019). doi:10.1016/j.ceb.2018.08.006</w:t>
      </w:r>
    </w:p>
    <w:p w14:paraId="45D2F66E" w14:textId="77777777" w:rsidR="0086372A" w:rsidRPr="00770BD0" w:rsidRDefault="0086372A" w:rsidP="0086372A">
      <w:pPr>
        <w:widowControl w:val="0"/>
        <w:autoSpaceDE w:val="0"/>
        <w:autoSpaceDN w:val="0"/>
        <w:adjustRightInd w:val="0"/>
        <w:ind w:left="640" w:hanging="640"/>
        <w:rPr>
          <w:rFonts w:ascii="Arial" w:hAnsi="Arial" w:cs="Arial"/>
          <w:noProof/>
          <w:lang w:val="da-DK"/>
        </w:rPr>
      </w:pPr>
      <w:r w:rsidRPr="00770BD0">
        <w:rPr>
          <w:rFonts w:ascii="Arial" w:hAnsi="Arial" w:cs="Arial"/>
          <w:noProof/>
          <w:lang w:val="da-DK"/>
        </w:rPr>
        <w:t>5.</w:t>
      </w:r>
      <w:r w:rsidRPr="00770BD0">
        <w:rPr>
          <w:rFonts w:ascii="Arial" w:hAnsi="Arial" w:cs="Arial"/>
          <w:noProof/>
          <w:lang w:val="da-DK"/>
        </w:rPr>
        <w:tab/>
        <w:t xml:space="preserve">McNally, K. E. </w:t>
      </w:r>
      <w:r w:rsidRPr="00770BD0">
        <w:rPr>
          <w:rFonts w:ascii="Arial" w:hAnsi="Arial" w:cs="Arial"/>
          <w:i/>
          <w:iCs/>
          <w:noProof/>
          <w:lang w:val="da-DK"/>
        </w:rPr>
        <w:t>et al.</w:t>
      </w:r>
      <w:r w:rsidRPr="00770BD0">
        <w:rPr>
          <w:rFonts w:ascii="Arial" w:hAnsi="Arial" w:cs="Arial"/>
          <w:noProof/>
          <w:lang w:val="da-DK"/>
        </w:rPr>
        <w:t xml:space="preserve"> Retriever is a multiprotein complex for retromer-independent endosomal cargo recycling. </w:t>
      </w:r>
      <w:r w:rsidRPr="00770BD0">
        <w:rPr>
          <w:rFonts w:ascii="Arial" w:hAnsi="Arial" w:cs="Arial"/>
          <w:i/>
          <w:iCs/>
          <w:noProof/>
          <w:lang w:val="da-DK"/>
        </w:rPr>
        <w:t>Nat. Cell Biol.</w:t>
      </w:r>
      <w:r w:rsidRPr="00770BD0">
        <w:rPr>
          <w:rFonts w:ascii="Arial" w:hAnsi="Arial" w:cs="Arial"/>
          <w:noProof/>
          <w:lang w:val="da-DK"/>
        </w:rPr>
        <w:t xml:space="preserve"> </w:t>
      </w:r>
      <w:r w:rsidRPr="00770BD0">
        <w:rPr>
          <w:rFonts w:ascii="Arial" w:hAnsi="Arial" w:cs="Arial"/>
          <w:b/>
          <w:bCs/>
          <w:noProof/>
          <w:lang w:val="da-DK"/>
        </w:rPr>
        <w:t>19</w:t>
      </w:r>
      <w:r w:rsidRPr="00770BD0">
        <w:rPr>
          <w:rFonts w:ascii="Arial" w:hAnsi="Arial" w:cs="Arial"/>
          <w:noProof/>
          <w:lang w:val="da-DK"/>
        </w:rPr>
        <w:t>, 1214–1225 (2017).</w:t>
      </w:r>
    </w:p>
    <w:p w14:paraId="4944B719"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6.</w:t>
      </w:r>
      <w:r w:rsidRPr="0086372A">
        <w:rPr>
          <w:rFonts w:ascii="Arial" w:hAnsi="Arial" w:cs="Arial"/>
          <w:noProof/>
        </w:rPr>
        <w:tab/>
        <w:t xml:space="preserve">Kustermann, M. </w:t>
      </w:r>
      <w:r w:rsidRPr="0086372A">
        <w:rPr>
          <w:rFonts w:ascii="Arial" w:hAnsi="Arial" w:cs="Arial"/>
          <w:i/>
          <w:iCs/>
          <w:noProof/>
        </w:rPr>
        <w:t>et al.</w:t>
      </w:r>
      <w:r w:rsidRPr="0086372A">
        <w:rPr>
          <w:rFonts w:ascii="Arial" w:hAnsi="Arial" w:cs="Arial"/>
          <w:noProof/>
        </w:rPr>
        <w:t xml:space="preserve"> Loss of the novel Vcp (valosin containing protein) interactor Washc4 interferes with autophagy-mediated proteostasis in striated muscle and leads to myopathy in vivo. </w:t>
      </w:r>
      <w:r w:rsidRPr="0086372A">
        <w:rPr>
          <w:rFonts w:ascii="Arial" w:hAnsi="Arial" w:cs="Arial"/>
          <w:i/>
          <w:iCs/>
          <w:noProof/>
        </w:rPr>
        <w:t>Autophagy</w:t>
      </w:r>
      <w:r w:rsidRPr="0086372A">
        <w:rPr>
          <w:rFonts w:ascii="Arial" w:hAnsi="Arial" w:cs="Arial"/>
          <w:noProof/>
        </w:rPr>
        <w:t xml:space="preserve"> </w:t>
      </w:r>
      <w:r w:rsidRPr="0086372A">
        <w:rPr>
          <w:rFonts w:ascii="Arial" w:hAnsi="Arial" w:cs="Arial"/>
          <w:b/>
          <w:bCs/>
          <w:noProof/>
        </w:rPr>
        <w:t>14</w:t>
      </w:r>
      <w:r w:rsidRPr="0086372A">
        <w:rPr>
          <w:rFonts w:ascii="Arial" w:hAnsi="Arial" w:cs="Arial"/>
          <w:noProof/>
        </w:rPr>
        <w:t>, 1911–1927 (2018).</w:t>
      </w:r>
    </w:p>
    <w:p w14:paraId="6C310B74"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7.</w:t>
      </w:r>
      <w:r w:rsidRPr="0086372A">
        <w:rPr>
          <w:rFonts w:ascii="Arial" w:hAnsi="Arial" w:cs="Arial"/>
          <w:noProof/>
        </w:rPr>
        <w:tab/>
        <w:t xml:space="preserve">Thul, P. J. </w:t>
      </w:r>
      <w:r w:rsidRPr="0086372A">
        <w:rPr>
          <w:rFonts w:ascii="Arial" w:hAnsi="Arial" w:cs="Arial"/>
          <w:i/>
          <w:iCs/>
          <w:noProof/>
        </w:rPr>
        <w:t>et al.</w:t>
      </w:r>
      <w:r w:rsidRPr="0086372A">
        <w:rPr>
          <w:rFonts w:ascii="Arial" w:hAnsi="Arial" w:cs="Arial"/>
          <w:noProof/>
        </w:rPr>
        <w:t xml:space="preserve"> A subcellular map of the human proteome. </w:t>
      </w:r>
      <w:r w:rsidRPr="0086372A">
        <w:rPr>
          <w:rFonts w:ascii="Arial" w:hAnsi="Arial" w:cs="Arial"/>
          <w:i/>
          <w:iCs/>
          <w:noProof/>
        </w:rPr>
        <w:t>Science (80-. ).</w:t>
      </w:r>
      <w:r w:rsidRPr="0086372A">
        <w:rPr>
          <w:rFonts w:ascii="Arial" w:hAnsi="Arial" w:cs="Arial"/>
          <w:noProof/>
        </w:rPr>
        <w:t xml:space="preserve"> (2017). doi:10.1126/science.aal3321</w:t>
      </w:r>
    </w:p>
    <w:p w14:paraId="30914505"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8.</w:t>
      </w:r>
      <w:r w:rsidRPr="0086372A">
        <w:rPr>
          <w:rFonts w:ascii="Arial" w:hAnsi="Arial" w:cs="Arial"/>
          <w:noProof/>
        </w:rPr>
        <w:tab/>
        <w:t xml:space="preserve">Gomez, T. S. &amp; Billadeau, D. D. A FAM21-Containing WASH Complex Regulates Retromer-Dependent Sorting. </w:t>
      </w:r>
      <w:r w:rsidRPr="0086372A">
        <w:rPr>
          <w:rFonts w:ascii="Arial" w:hAnsi="Arial" w:cs="Arial"/>
          <w:i/>
          <w:iCs/>
          <w:noProof/>
        </w:rPr>
        <w:t>Dev. Cell</w:t>
      </w:r>
      <w:r w:rsidRPr="0086372A">
        <w:rPr>
          <w:rFonts w:ascii="Arial" w:hAnsi="Arial" w:cs="Arial"/>
          <w:noProof/>
        </w:rPr>
        <w:t xml:space="preserve"> </w:t>
      </w:r>
      <w:r w:rsidRPr="0086372A">
        <w:rPr>
          <w:rFonts w:ascii="Arial" w:hAnsi="Arial" w:cs="Arial"/>
          <w:b/>
          <w:bCs/>
          <w:noProof/>
        </w:rPr>
        <w:t>17</w:t>
      </w:r>
      <w:r w:rsidRPr="0086372A">
        <w:rPr>
          <w:rFonts w:ascii="Arial" w:hAnsi="Arial" w:cs="Arial"/>
          <w:noProof/>
        </w:rPr>
        <w:t>, 699–711 (2009).</w:t>
      </w:r>
    </w:p>
    <w:p w14:paraId="5011AF9A"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9.</w:t>
      </w:r>
      <w:r w:rsidRPr="0086372A">
        <w:rPr>
          <w:rFonts w:ascii="Arial" w:hAnsi="Arial" w:cs="Arial"/>
          <w:noProof/>
        </w:rPr>
        <w:tab/>
        <w:t xml:space="preserve">Piotrowski, J. T., Gomez, T. S., Schoon, R. A., Mangalam, A. K. &amp; Billadeau, D. D. WASH Knockout T Cells Demonstrate Defective Receptor Trafficking, Proliferation, and Effector Function. </w:t>
      </w:r>
      <w:r w:rsidRPr="0086372A">
        <w:rPr>
          <w:rFonts w:ascii="Arial" w:hAnsi="Arial" w:cs="Arial"/>
          <w:i/>
          <w:iCs/>
          <w:noProof/>
        </w:rPr>
        <w:t>Mol. Cell. Biol.</w:t>
      </w:r>
      <w:r w:rsidRPr="0086372A">
        <w:rPr>
          <w:rFonts w:ascii="Arial" w:hAnsi="Arial" w:cs="Arial"/>
          <w:noProof/>
        </w:rPr>
        <w:t xml:space="preserve"> (2013). doi:10.1128/MCB.01288-12</w:t>
      </w:r>
    </w:p>
    <w:p w14:paraId="518A782B"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10.</w:t>
      </w:r>
      <w:r w:rsidRPr="0086372A">
        <w:rPr>
          <w:rFonts w:ascii="Arial" w:hAnsi="Arial" w:cs="Arial"/>
          <w:noProof/>
        </w:rPr>
        <w:tab/>
        <w:t xml:space="preserve">Lee, S., Chang, J. &amp; Blackstone, C. FAM21 directs SNX27-retromer cargoes to the plasma membrane by preventing transport to the Golgi apparatus. </w:t>
      </w:r>
      <w:r w:rsidRPr="0086372A">
        <w:rPr>
          <w:rFonts w:ascii="Arial" w:hAnsi="Arial" w:cs="Arial"/>
          <w:i/>
          <w:iCs/>
          <w:noProof/>
        </w:rPr>
        <w:t>Nat. Commun.</w:t>
      </w:r>
      <w:r w:rsidRPr="0086372A">
        <w:rPr>
          <w:rFonts w:ascii="Arial" w:hAnsi="Arial" w:cs="Arial"/>
          <w:noProof/>
        </w:rPr>
        <w:t xml:space="preserve"> </w:t>
      </w:r>
      <w:r w:rsidRPr="0086372A">
        <w:rPr>
          <w:rFonts w:ascii="Arial" w:hAnsi="Arial" w:cs="Arial"/>
          <w:b/>
          <w:bCs/>
          <w:noProof/>
        </w:rPr>
        <w:t>7</w:t>
      </w:r>
      <w:r w:rsidRPr="0086372A">
        <w:rPr>
          <w:rFonts w:ascii="Arial" w:hAnsi="Arial" w:cs="Arial"/>
          <w:noProof/>
        </w:rPr>
        <w:t>, (2016).</w:t>
      </w:r>
    </w:p>
    <w:p w14:paraId="4830DF90"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11.</w:t>
      </w:r>
      <w:r w:rsidRPr="0086372A">
        <w:rPr>
          <w:rFonts w:ascii="Arial" w:hAnsi="Arial" w:cs="Arial"/>
          <w:noProof/>
        </w:rPr>
        <w:tab/>
        <w:t xml:space="preserve">Phillips-Krawczak, C. A. </w:t>
      </w:r>
      <w:r w:rsidRPr="0086372A">
        <w:rPr>
          <w:rFonts w:ascii="Arial" w:hAnsi="Arial" w:cs="Arial"/>
          <w:i/>
          <w:iCs/>
          <w:noProof/>
        </w:rPr>
        <w:t>et al.</w:t>
      </w:r>
      <w:r w:rsidRPr="0086372A">
        <w:rPr>
          <w:rFonts w:ascii="Arial" w:hAnsi="Arial" w:cs="Arial"/>
          <w:noProof/>
        </w:rPr>
        <w:t xml:space="preserve"> COMMD1 is linked to the WASH complex and regulates endosomal trafficking of the copper transporter ATP7A. </w:t>
      </w:r>
      <w:r w:rsidRPr="0086372A">
        <w:rPr>
          <w:rFonts w:ascii="Arial" w:hAnsi="Arial" w:cs="Arial"/>
          <w:i/>
          <w:iCs/>
          <w:noProof/>
        </w:rPr>
        <w:t>Mol. Biol. Cell</w:t>
      </w:r>
      <w:r w:rsidRPr="0086372A">
        <w:rPr>
          <w:rFonts w:ascii="Arial" w:hAnsi="Arial" w:cs="Arial"/>
          <w:noProof/>
        </w:rPr>
        <w:t xml:space="preserve"> </w:t>
      </w:r>
      <w:r w:rsidRPr="0086372A">
        <w:rPr>
          <w:rFonts w:ascii="Arial" w:hAnsi="Arial" w:cs="Arial"/>
          <w:b/>
          <w:bCs/>
          <w:noProof/>
        </w:rPr>
        <w:t>26</w:t>
      </w:r>
      <w:r w:rsidRPr="0086372A">
        <w:rPr>
          <w:rFonts w:ascii="Arial" w:hAnsi="Arial" w:cs="Arial"/>
          <w:noProof/>
        </w:rPr>
        <w:t>, 91–103 (2015).</w:t>
      </w:r>
    </w:p>
    <w:p w14:paraId="15FD7E44"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lastRenderedPageBreak/>
        <w:t>12.</w:t>
      </w:r>
      <w:r w:rsidRPr="0086372A">
        <w:rPr>
          <w:rFonts w:ascii="Arial" w:hAnsi="Arial" w:cs="Arial"/>
          <w:noProof/>
        </w:rPr>
        <w:tab/>
        <w:t xml:space="preserve">Seaman, M. N. &amp; Freeman, C. L. Analysis of the Retromer complex-WASH complex interaction illuminates new avenues to explore in Parkinson disease. </w:t>
      </w:r>
      <w:r w:rsidRPr="0086372A">
        <w:rPr>
          <w:rFonts w:ascii="Arial" w:hAnsi="Arial" w:cs="Arial"/>
          <w:i/>
          <w:iCs/>
          <w:noProof/>
        </w:rPr>
        <w:t>Commun. Integr. Biol.</w:t>
      </w:r>
      <w:r w:rsidRPr="0086372A">
        <w:rPr>
          <w:rFonts w:ascii="Arial" w:hAnsi="Arial" w:cs="Arial"/>
          <w:noProof/>
        </w:rPr>
        <w:t xml:space="preserve"> (2014). doi:10.4161/cib.29483</w:t>
      </w:r>
    </w:p>
    <w:p w14:paraId="38E1C035"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13.</w:t>
      </w:r>
      <w:r w:rsidRPr="0086372A">
        <w:rPr>
          <w:rFonts w:ascii="Arial" w:hAnsi="Arial" w:cs="Arial"/>
          <w:noProof/>
        </w:rPr>
        <w:tab/>
        <w:t xml:space="preserve">Binda, C. S., Nakamura, Y., Henley, J. M. &amp; Wilkinson, K. A. Sorting nexin 27 rescues neuroligin 2 from lysosomal degradation to control inhibitory synapse number. </w:t>
      </w:r>
      <w:r w:rsidRPr="0086372A">
        <w:rPr>
          <w:rFonts w:ascii="Arial" w:hAnsi="Arial" w:cs="Arial"/>
          <w:i/>
          <w:iCs/>
          <w:noProof/>
        </w:rPr>
        <w:t>Biochem. J.</w:t>
      </w:r>
      <w:r w:rsidRPr="0086372A">
        <w:rPr>
          <w:rFonts w:ascii="Arial" w:hAnsi="Arial" w:cs="Arial"/>
          <w:noProof/>
        </w:rPr>
        <w:t xml:space="preserve"> </w:t>
      </w:r>
      <w:r w:rsidRPr="0086372A">
        <w:rPr>
          <w:rFonts w:ascii="Arial" w:hAnsi="Arial" w:cs="Arial"/>
          <w:b/>
          <w:bCs/>
          <w:noProof/>
        </w:rPr>
        <w:t>476</w:t>
      </w:r>
      <w:r w:rsidRPr="0086372A">
        <w:rPr>
          <w:rFonts w:ascii="Arial" w:hAnsi="Arial" w:cs="Arial"/>
          <w:noProof/>
        </w:rPr>
        <w:t>, 293–306 (2019).</w:t>
      </w:r>
    </w:p>
    <w:p w14:paraId="4797925C"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14.</w:t>
      </w:r>
      <w:r w:rsidRPr="0086372A">
        <w:rPr>
          <w:rFonts w:ascii="Arial" w:hAnsi="Arial" w:cs="Arial"/>
          <w:noProof/>
        </w:rPr>
        <w:tab/>
        <w:t xml:space="preserve">Farfán, P. </w:t>
      </w:r>
      <w:r w:rsidRPr="0086372A">
        <w:rPr>
          <w:rFonts w:ascii="Arial" w:hAnsi="Arial" w:cs="Arial"/>
          <w:i/>
          <w:iCs/>
          <w:noProof/>
        </w:rPr>
        <w:t>et al.</w:t>
      </w:r>
      <w:r w:rsidRPr="0086372A">
        <w:rPr>
          <w:rFonts w:ascii="Arial" w:hAnsi="Arial" w:cs="Arial"/>
          <w:noProof/>
        </w:rPr>
        <w:t xml:space="preserve"> A Sorting Nexin 17-Binding Domain Within the LRP1 Cytoplasmic Tail Mediates Receptor Recycling Through the Basolateral Sorting Endosome. </w:t>
      </w:r>
      <w:r w:rsidRPr="0086372A">
        <w:rPr>
          <w:rFonts w:ascii="Arial" w:hAnsi="Arial" w:cs="Arial"/>
          <w:i/>
          <w:iCs/>
          <w:noProof/>
        </w:rPr>
        <w:t>Traffic</w:t>
      </w:r>
      <w:r w:rsidRPr="0086372A">
        <w:rPr>
          <w:rFonts w:ascii="Arial" w:hAnsi="Arial" w:cs="Arial"/>
          <w:noProof/>
        </w:rPr>
        <w:t xml:space="preserve"> </w:t>
      </w:r>
      <w:r w:rsidRPr="0086372A">
        <w:rPr>
          <w:rFonts w:ascii="Arial" w:hAnsi="Arial" w:cs="Arial"/>
          <w:b/>
          <w:bCs/>
          <w:noProof/>
        </w:rPr>
        <w:t>14</w:t>
      </w:r>
      <w:r w:rsidRPr="0086372A">
        <w:rPr>
          <w:rFonts w:ascii="Arial" w:hAnsi="Arial" w:cs="Arial"/>
          <w:noProof/>
        </w:rPr>
        <w:t>, 823–838 (2013).</w:t>
      </w:r>
    </w:p>
    <w:p w14:paraId="1CD6BCD9"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15.</w:t>
      </w:r>
      <w:r w:rsidRPr="0086372A">
        <w:rPr>
          <w:rFonts w:ascii="Arial" w:hAnsi="Arial" w:cs="Arial"/>
          <w:noProof/>
        </w:rPr>
        <w:tab/>
        <w:t xml:space="preserve">Singla, A. </w:t>
      </w:r>
      <w:r w:rsidRPr="0086372A">
        <w:rPr>
          <w:rFonts w:ascii="Arial" w:hAnsi="Arial" w:cs="Arial"/>
          <w:i/>
          <w:iCs/>
          <w:noProof/>
        </w:rPr>
        <w:t>et al.</w:t>
      </w:r>
      <w:r w:rsidRPr="0086372A">
        <w:rPr>
          <w:rFonts w:ascii="Arial" w:hAnsi="Arial" w:cs="Arial"/>
          <w:noProof/>
        </w:rPr>
        <w:t xml:space="preserve"> Endosomal PI(3)P regulation by the COMMD/CCDC22/CCDC93 (CCC) complex controls membrane protein recycling. </w:t>
      </w:r>
      <w:r w:rsidRPr="0086372A">
        <w:rPr>
          <w:rFonts w:ascii="Arial" w:hAnsi="Arial" w:cs="Arial"/>
          <w:i/>
          <w:iCs/>
          <w:noProof/>
        </w:rPr>
        <w:t>Nat. Commun.</w:t>
      </w:r>
      <w:r w:rsidRPr="0086372A">
        <w:rPr>
          <w:rFonts w:ascii="Arial" w:hAnsi="Arial" w:cs="Arial"/>
          <w:noProof/>
        </w:rPr>
        <w:t xml:space="preserve"> </w:t>
      </w:r>
      <w:r w:rsidRPr="0086372A">
        <w:rPr>
          <w:rFonts w:ascii="Arial" w:hAnsi="Arial" w:cs="Arial"/>
          <w:b/>
          <w:bCs/>
          <w:noProof/>
        </w:rPr>
        <w:t>10</w:t>
      </w:r>
      <w:r w:rsidRPr="0086372A">
        <w:rPr>
          <w:rFonts w:ascii="Arial" w:hAnsi="Arial" w:cs="Arial"/>
          <w:noProof/>
        </w:rPr>
        <w:t>, (2019).</w:t>
      </w:r>
    </w:p>
    <w:p w14:paraId="75179A1C"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16.</w:t>
      </w:r>
      <w:r w:rsidRPr="0086372A">
        <w:rPr>
          <w:rFonts w:ascii="Arial" w:hAnsi="Arial" w:cs="Arial"/>
          <w:noProof/>
        </w:rPr>
        <w:tab/>
        <w:t xml:space="preserve">Derivery, E. </w:t>
      </w:r>
      <w:r w:rsidRPr="0086372A">
        <w:rPr>
          <w:rFonts w:ascii="Arial" w:hAnsi="Arial" w:cs="Arial"/>
          <w:i/>
          <w:iCs/>
          <w:noProof/>
        </w:rPr>
        <w:t>et al.</w:t>
      </w:r>
      <w:r w:rsidRPr="0086372A">
        <w:rPr>
          <w:rFonts w:ascii="Arial" w:hAnsi="Arial" w:cs="Arial"/>
          <w:noProof/>
        </w:rPr>
        <w:t xml:space="preserve"> The Arp2/3 activator WASH controls the fission of endosomes through a large multiprotein complex. </w:t>
      </w:r>
      <w:r w:rsidRPr="0086372A">
        <w:rPr>
          <w:rFonts w:ascii="Arial" w:hAnsi="Arial" w:cs="Arial"/>
          <w:i/>
          <w:iCs/>
          <w:noProof/>
        </w:rPr>
        <w:t>Dev Cell</w:t>
      </w:r>
      <w:r w:rsidRPr="0086372A">
        <w:rPr>
          <w:rFonts w:ascii="Arial" w:hAnsi="Arial" w:cs="Arial"/>
          <w:noProof/>
        </w:rPr>
        <w:t xml:space="preserve"> </w:t>
      </w:r>
      <w:r w:rsidRPr="0086372A">
        <w:rPr>
          <w:rFonts w:ascii="Arial" w:hAnsi="Arial" w:cs="Arial"/>
          <w:b/>
          <w:bCs/>
          <w:noProof/>
        </w:rPr>
        <w:t>17</w:t>
      </w:r>
      <w:r w:rsidRPr="0086372A">
        <w:rPr>
          <w:rFonts w:ascii="Arial" w:hAnsi="Arial" w:cs="Arial"/>
          <w:noProof/>
        </w:rPr>
        <w:t>, 712–23 (2009).</w:t>
      </w:r>
    </w:p>
    <w:p w14:paraId="258016BD"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17.</w:t>
      </w:r>
      <w:r w:rsidRPr="0086372A">
        <w:rPr>
          <w:rFonts w:ascii="Arial" w:hAnsi="Arial" w:cs="Arial"/>
          <w:noProof/>
        </w:rPr>
        <w:tab/>
        <w:t xml:space="preserve">Bartuzi, P. </w:t>
      </w:r>
      <w:r w:rsidRPr="0086372A">
        <w:rPr>
          <w:rFonts w:ascii="Arial" w:hAnsi="Arial" w:cs="Arial"/>
          <w:i/>
          <w:iCs/>
          <w:noProof/>
        </w:rPr>
        <w:t>et al.</w:t>
      </w:r>
      <w:r w:rsidRPr="0086372A">
        <w:rPr>
          <w:rFonts w:ascii="Arial" w:hAnsi="Arial" w:cs="Arial"/>
          <w:noProof/>
        </w:rPr>
        <w:t xml:space="preserve"> CCC- and WASH-mediated endosomal sorting of LDLR is required for normal clearance of circulating LDL. </w:t>
      </w:r>
      <w:r w:rsidRPr="0086372A">
        <w:rPr>
          <w:rFonts w:ascii="Arial" w:hAnsi="Arial" w:cs="Arial"/>
          <w:i/>
          <w:iCs/>
          <w:noProof/>
        </w:rPr>
        <w:t>Nat. Commun.</w:t>
      </w:r>
      <w:r w:rsidRPr="0086372A">
        <w:rPr>
          <w:rFonts w:ascii="Arial" w:hAnsi="Arial" w:cs="Arial"/>
          <w:noProof/>
        </w:rPr>
        <w:t xml:space="preserve"> </w:t>
      </w:r>
      <w:r w:rsidRPr="0086372A">
        <w:rPr>
          <w:rFonts w:ascii="Arial" w:hAnsi="Arial" w:cs="Arial"/>
          <w:b/>
          <w:bCs/>
          <w:noProof/>
        </w:rPr>
        <w:t>7</w:t>
      </w:r>
      <w:r w:rsidRPr="0086372A">
        <w:rPr>
          <w:rFonts w:ascii="Arial" w:hAnsi="Arial" w:cs="Arial"/>
          <w:noProof/>
        </w:rPr>
        <w:t>, (2016).</w:t>
      </w:r>
    </w:p>
    <w:p w14:paraId="3DF52029"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18.</w:t>
      </w:r>
      <w:r w:rsidRPr="0086372A">
        <w:rPr>
          <w:rFonts w:ascii="Arial" w:hAnsi="Arial" w:cs="Arial"/>
          <w:noProof/>
        </w:rPr>
        <w:tab/>
        <w:t xml:space="preserve">Gomez, T. S., Gorman, J. A., de Narvajas, A. A. M., Koenig, A. O. &amp; Billadeau, D. D. Trafficking defects in WASH-knockout fibroblasts originate from collapsed endosomal and lysosomal networks. </w:t>
      </w:r>
      <w:r w:rsidRPr="0086372A">
        <w:rPr>
          <w:rFonts w:ascii="Arial" w:hAnsi="Arial" w:cs="Arial"/>
          <w:i/>
          <w:iCs/>
          <w:noProof/>
        </w:rPr>
        <w:t>Mol. Biol. Cell</w:t>
      </w:r>
      <w:r w:rsidRPr="0086372A">
        <w:rPr>
          <w:rFonts w:ascii="Arial" w:hAnsi="Arial" w:cs="Arial"/>
          <w:noProof/>
        </w:rPr>
        <w:t xml:space="preserve"> </w:t>
      </w:r>
      <w:r w:rsidRPr="0086372A">
        <w:rPr>
          <w:rFonts w:ascii="Arial" w:hAnsi="Arial" w:cs="Arial"/>
          <w:b/>
          <w:bCs/>
          <w:noProof/>
        </w:rPr>
        <w:t>23</w:t>
      </w:r>
      <w:r w:rsidRPr="0086372A">
        <w:rPr>
          <w:rFonts w:ascii="Arial" w:hAnsi="Arial" w:cs="Arial"/>
          <w:noProof/>
        </w:rPr>
        <w:t>, 3215–3228 (2012).</w:t>
      </w:r>
    </w:p>
    <w:p w14:paraId="7FDF9404"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19.</w:t>
      </w:r>
      <w:r w:rsidRPr="0086372A">
        <w:rPr>
          <w:rFonts w:ascii="Arial" w:hAnsi="Arial" w:cs="Arial"/>
          <w:noProof/>
        </w:rPr>
        <w:tab/>
        <w:t xml:space="preserve">Carnell, M. </w:t>
      </w:r>
      <w:r w:rsidRPr="0086372A">
        <w:rPr>
          <w:rFonts w:ascii="Arial" w:hAnsi="Arial" w:cs="Arial"/>
          <w:i/>
          <w:iCs/>
          <w:noProof/>
        </w:rPr>
        <w:t>et al.</w:t>
      </w:r>
      <w:r w:rsidRPr="0086372A">
        <w:rPr>
          <w:rFonts w:ascii="Arial" w:hAnsi="Arial" w:cs="Arial"/>
          <w:noProof/>
        </w:rPr>
        <w:t xml:space="preserve"> Actin polymerization driven by WASH causes V-ATPase retrieval and vesicle neutralization before exocytosis. </w:t>
      </w:r>
      <w:r w:rsidRPr="0086372A">
        <w:rPr>
          <w:rFonts w:ascii="Arial" w:hAnsi="Arial" w:cs="Arial"/>
          <w:i/>
          <w:iCs/>
          <w:noProof/>
        </w:rPr>
        <w:t>J. Cell Biol.</w:t>
      </w:r>
      <w:r w:rsidRPr="0086372A">
        <w:rPr>
          <w:rFonts w:ascii="Arial" w:hAnsi="Arial" w:cs="Arial"/>
          <w:noProof/>
        </w:rPr>
        <w:t xml:space="preserve"> </w:t>
      </w:r>
      <w:r w:rsidRPr="0086372A">
        <w:rPr>
          <w:rFonts w:ascii="Arial" w:hAnsi="Arial" w:cs="Arial"/>
          <w:b/>
          <w:bCs/>
          <w:noProof/>
        </w:rPr>
        <w:t>193</w:t>
      </w:r>
      <w:r w:rsidRPr="0086372A">
        <w:rPr>
          <w:rFonts w:ascii="Arial" w:hAnsi="Arial" w:cs="Arial"/>
          <w:noProof/>
        </w:rPr>
        <w:t>, 831–839 (2011).</w:t>
      </w:r>
    </w:p>
    <w:p w14:paraId="3F3E5676"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20.</w:t>
      </w:r>
      <w:r w:rsidRPr="0086372A">
        <w:rPr>
          <w:rFonts w:ascii="Arial" w:hAnsi="Arial" w:cs="Arial"/>
          <w:noProof/>
        </w:rPr>
        <w:tab/>
        <w:t xml:space="preserve">Zech, T. </w:t>
      </w:r>
      <w:r w:rsidRPr="0086372A">
        <w:rPr>
          <w:rFonts w:ascii="Arial" w:hAnsi="Arial" w:cs="Arial"/>
          <w:i/>
          <w:iCs/>
          <w:noProof/>
        </w:rPr>
        <w:t>et al.</w:t>
      </w:r>
      <w:r w:rsidRPr="0086372A">
        <w:rPr>
          <w:rFonts w:ascii="Arial" w:hAnsi="Arial" w:cs="Arial"/>
          <w:noProof/>
        </w:rPr>
        <w:t xml:space="preserve"> The Arp2/3 activator WASH regulates α5β1-integrin-mediated invasive migration. </w:t>
      </w:r>
      <w:r w:rsidRPr="0086372A">
        <w:rPr>
          <w:rFonts w:ascii="Arial" w:hAnsi="Arial" w:cs="Arial"/>
          <w:i/>
          <w:iCs/>
          <w:noProof/>
        </w:rPr>
        <w:t>J. Cell Sci.</w:t>
      </w:r>
      <w:r w:rsidRPr="0086372A">
        <w:rPr>
          <w:rFonts w:ascii="Arial" w:hAnsi="Arial" w:cs="Arial"/>
          <w:noProof/>
        </w:rPr>
        <w:t xml:space="preserve"> </w:t>
      </w:r>
      <w:r w:rsidRPr="0086372A">
        <w:rPr>
          <w:rFonts w:ascii="Arial" w:hAnsi="Arial" w:cs="Arial"/>
          <w:b/>
          <w:bCs/>
          <w:noProof/>
        </w:rPr>
        <w:t>124</w:t>
      </w:r>
      <w:r w:rsidRPr="0086372A">
        <w:rPr>
          <w:rFonts w:ascii="Arial" w:hAnsi="Arial" w:cs="Arial"/>
          <w:noProof/>
        </w:rPr>
        <w:t>, 3753–3759 (2011).</w:t>
      </w:r>
    </w:p>
    <w:p w14:paraId="5587D431"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21.</w:t>
      </w:r>
      <w:r w:rsidRPr="0086372A">
        <w:rPr>
          <w:rFonts w:ascii="Arial" w:hAnsi="Arial" w:cs="Arial"/>
          <w:noProof/>
        </w:rPr>
        <w:tab/>
        <w:t xml:space="preserve">Nagel, B. M., Bechtold, M., Rodriguez, L. G. &amp; Bogdan, S. Drosophila WASH is required for integrin-mediated cell adhesion, cell motility and lysosomal neutralization. </w:t>
      </w:r>
      <w:r w:rsidRPr="0086372A">
        <w:rPr>
          <w:rFonts w:ascii="Arial" w:hAnsi="Arial" w:cs="Arial"/>
          <w:i/>
          <w:iCs/>
          <w:noProof/>
        </w:rPr>
        <w:t>J. Cell Sci.</w:t>
      </w:r>
      <w:r w:rsidRPr="0086372A">
        <w:rPr>
          <w:rFonts w:ascii="Arial" w:hAnsi="Arial" w:cs="Arial"/>
          <w:noProof/>
        </w:rPr>
        <w:t xml:space="preserve"> </w:t>
      </w:r>
      <w:r w:rsidRPr="0086372A">
        <w:rPr>
          <w:rFonts w:ascii="Arial" w:hAnsi="Arial" w:cs="Arial"/>
          <w:b/>
          <w:bCs/>
          <w:noProof/>
        </w:rPr>
        <w:t>130</w:t>
      </w:r>
      <w:r w:rsidRPr="0086372A">
        <w:rPr>
          <w:rFonts w:ascii="Arial" w:hAnsi="Arial" w:cs="Arial"/>
          <w:noProof/>
        </w:rPr>
        <w:t>, 344–359 (2017).</w:t>
      </w:r>
    </w:p>
    <w:p w14:paraId="56E44825"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22.</w:t>
      </w:r>
      <w:r w:rsidRPr="0086372A">
        <w:rPr>
          <w:rFonts w:ascii="Arial" w:hAnsi="Arial" w:cs="Arial"/>
          <w:noProof/>
        </w:rPr>
        <w:tab/>
        <w:t xml:space="preserve">Quadri, M. </w:t>
      </w:r>
      <w:r w:rsidRPr="0086372A">
        <w:rPr>
          <w:rFonts w:ascii="Arial" w:hAnsi="Arial" w:cs="Arial"/>
          <w:i/>
          <w:iCs/>
          <w:noProof/>
        </w:rPr>
        <w:t>et al.</w:t>
      </w:r>
      <w:r w:rsidRPr="0086372A">
        <w:rPr>
          <w:rFonts w:ascii="Arial" w:hAnsi="Arial" w:cs="Arial"/>
          <w:noProof/>
        </w:rPr>
        <w:t xml:space="preserve"> Mutation in the SYNJ1 gene associated with autosomal recessive, early-onset parkinsonism. </w:t>
      </w:r>
      <w:r w:rsidRPr="0086372A">
        <w:rPr>
          <w:rFonts w:ascii="Arial" w:hAnsi="Arial" w:cs="Arial"/>
          <w:i/>
          <w:iCs/>
          <w:noProof/>
        </w:rPr>
        <w:t>Hum. Mutat.</w:t>
      </w:r>
      <w:r w:rsidRPr="0086372A">
        <w:rPr>
          <w:rFonts w:ascii="Arial" w:hAnsi="Arial" w:cs="Arial"/>
          <w:noProof/>
        </w:rPr>
        <w:t xml:space="preserve"> </w:t>
      </w:r>
      <w:r w:rsidRPr="0086372A">
        <w:rPr>
          <w:rFonts w:ascii="Arial" w:hAnsi="Arial" w:cs="Arial"/>
          <w:b/>
          <w:bCs/>
          <w:noProof/>
        </w:rPr>
        <w:t>34</w:t>
      </w:r>
      <w:r w:rsidRPr="0086372A">
        <w:rPr>
          <w:rFonts w:ascii="Arial" w:hAnsi="Arial" w:cs="Arial"/>
          <w:noProof/>
        </w:rPr>
        <w:t>, 1208–1215 (2013).</w:t>
      </w:r>
    </w:p>
    <w:p w14:paraId="0EB0A64F"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23.</w:t>
      </w:r>
      <w:r w:rsidRPr="0086372A">
        <w:rPr>
          <w:rFonts w:ascii="Arial" w:hAnsi="Arial" w:cs="Arial"/>
          <w:noProof/>
        </w:rPr>
        <w:tab/>
        <w:t xml:space="preserve">Edvardson, S. </w:t>
      </w:r>
      <w:r w:rsidRPr="0086372A">
        <w:rPr>
          <w:rFonts w:ascii="Arial" w:hAnsi="Arial" w:cs="Arial"/>
          <w:i/>
          <w:iCs/>
          <w:noProof/>
        </w:rPr>
        <w:t>et al.</w:t>
      </w:r>
      <w:r w:rsidRPr="0086372A">
        <w:rPr>
          <w:rFonts w:ascii="Arial" w:hAnsi="Arial" w:cs="Arial"/>
          <w:noProof/>
        </w:rPr>
        <w:t xml:space="preserve"> A deleterious mutation in DNAJC6 encoding the neuronal-specific clathrin-uncoating Co-chaperone auxilin, is associated with juvenile parkinsonism. </w:t>
      </w:r>
      <w:r w:rsidRPr="0086372A">
        <w:rPr>
          <w:rFonts w:ascii="Arial" w:hAnsi="Arial" w:cs="Arial"/>
          <w:i/>
          <w:iCs/>
          <w:noProof/>
        </w:rPr>
        <w:t>PLoS One</w:t>
      </w:r>
      <w:r w:rsidRPr="0086372A">
        <w:rPr>
          <w:rFonts w:ascii="Arial" w:hAnsi="Arial" w:cs="Arial"/>
          <w:noProof/>
        </w:rPr>
        <w:t xml:space="preserve"> </w:t>
      </w:r>
      <w:r w:rsidRPr="0086372A">
        <w:rPr>
          <w:rFonts w:ascii="Arial" w:hAnsi="Arial" w:cs="Arial"/>
          <w:b/>
          <w:bCs/>
          <w:noProof/>
        </w:rPr>
        <w:t>7</w:t>
      </w:r>
      <w:r w:rsidRPr="0086372A">
        <w:rPr>
          <w:rFonts w:ascii="Arial" w:hAnsi="Arial" w:cs="Arial"/>
          <w:noProof/>
        </w:rPr>
        <w:t>, (2012).</w:t>
      </w:r>
    </w:p>
    <w:p w14:paraId="29E8E9A3"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24.</w:t>
      </w:r>
      <w:r w:rsidRPr="0086372A">
        <w:rPr>
          <w:rFonts w:ascii="Arial" w:hAnsi="Arial" w:cs="Arial"/>
          <w:noProof/>
        </w:rPr>
        <w:tab/>
        <w:t xml:space="preserve">Follett, J. </w:t>
      </w:r>
      <w:r w:rsidRPr="0086372A">
        <w:rPr>
          <w:rFonts w:ascii="Arial" w:hAnsi="Arial" w:cs="Arial"/>
          <w:i/>
          <w:iCs/>
          <w:noProof/>
        </w:rPr>
        <w:t>et al.</w:t>
      </w:r>
      <w:r w:rsidRPr="0086372A">
        <w:rPr>
          <w:rFonts w:ascii="Arial" w:hAnsi="Arial" w:cs="Arial"/>
          <w:noProof/>
        </w:rPr>
        <w:t xml:space="preserve"> DNAJC13 p.Asn855Ser, implicated in familial parkinsonism, alters membrane dynamics of sorting nexin 1. </w:t>
      </w:r>
      <w:r w:rsidRPr="0086372A">
        <w:rPr>
          <w:rFonts w:ascii="Arial" w:hAnsi="Arial" w:cs="Arial"/>
          <w:i/>
          <w:iCs/>
          <w:noProof/>
        </w:rPr>
        <w:t>Neurosci. Lett.</w:t>
      </w:r>
      <w:r w:rsidRPr="0086372A">
        <w:rPr>
          <w:rFonts w:ascii="Arial" w:hAnsi="Arial" w:cs="Arial"/>
          <w:noProof/>
        </w:rPr>
        <w:t xml:space="preserve"> </w:t>
      </w:r>
      <w:r w:rsidRPr="0086372A">
        <w:rPr>
          <w:rFonts w:ascii="Arial" w:hAnsi="Arial" w:cs="Arial"/>
          <w:b/>
          <w:bCs/>
          <w:noProof/>
        </w:rPr>
        <w:t>706</w:t>
      </w:r>
      <w:r w:rsidRPr="0086372A">
        <w:rPr>
          <w:rFonts w:ascii="Arial" w:hAnsi="Arial" w:cs="Arial"/>
          <w:noProof/>
        </w:rPr>
        <w:t>, 114–122 (2019).</w:t>
      </w:r>
    </w:p>
    <w:p w14:paraId="6757C9E2"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25.</w:t>
      </w:r>
      <w:r w:rsidRPr="0086372A">
        <w:rPr>
          <w:rFonts w:ascii="Arial" w:hAnsi="Arial" w:cs="Arial"/>
          <w:noProof/>
        </w:rPr>
        <w:tab/>
        <w:t xml:space="preserve">Connor-Robson, N. </w:t>
      </w:r>
      <w:r w:rsidRPr="0086372A">
        <w:rPr>
          <w:rFonts w:ascii="Arial" w:hAnsi="Arial" w:cs="Arial"/>
          <w:i/>
          <w:iCs/>
          <w:noProof/>
        </w:rPr>
        <w:t>et al.</w:t>
      </w:r>
      <w:r w:rsidRPr="0086372A">
        <w:rPr>
          <w:rFonts w:ascii="Arial" w:hAnsi="Arial" w:cs="Arial"/>
          <w:noProof/>
        </w:rPr>
        <w:t xml:space="preserve"> An integrated transcriptomics and proteomics analysis reveals functional endocytic dysregulation caused by mutations in LRRK2. </w:t>
      </w:r>
      <w:r w:rsidRPr="0086372A">
        <w:rPr>
          <w:rFonts w:ascii="Arial" w:hAnsi="Arial" w:cs="Arial"/>
          <w:i/>
          <w:iCs/>
          <w:noProof/>
        </w:rPr>
        <w:t>Neurobiol. Dis.</w:t>
      </w:r>
      <w:r w:rsidRPr="0086372A">
        <w:rPr>
          <w:rFonts w:ascii="Arial" w:hAnsi="Arial" w:cs="Arial"/>
          <w:noProof/>
        </w:rPr>
        <w:t xml:space="preserve"> </w:t>
      </w:r>
      <w:r w:rsidRPr="0086372A">
        <w:rPr>
          <w:rFonts w:ascii="Arial" w:hAnsi="Arial" w:cs="Arial"/>
          <w:b/>
          <w:bCs/>
          <w:noProof/>
        </w:rPr>
        <w:t>127</w:t>
      </w:r>
      <w:r w:rsidRPr="0086372A">
        <w:rPr>
          <w:rFonts w:ascii="Arial" w:hAnsi="Arial" w:cs="Arial"/>
          <w:noProof/>
        </w:rPr>
        <w:t>, 512–526 (2019).</w:t>
      </w:r>
    </w:p>
    <w:p w14:paraId="2DE8E1BB"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26.</w:t>
      </w:r>
      <w:r w:rsidRPr="0086372A">
        <w:rPr>
          <w:rFonts w:ascii="Arial" w:hAnsi="Arial" w:cs="Arial"/>
          <w:noProof/>
        </w:rPr>
        <w:tab/>
        <w:t xml:space="preserve">Pal, A., Severin, F., Lommer, B., Shevchenko, A. &amp; Zerial, M. Huntingtin-HAP40 complex is a novel Rab5 effector that regulates early endosome motility and is up-regulated in Huntington’s disease. </w:t>
      </w:r>
      <w:r w:rsidRPr="0086372A">
        <w:rPr>
          <w:rFonts w:ascii="Arial" w:hAnsi="Arial" w:cs="Arial"/>
          <w:i/>
          <w:iCs/>
          <w:noProof/>
        </w:rPr>
        <w:t>J. Cell Biol.</w:t>
      </w:r>
      <w:r w:rsidRPr="0086372A">
        <w:rPr>
          <w:rFonts w:ascii="Arial" w:hAnsi="Arial" w:cs="Arial"/>
          <w:noProof/>
        </w:rPr>
        <w:t xml:space="preserve"> </w:t>
      </w:r>
      <w:r w:rsidRPr="0086372A">
        <w:rPr>
          <w:rFonts w:ascii="Arial" w:hAnsi="Arial" w:cs="Arial"/>
          <w:b/>
          <w:bCs/>
          <w:noProof/>
        </w:rPr>
        <w:t>172</w:t>
      </w:r>
      <w:r w:rsidRPr="0086372A">
        <w:rPr>
          <w:rFonts w:ascii="Arial" w:hAnsi="Arial" w:cs="Arial"/>
          <w:noProof/>
        </w:rPr>
        <w:t>, 605–618 (2006).</w:t>
      </w:r>
    </w:p>
    <w:p w14:paraId="5A289BB9"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27.</w:t>
      </w:r>
      <w:r w:rsidRPr="0086372A">
        <w:rPr>
          <w:rFonts w:ascii="Arial" w:hAnsi="Arial" w:cs="Arial"/>
          <w:noProof/>
        </w:rPr>
        <w:tab/>
        <w:t xml:space="preserve">Seshadri, S. </w:t>
      </w:r>
      <w:r w:rsidRPr="0086372A">
        <w:rPr>
          <w:rFonts w:ascii="Arial" w:hAnsi="Arial" w:cs="Arial"/>
          <w:i/>
          <w:iCs/>
          <w:noProof/>
        </w:rPr>
        <w:t>et al.</w:t>
      </w:r>
      <w:r w:rsidRPr="0086372A">
        <w:rPr>
          <w:rFonts w:ascii="Arial" w:hAnsi="Arial" w:cs="Arial"/>
          <w:noProof/>
        </w:rPr>
        <w:t xml:space="preserve"> Genome-wide analysis of genetic loci associated with Alzheimer disease. </w:t>
      </w:r>
      <w:r w:rsidRPr="0086372A">
        <w:rPr>
          <w:rFonts w:ascii="Arial" w:hAnsi="Arial" w:cs="Arial"/>
          <w:i/>
          <w:iCs/>
          <w:noProof/>
        </w:rPr>
        <w:t>JAMA - J. Am. Med. Assoc.</w:t>
      </w:r>
      <w:r w:rsidRPr="0086372A">
        <w:rPr>
          <w:rFonts w:ascii="Arial" w:hAnsi="Arial" w:cs="Arial"/>
          <w:noProof/>
        </w:rPr>
        <w:t xml:space="preserve"> </w:t>
      </w:r>
      <w:r w:rsidRPr="0086372A">
        <w:rPr>
          <w:rFonts w:ascii="Arial" w:hAnsi="Arial" w:cs="Arial"/>
          <w:b/>
          <w:bCs/>
          <w:noProof/>
        </w:rPr>
        <w:t>303</w:t>
      </w:r>
      <w:r w:rsidRPr="0086372A">
        <w:rPr>
          <w:rFonts w:ascii="Arial" w:hAnsi="Arial" w:cs="Arial"/>
          <w:noProof/>
        </w:rPr>
        <w:t>, 1832–1840 (2010).</w:t>
      </w:r>
    </w:p>
    <w:p w14:paraId="62EAEB69"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28.</w:t>
      </w:r>
      <w:r w:rsidRPr="0086372A">
        <w:rPr>
          <w:rFonts w:ascii="Arial" w:hAnsi="Arial" w:cs="Arial"/>
          <w:noProof/>
        </w:rPr>
        <w:tab/>
        <w:t xml:space="preserve">Harold, D. </w:t>
      </w:r>
      <w:r w:rsidRPr="0086372A">
        <w:rPr>
          <w:rFonts w:ascii="Arial" w:hAnsi="Arial" w:cs="Arial"/>
          <w:i/>
          <w:iCs/>
          <w:noProof/>
        </w:rPr>
        <w:t>et al.</w:t>
      </w:r>
      <w:r w:rsidRPr="0086372A">
        <w:rPr>
          <w:rFonts w:ascii="Arial" w:hAnsi="Arial" w:cs="Arial"/>
          <w:noProof/>
        </w:rPr>
        <w:t xml:space="preserve"> Genome-wide association study identifies variants at CLU and PICALM associated with Alzheimer’s disease. </w:t>
      </w:r>
      <w:r w:rsidRPr="0086372A">
        <w:rPr>
          <w:rFonts w:ascii="Arial" w:hAnsi="Arial" w:cs="Arial"/>
          <w:i/>
          <w:iCs/>
          <w:noProof/>
        </w:rPr>
        <w:t>Nat. Genet.</w:t>
      </w:r>
      <w:r w:rsidRPr="0086372A">
        <w:rPr>
          <w:rFonts w:ascii="Arial" w:hAnsi="Arial" w:cs="Arial"/>
          <w:noProof/>
        </w:rPr>
        <w:t xml:space="preserve"> </w:t>
      </w:r>
      <w:r w:rsidRPr="0086372A">
        <w:rPr>
          <w:rFonts w:ascii="Arial" w:hAnsi="Arial" w:cs="Arial"/>
          <w:b/>
          <w:bCs/>
          <w:noProof/>
        </w:rPr>
        <w:t>41</w:t>
      </w:r>
      <w:r w:rsidRPr="0086372A">
        <w:rPr>
          <w:rFonts w:ascii="Arial" w:hAnsi="Arial" w:cs="Arial"/>
          <w:noProof/>
        </w:rPr>
        <w:t>, 1088–1093 (2009).</w:t>
      </w:r>
    </w:p>
    <w:p w14:paraId="695607DD"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29.</w:t>
      </w:r>
      <w:r w:rsidRPr="0086372A">
        <w:rPr>
          <w:rFonts w:ascii="Arial" w:hAnsi="Arial" w:cs="Arial"/>
          <w:noProof/>
        </w:rPr>
        <w:tab/>
        <w:t xml:space="preserve">Baker, M. </w:t>
      </w:r>
      <w:r w:rsidRPr="0086372A">
        <w:rPr>
          <w:rFonts w:ascii="Arial" w:hAnsi="Arial" w:cs="Arial"/>
          <w:i/>
          <w:iCs/>
          <w:noProof/>
        </w:rPr>
        <w:t>et al.</w:t>
      </w:r>
      <w:r w:rsidRPr="0086372A">
        <w:rPr>
          <w:rFonts w:ascii="Arial" w:hAnsi="Arial" w:cs="Arial"/>
          <w:noProof/>
        </w:rPr>
        <w:t xml:space="preserve"> Mutations in progranulin cause tau-negative frontotemporal dementia linked to chromosome 17. </w:t>
      </w:r>
      <w:r w:rsidRPr="0086372A">
        <w:rPr>
          <w:rFonts w:ascii="Arial" w:hAnsi="Arial" w:cs="Arial"/>
          <w:i/>
          <w:iCs/>
          <w:noProof/>
        </w:rPr>
        <w:t>Nature</w:t>
      </w:r>
      <w:r w:rsidRPr="0086372A">
        <w:rPr>
          <w:rFonts w:ascii="Arial" w:hAnsi="Arial" w:cs="Arial"/>
          <w:noProof/>
        </w:rPr>
        <w:t xml:space="preserve"> </w:t>
      </w:r>
      <w:r w:rsidRPr="0086372A">
        <w:rPr>
          <w:rFonts w:ascii="Arial" w:hAnsi="Arial" w:cs="Arial"/>
          <w:b/>
          <w:bCs/>
          <w:noProof/>
        </w:rPr>
        <w:t>442</w:t>
      </w:r>
      <w:r w:rsidRPr="0086372A">
        <w:rPr>
          <w:rFonts w:ascii="Arial" w:hAnsi="Arial" w:cs="Arial"/>
          <w:noProof/>
        </w:rPr>
        <w:t>, 916–919 (2006).</w:t>
      </w:r>
    </w:p>
    <w:p w14:paraId="247898A1"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30.</w:t>
      </w:r>
      <w:r w:rsidRPr="0086372A">
        <w:rPr>
          <w:rFonts w:ascii="Arial" w:hAnsi="Arial" w:cs="Arial"/>
          <w:noProof/>
        </w:rPr>
        <w:tab/>
        <w:t xml:space="preserve">Tachibana, M. </w:t>
      </w:r>
      <w:r w:rsidRPr="0086372A">
        <w:rPr>
          <w:rFonts w:ascii="Arial" w:hAnsi="Arial" w:cs="Arial"/>
          <w:i/>
          <w:iCs/>
          <w:noProof/>
        </w:rPr>
        <w:t>et al.</w:t>
      </w:r>
      <w:r w:rsidRPr="0086372A">
        <w:rPr>
          <w:rFonts w:ascii="Arial" w:hAnsi="Arial" w:cs="Arial"/>
          <w:noProof/>
        </w:rPr>
        <w:t xml:space="preserve"> APOE4-mediated amyloid-β pathology depends on its neuronal receptor LRP1. </w:t>
      </w:r>
      <w:r w:rsidRPr="0086372A">
        <w:rPr>
          <w:rFonts w:ascii="Arial" w:hAnsi="Arial" w:cs="Arial"/>
          <w:i/>
          <w:iCs/>
          <w:noProof/>
        </w:rPr>
        <w:t>J. Clin. Invest.</w:t>
      </w:r>
      <w:r w:rsidRPr="0086372A">
        <w:rPr>
          <w:rFonts w:ascii="Arial" w:hAnsi="Arial" w:cs="Arial"/>
          <w:noProof/>
        </w:rPr>
        <w:t xml:space="preserve"> </w:t>
      </w:r>
      <w:r w:rsidRPr="0086372A">
        <w:rPr>
          <w:rFonts w:ascii="Arial" w:hAnsi="Arial" w:cs="Arial"/>
          <w:b/>
          <w:bCs/>
          <w:noProof/>
        </w:rPr>
        <w:t>129</w:t>
      </w:r>
      <w:r w:rsidRPr="0086372A">
        <w:rPr>
          <w:rFonts w:ascii="Arial" w:hAnsi="Arial" w:cs="Arial"/>
          <w:noProof/>
        </w:rPr>
        <w:t>, 1272–1277 (2019).</w:t>
      </w:r>
    </w:p>
    <w:p w14:paraId="41842F2E"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lastRenderedPageBreak/>
        <w:t>31.</w:t>
      </w:r>
      <w:r w:rsidRPr="0086372A">
        <w:rPr>
          <w:rFonts w:ascii="Arial" w:hAnsi="Arial" w:cs="Arial"/>
          <w:noProof/>
        </w:rPr>
        <w:tab/>
        <w:t xml:space="preserve">Mukherjee, A. B. </w:t>
      </w:r>
      <w:r w:rsidRPr="0086372A">
        <w:rPr>
          <w:rFonts w:ascii="Arial" w:hAnsi="Arial" w:cs="Arial"/>
          <w:i/>
          <w:iCs/>
          <w:noProof/>
        </w:rPr>
        <w:t>et al.</w:t>
      </w:r>
      <w:r w:rsidRPr="0086372A">
        <w:rPr>
          <w:rFonts w:ascii="Arial" w:hAnsi="Arial" w:cs="Arial"/>
          <w:noProof/>
        </w:rPr>
        <w:t xml:space="preserve"> Emerging new roles of the lysosome and neuronal ceroid lipofuscinoses. </w:t>
      </w:r>
      <w:r w:rsidRPr="0086372A">
        <w:rPr>
          <w:rFonts w:ascii="Arial" w:hAnsi="Arial" w:cs="Arial"/>
          <w:i/>
          <w:iCs/>
          <w:noProof/>
        </w:rPr>
        <w:t>Molecular Neurodegeneration</w:t>
      </w:r>
      <w:r w:rsidRPr="0086372A">
        <w:rPr>
          <w:rFonts w:ascii="Arial" w:hAnsi="Arial" w:cs="Arial"/>
          <w:noProof/>
        </w:rPr>
        <w:t xml:space="preserve"> </w:t>
      </w:r>
      <w:r w:rsidRPr="0086372A">
        <w:rPr>
          <w:rFonts w:ascii="Arial" w:hAnsi="Arial" w:cs="Arial"/>
          <w:b/>
          <w:bCs/>
          <w:noProof/>
        </w:rPr>
        <w:t>14</w:t>
      </w:r>
      <w:r w:rsidRPr="0086372A">
        <w:rPr>
          <w:rFonts w:ascii="Arial" w:hAnsi="Arial" w:cs="Arial"/>
          <w:noProof/>
        </w:rPr>
        <w:t>, (2019).</w:t>
      </w:r>
    </w:p>
    <w:p w14:paraId="0712D79F"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32.</w:t>
      </w:r>
      <w:r w:rsidRPr="0086372A">
        <w:rPr>
          <w:rFonts w:ascii="Arial" w:hAnsi="Arial" w:cs="Arial"/>
          <w:noProof/>
        </w:rPr>
        <w:tab/>
        <w:t xml:space="preserve">Valdmanis, P. N. </w:t>
      </w:r>
      <w:r w:rsidRPr="0086372A">
        <w:rPr>
          <w:rFonts w:ascii="Arial" w:hAnsi="Arial" w:cs="Arial"/>
          <w:i/>
          <w:iCs/>
          <w:noProof/>
        </w:rPr>
        <w:t>et al.</w:t>
      </w:r>
      <w:r w:rsidRPr="0086372A">
        <w:rPr>
          <w:rFonts w:ascii="Arial" w:hAnsi="Arial" w:cs="Arial"/>
          <w:noProof/>
        </w:rPr>
        <w:t xml:space="preserve"> Mutations in the KIAA0196 gene at the SPG8 locus cause hereditary spastic paraplegia. </w:t>
      </w:r>
      <w:r w:rsidRPr="0086372A">
        <w:rPr>
          <w:rFonts w:ascii="Arial" w:hAnsi="Arial" w:cs="Arial"/>
          <w:i/>
          <w:iCs/>
          <w:noProof/>
        </w:rPr>
        <w:t>Am. J. Hum. Genet.</w:t>
      </w:r>
      <w:r w:rsidRPr="0086372A">
        <w:rPr>
          <w:rFonts w:ascii="Arial" w:hAnsi="Arial" w:cs="Arial"/>
          <w:noProof/>
        </w:rPr>
        <w:t xml:space="preserve"> (2007). doi:10.1086/510782</w:t>
      </w:r>
    </w:p>
    <w:p w14:paraId="78E6B56A"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33.</w:t>
      </w:r>
      <w:r w:rsidRPr="0086372A">
        <w:rPr>
          <w:rFonts w:ascii="Arial" w:hAnsi="Arial" w:cs="Arial"/>
          <w:noProof/>
        </w:rPr>
        <w:tab/>
        <w:t xml:space="preserve">De Bot, S. T. </w:t>
      </w:r>
      <w:r w:rsidRPr="0086372A">
        <w:rPr>
          <w:rFonts w:ascii="Arial" w:hAnsi="Arial" w:cs="Arial"/>
          <w:i/>
          <w:iCs/>
          <w:noProof/>
        </w:rPr>
        <w:t>et al.</w:t>
      </w:r>
      <w:r w:rsidRPr="0086372A">
        <w:rPr>
          <w:rFonts w:ascii="Arial" w:hAnsi="Arial" w:cs="Arial"/>
          <w:noProof/>
        </w:rPr>
        <w:t xml:space="preserve"> Pure adult-onset Spastic Paraplegia caused by a novel mutation in the KIAA0196 (SPG8) gene. </w:t>
      </w:r>
      <w:r w:rsidRPr="0086372A">
        <w:rPr>
          <w:rFonts w:ascii="Arial" w:hAnsi="Arial" w:cs="Arial"/>
          <w:i/>
          <w:iCs/>
          <w:noProof/>
        </w:rPr>
        <w:t>J. Neurol.</w:t>
      </w:r>
      <w:r w:rsidRPr="0086372A">
        <w:rPr>
          <w:rFonts w:ascii="Arial" w:hAnsi="Arial" w:cs="Arial"/>
          <w:noProof/>
        </w:rPr>
        <w:t xml:space="preserve"> </w:t>
      </w:r>
      <w:r w:rsidRPr="0086372A">
        <w:rPr>
          <w:rFonts w:ascii="Arial" w:hAnsi="Arial" w:cs="Arial"/>
          <w:b/>
          <w:bCs/>
          <w:noProof/>
        </w:rPr>
        <w:t>260</w:t>
      </w:r>
      <w:r w:rsidRPr="0086372A">
        <w:rPr>
          <w:rFonts w:ascii="Arial" w:hAnsi="Arial" w:cs="Arial"/>
          <w:noProof/>
        </w:rPr>
        <w:t>, 1765–1769 (2013).</w:t>
      </w:r>
    </w:p>
    <w:p w14:paraId="45CAAEB9"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34.</w:t>
      </w:r>
      <w:r w:rsidRPr="0086372A">
        <w:rPr>
          <w:rFonts w:ascii="Arial" w:hAnsi="Arial" w:cs="Arial"/>
          <w:noProof/>
        </w:rPr>
        <w:tab/>
        <w:t xml:space="preserve">Ropers, F. </w:t>
      </w:r>
      <w:r w:rsidRPr="0086372A">
        <w:rPr>
          <w:rFonts w:ascii="Arial" w:hAnsi="Arial" w:cs="Arial"/>
          <w:i/>
          <w:iCs/>
          <w:noProof/>
        </w:rPr>
        <w:t>et al.</w:t>
      </w:r>
      <w:r w:rsidRPr="0086372A">
        <w:rPr>
          <w:rFonts w:ascii="Arial" w:hAnsi="Arial" w:cs="Arial"/>
          <w:noProof/>
        </w:rPr>
        <w:t xml:space="preserve"> Identification of a novel candidate gene for non-syndromic autosomal recessive intellectual disability: The WASH complex member swip. </w:t>
      </w:r>
      <w:r w:rsidRPr="0086372A">
        <w:rPr>
          <w:rFonts w:ascii="Arial" w:hAnsi="Arial" w:cs="Arial"/>
          <w:i/>
          <w:iCs/>
          <w:noProof/>
        </w:rPr>
        <w:t>Hum. Mol. Genet.</w:t>
      </w:r>
      <w:r w:rsidRPr="0086372A">
        <w:rPr>
          <w:rFonts w:ascii="Arial" w:hAnsi="Arial" w:cs="Arial"/>
          <w:noProof/>
        </w:rPr>
        <w:t xml:space="preserve"> (2011). doi:10.1093/hmg/ddr158</w:t>
      </w:r>
    </w:p>
    <w:p w14:paraId="0B9DDBEE" w14:textId="77777777" w:rsidR="0086372A" w:rsidRPr="0086372A" w:rsidRDefault="0086372A" w:rsidP="0086372A">
      <w:pPr>
        <w:widowControl w:val="0"/>
        <w:autoSpaceDE w:val="0"/>
        <w:autoSpaceDN w:val="0"/>
        <w:adjustRightInd w:val="0"/>
        <w:ind w:left="640" w:hanging="640"/>
        <w:rPr>
          <w:rFonts w:ascii="Arial" w:hAnsi="Arial" w:cs="Arial"/>
          <w:noProof/>
          <w:lang w:val="da-DK"/>
          <w:rPrChange w:id="698" w:author="Jamie Courtland" w:date="2020-06-25T16:19:00Z">
            <w:rPr>
              <w:rFonts w:ascii="Arial" w:hAnsi="Arial" w:cs="Arial"/>
              <w:noProof/>
            </w:rPr>
          </w:rPrChange>
        </w:rPr>
      </w:pPr>
      <w:r w:rsidRPr="0086372A">
        <w:rPr>
          <w:rFonts w:ascii="Arial" w:hAnsi="Arial" w:cs="Arial"/>
          <w:noProof/>
        </w:rPr>
        <w:t>35.</w:t>
      </w:r>
      <w:r w:rsidRPr="0086372A">
        <w:rPr>
          <w:rFonts w:ascii="Arial" w:hAnsi="Arial" w:cs="Arial"/>
          <w:noProof/>
        </w:rPr>
        <w:tab/>
        <w:t xml:space="preserve">Assoum, M. </w:t>
      </w:r>
      <w:r w:rsidRPr="0086372A">
        <w:rPr>
          <w:rFonts w:ascii="Arial" w:hAnsi="Arial" w:cs="Arial"/>
          <w:i/>
          <w:iCs/>
          <w:noProof/>
        </w:rPr>
        <w:t>et al.</w:t>
      </w:r>
      <w:r w:rsidRPr="0086372A">
        <w:rPr>
          <w:rFonts w:ascii="Arial" w:hAnsi="Arial" w:cs="Arial"/>
          <w:noProof/>
        </w:rPr>
        <w:t xml:space="preserve"> Novel KIAA1033/WASHC4 mutations in three patients with syndromic intellectual disability and a review of the literature. </w:t>
      </w:r>
      <w:r w:rsidRPr="0086372A">
        <w:rPr>
          <w:rFonts w:ascii="Arial" w:hAnsi="Arial" w:cs="Arial"/>
          <w:i/>
          <w:iCs/>
          <w:noProof/>
          <w:lang w:val="da-DK"/>
          <w:rPrChange w:id="699" w:author="Jamie Courtland" w:date="2020-06-25T16:19:00Z">
            <w:rPr>
              <w:rFonts w:ascii="Arial" w:hAnsi="Arial" w:cs="Arial"/>
              <w:i/>
              <w:iCs/>
              <w:noProof/>
            </w:rPr>
          </w:rPrChange>
        </w:rPr>
        <w:t>Am J Med Genet</w:t>
      </w:r>
      <w:r w:rsidRPr="0086372A">
        <w:rPr>
          <w:rFonts w:ascii="Arial" w:hAnsi="Arial" w:cs="Arial"/>
          <w:noProof/>
          <w:lang w:val="da-DK"/>
          <w:rPrChange w:id="700" w:author="Jamie Courtland" w:date="2020-06-25T16:19:00Z">
            <w:rPr>
              <w:rFonts w:ascii="Arial" w:hAnsi="Arial" w:cs="Arial"/>
              <w:noProof/>
            </w:rPr>
          </w:rPrChange>
        </w:rPr>
        <w:t xml:space="preserve"> 182 (2020). doi:10.1002/ajmg.a.61487</w:t>
      </w:r>
    </w:p>
    <w:p w14:paraId="420B0271"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lang w:val="da-DK"/>
          <w:rPrChange w:id="701" w:author="Jamie Courtland" w:date="2020-06-25T16:19:00Z">
            <w:rPr>
              <w:rFonts w:ascii="Arial" w:hAnsi="Arial" w:cs="Arial"/>
              <w:noProof/>
            </w:rPr>
          </w:rPrChange>
        </w:rPr>
        <w:t>36.</w:t>
      </w:r>
      <w:r w:rsidRPr="0086372A">
        <w:rPr>
          <w:rFonts w:ascii="Arial" w:hAnsi="Arial" w:cs="Arial"/>
          <w:noProof/>
          <w:lang w:val="da-DK"/>
          <w:rPrChange w:id="702" w:author="Jamie Courtland" w:date="2020-06-25T16:19:00Z">
            <w:rPr>
              <w:rFonts w:ascii="Arial" w:hAnsi="Arial" w:cs="Arial"/>
              <w:noProof/>
            </w:rPr>
          </w:rPrChange>
        </w:rPr>
        <w:tab/>
        <w:t xml:space="preserve">Elliott, A. M. </w:t>
      </w:r>
      <w:r w:rsidRPr="0086372A">
        <w:rPr>
          <w:rFonts w:ascii="Arial" w:hAnsi="Arial" w:cs="Arial"/>
          <w:i/>
          <w:iCs/>
          <w:noProof/>
          <w:lang w:val="da-DK"/>
          <w:rPrChange w:id="703" w:author="Jamie Courtland" w:date="2020-06-25T16:19:00Z">
            <w:rPr>
              <w:rFonts w:ascii="Arial" w:hAnsi="Arial" w:cs="Arial"/>
              <w:i/>
              <w:iCs/>
              <w:noProof/>
            </w:rPr>
          </w:rPrChange>
        </w:rPr>
        <w:t>et al.</w:t>
      </w:r>
      <w:r w:rsidRPr="0086372A">
        <w:rPr>
          <w:rFonts w:ascii="Arial" w:hAnsi="Arial" w:cs="Arial"/>
          <w:noProof/>
          <w:lang w:val="da-DK"/>
          <w:rPrChange w:id="704" w:author="Jamie Courtland" w:date="2020-06-25T16:19:00Z">
            <w:rPr>
              <w:rFonts w:ascii="Arial" w:hAnsi="Arial" w:cs="Arial"/>
              <w:noProof/>
            </w:rPr>
          </w:rPrChange>
        </w:rPr>
        <w:t xml:space="preserve"> </w:t>
      </w:r>
      <w:r w:rsidRPr="0086372A">
        <w:rPr>
          <w:rFonts w:ascii="Arial" w:hAnsi="Arial" w:cs="Arial"/>
          <w:noProof/>
        </w:rPr>
        <w:t xml:space="preserve">A novel mutation in KIAA0196: Identification of a gene involved in Ritscher-Schinzel/3C syndrome in a First Nations cohort. </w:t>
      </w:r>
      <w:r w:rsidRPr="0086372A">
        <w:rPr>
          <w:rFonts w:ascii="Arial" w:hAnsi="Arial" w:cs="Arial"/>
          <w:i/>
          <w:iCs/>
          <w:noProof/>
        </w:rPr>
        <w:t>J. Med. Genet.</w:t>
      </w:r>
      <w:r w:rsidRPr="0086372A">
        <w:rPr>
          <w:rFonts w:ascii="Arial" w:hAnsi="Arial" w:cs="Arial"/>
          <w:noProof/>
        </w:rPr>
        <w:t xml:space="preserve"> </w:t>
      </w:r>
      <w:r w:rsidRPr="0086372A">
        <w:rPr>
          <w:rFonts w:ascii="Arial" w:hAnsi="Arial" w:cs="Arial"/>
          <w:b/>
          <w:bCs/>
          <w:noProof/>
        </w:rPr>
        <w:t>50</w:t>
      </w:r>
      <w:r w:rsidRPr="0086372A">
        <w:rPr>
          <w:rFonts w:ascii="Arial" w:hAnsi="Arial" w:cs="Arial"/>
          <w:noProof/>
        </w:rPr>
        <w:t>, 819–822 (2013).</w:t>
      </w:r>
    </w:p>
    <w:p w14:paraId="3B697FBE"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37.</w:t>
      </w:r>
      <w:r w:rsidRPr="0086372A">
        <w:rPr>
          <w:rFonts w:ascii="Arial" w:hAnsi="Arial" w:cs="Arial"/>
          <w:noProof/>
        </w:rPr>
        <w:tab/>
        <w:t xml:space="preserve">Geladaki, A. </w:t>
      </w:r>
      <w:r w:rsidRPr="0086372A">
        <w:rPr>
          <w:rFonts w:ascii="Arial" w:hAnsi="Arial" w:cs="Arial"/>
          <w:i/>
          <w:iCs/>
          <w:noProof/>
        </w:rPr>
        <w:t>et al.</w:t>
      </w:r>
      <w:r w:rsidRPr="0086372A">
        <w:rPr>
          <w:rFonts w:ascii="Arial" w:hAnsi="Arial" w:cs="Arial"/>
          <w:noProof/>
        </w:rPr>
        <w:t xml:space="preserve"> Combining LOPIT with differential ultracentrifugation for high-resolution spatial proteomics. </w:t>
      </w:r>
      <w:r w:rsidRPr="0086372A">
        <w:rPr>
          <w:rFonts w:ascii="Arial" w:hAnsi="Arial" w:cs="Arial"/>
          <w:i/>
          <w:iCs/>
          <w:noProof/>
        </w:rPr>
        <w:t>Nat. Commun.</w:t>
      </w:r>
      <w:r w:rsidRPr="0086372A">
        <w:rPr>
          <w:rFonts w:ascii="Arial" w:hAnsi="Arial" w:cs="Arial"/>
          <w:noProof/>
        </w:rPr>
        <w:t xml:space="preserve"> (2019). doi:10.1038/s41467-018-08191-w</w:t>
      </w:r>
    </w:p>
    <w:p w14:paraId="59567BEE"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38.</w:t>
      </w:r>
      <w:r w:rsidRPr="0086372A">
        <w:rPr>
          <w:rFonts w:ascii="Arial" w:hAnsi="Arial" w:cs="Arial"/>
          <w:noProof/>
        </w:rPr>
        <w:tab/>
        <w:t xml:space="preserve">Billadeau, D. D. </w:t>
      </w:r>
      <w:r w:rsidRPr="0086372A">
        <w:rPr>
          <w:rFonts w:ascii="Arial" w:hAnsi="Arial" w:cs="Arial"/>
          <w:i/>
          <w:iCs/>
          <w:noProof/>
        </w:rPr>
        <w:t>et al.</w:t>
      </w:r>
      <w:r w:rsidRPr="0086372A">
        <w:rPr>
          <w:rFonts w:ascii="Arial" w:hAnsi="Arial" w:cs="Arial"/>
          <w:noProof/>
        </w:rPr>
        <w:t xml:space="preserve"> WASH and WAVE actin regulators of the Wiskott-Aldrich syndrome protein (WASP) family are controlled by analogous structurally related complexes. </w:t>
      </w:r>
      <w:r w:rsidRPr="0086372A">
        <w:rPr>
          <w:rFonts w:ascii="Arial" w:hAnsi="Arial" w:cs="Arial"/>
          <w:i/>
          <w:iCs/>
          <w:noProof/>
        </w:rPr>
        <w:t>Proc. Natl. Acad. Sci.</w:t>
      </w:r>
      <w:r w:rsidRPr="0086372A">
        <w:rPr>
          <w:rFonts w:ascii="Arial" w:hAnsi="Arial" w:cs="Arial"/>
          <w:noProof/>
        </w:rPr>
        <w:t xml:space="preserve"> (2010). doi:10.1073/pnas.0913293107</w:t>
      </w:r>
    </w:p>
    <w:p w14:paraId="65DD467B"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39.</w:t>
      </w:r>
      <w:r w:rsidRPr="0086372A">
        <w:rPr>
          <w:rFonts w:ascii="Arial" w:hAnsi="Arial" w:cs="Arial"/>
          <w:noProof/>
        </w:rPr>
        <w:tab/>
        <w:t xml:space="preserve">Uezu, A. </w:t>
      </w:r>
      <w:r w:rsidRPr="0086372A">
        <w:rPr>
          <w:rFonts w:ascii="Arial" w:hAnsi="Arial" w:cs="Arial"/>
          <w:i/>
          <w:iCs/>
          <w:noProof/>
        </w:rPr>
        <w:t>et al.</w:t>
      </w:r>
      <w:r w:rsidRPr="0086372A">
        <w:rPr>
          <w:rFonts w:ascii="Arial" w:hAnsi="Arial" w:cs="Arial"/>
          <w:noProof/>
        </w:rPr>
        <w:t xml:space="preserve"> Identification of an elaborate complex mediating postsynaptic inhibition. </w:t>
      </w:r>
      <w:r w:rsidRPr="0086372A">
        <w:rPr>
          <w:rFonts w:ascii="Arial" w:hAnsi="Arial" w:cs="Arial"/>
          <w:b/>
          <w:bCs/>
          <w:noProof/>
        </w:rPr>
        <w:t>353</w:t>
      </w:r>
      <w:r w:rsidRPr="0086372A">
        <w:rPr>
          <w:rFonts w:ascii="Arial" w:hAnsi="Arial" w:cs="Arial"/>
          <w:noProof/>
        </w:rPr>
        <w:t>, 960–962 (2016).</w:t>
      </w:r>
    </w:p>
    <w:p w14:paraId="74E5C189"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40.</w:t>
      </w:r>
      <w:r w:rsidRPr="0086372A">
        <w:rPr>
          <w:rFonts w:ascii="Arial" w:hAnsi="Arial" w:cs="Arial"/>
          <w:noProof/>
        </w:rPr>
        <w:tab/>
        <w:t xml:space="preserve">Maruzs, T. </w:t>
      </w:r>
      <w:r w:rsidRPr="0086372A">
        <w:rPr>
          <w:rFonts w:ascii="Arial" w:hAnsi="Arial" w:cs="Arial"/>
          <w:i/>
          <w:iCs/>
          <w:noProof/>
        </w:rPr>
        <w:t>et al.</w:t>
      </w:r>
      <w:r w:rsidRPr="0086372A">
        <w:rPr>
          <w:rFonts w:ascii="Arial" w:hAnsi="Arial" w:cs="Arial"/>
          <w:noProof/>
        </w:rPr>
        <w:t xml:space="preserve"> Retromer Ensures the Degradation of Autophagic Cargo by Maintaining Lysosome Function in Drosophila. </w:t>
      </w:r>
      <w:r w:rsidRPr="0086372A">
        <w:rPr>
          <w:rFonts w:ascii="Arial" w:hAnsi="Arial" w:cs="Arial"/>
          <w:i/>
          <w:iCs/>
          <w:noProof/>
        </w:rPr>
        <w:t>Traffic</w:t>
      </w:r>
      <w:r w:rsidRPr="0086372A">
        <w:rPr>
          <w:rFonts w:ascii="Arial" w:hAnsi="Arial" w:cs="Arial"/>
          <w:noProof/>
        </w:rPr>
        <w:t xml:space="preserve"> </w:t>
      </w:r>
      <w:r w:rsidRPr="0086372A">
        <w:rPr>
          <w:rFonts w:ascii="Arial" w:hAnsi="Arial" w:cs="Arial"/>
          <w:b/>
          <w:bCs/>
          <w:noProof/>
        </w:rPr>
        <w:t>16</w:t>
      </w:r>
      <w:r w:rsidRPr="0086372A">
        <w:rPr>
          <w:rFonts w:ascii="Arial" w:hAnsi="Arial" w:cs="Arial"/>
          <w:noProof/>
        </w:rPr>
        <w:t>, 1088–1107 (2015).</w:t>
      </w:r>
    </w:p>
    <w:p w14:paraId="2D3E9158"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41.</w:t>
      </w:r>
      <w:r w:rsidRPr="0086372A">
        <w:rPr>
          <w:rFonts w:ascii="Arial" w:hAnsi="Arial" w:cs="Arial"/>
          <w:noProof/>
        </w:rPr>
        <w:tab/>
        <w:t xml:space="preserve">Simonetti, B., Danson, C. M., Heesom, K. J. &amp; Cullen, P. J. Sequence-dependent cargo recognition by SNX-BARs mediates retromer-independent transport of CI-MPR. </w:t>
      </w:r>
      <w:r w:rsidRPr="0086372A">
        <w:rPr>
          <w:rFonts w:ascii="Arial" w:hAnsi="Arial" w:cs="Arial"/>
          <w:i/>
          <w:iCs/>
          <w:noProof/>
        </w:rPr>
        <w:t>J. Cell Biol.</w:t>
      </w:r>
      <w:r w:rsidRPr="0086372A">
        <w:rPr>
          <w:rFonts w:ascii="Arial" w:hAnsi="Arial" w:cs="Arial"/>
          <w:noProof/>
        </w:rPr>
        <w:t xml:space="preserve"> </w:t>
      </w:r>
      <w:r w:rsidRPr="0086372A">
        <w:rPr>
          <w:rFonts w:ascii="Arial" w:hAnsi="Arial" w:cs="Arial"/>
          <w:b/>
          <w:bCs/>
          <w:noProof/>
        </w:rPr>
        <w:t>216</w:t>
      </w:r>
      <w:r w:rsidRPr="0086372A">
        <w:rPr>
          <w:rFonts w:ascii="Arial" w:hAnsi="Arial" w:cs="Arial"/>
          <w:noProof/>
        </w:rPr>
        <w:t>, 3695–3712 (2017).</w:t>
      </w:r>
    </w:p>
    <w:p w14:paraId="545A9816"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42.</w:t>
      </w:r>
      <w:r w:rsidRPr="0086372A">
        <w:rPr>
          <w:rFonts w:ascii="Arial" w:hAnsi="Arial" w:cs="Arial"/>
          <w:noProof/>
        </w:rPr>
        <w:tab/>
        <w:t xml:space="preserve">Kvainickas, A. </w:t>
      </w:r>
      <w:r w:rsidRPr="0086372A">
        <w:rPr>
          <w:rFonts w:ascii="Arial" w:hAnsi="Arial" w:cs="Arial"/>
          <w:i/>
          <w:iCs/>
          <w:noProof/>
        </w:rPr>
        <w:t>et al.</w:t>
      </w:r>
      <w:r w:rsidRPr="0086372A">
        <w:rPr>
          <w:rFonts w:ascii="Arial" w:hAnsi="Arial" w:cs="Arial"/>
          <w:noProof/>
        </w:rPr>
        <w:t xml:space="preserve"> Cargo-selective SNX-BAR proteins mediate retromer trimer independent retrograde transport. </w:t>
      </w:r>
      <w:r w:rsidRPr="0086372A">
        <w:rPr>
          <w:rFonts w:ascii="Arial" w:hAnsi="Arial" w:cs="Arial"/>
          <w:i/>
          <w:iCs/>
          <w:noProof/>
        </w:rPr>
        <w:t>J. Cell Biol.</w:t>
      </w:r>
      <w:r w:rsidRPr="0086372A">
        <w:rPr>
          <w:rFonts w:ascii="Arial" w:hAnsi="Arial" w:cs="Arial"/>
          <w:noProof/>
        </w:rPr>
        <w:t xml:space="preserve"> </w:t>
      </w:r>
      <w:r w:rsidRPr="0086372A">
        <w:rPr>
          <w:rFonts w:ascii="Arial" w:hAnsi="Arial" w:cs="Arial"/>
          <w:b/>
          <w:bCs/>
          <w:noProof/>
        </w:rPr>
        <w:t>216</w:t>
      </w:r>
      <w:r w:rsidRPr="0086372A">
        <w:rPr>
          <w:rFonts w:ascii="Arial" w:hAnsi="Arial" w:cs="Arial"/>
          <w:noProof/>
        </w:rPr>
        <w:t>, 3677–3693 (2017).</w:t>
      </w:r>
    </w:p>
    <w:p w14:paraId="328969E5"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43.</w:t>
      </w:r>
      <w:r w:rsidRPr="0086372A">
        <w:rPr>
          <w:rFonts w:ascii="Arial" w:hAnsi="Arial" w:cs="Arial"/>
          <w:noProof/>
        </w:rPr>
        <w:tab/>
        <w:t xml:space="preserve">Monteiro, P. &amp; Feng, G. SHANK proteins: roles at the synapse and in autism spectrum disorder. </w:t>
      </w:r>
      <w:r w:rsidRPr="0086372A">
        <w:rPr>
          <w:rFonts w:ascii="Arial" w:hAnsi="Arial" w:cs="Arial"/>
          <w:i/>
          <w:iCs/>
          <w:noProof/>
        </w:rPr>
        <w:t>Nat. Rev. Neurosci.</w:t>
      </w:r>
      <w:r w:rsidRPr="0086372A">
        <w:rPr>
          <w:rFonts w:ascii="Arial" w:hAnsi="Arial" w:cs="Arial"/>
          <w:noProof/>
        </w:rPr>
        <w:t xml:space="preserve"> </w:t>
      </w:r>
      <w:r w:rsidRPr="0086372A">
        <w:rPr>
          <w:rFonts w:ascii="Arial" w:hAnsi="Arial" w:cs="Arial"/>
          <w:b/>
          <w:bCs/>
          <w:noProof/>
        </w:rPr>
        <w:t>18</w:t>
      </w:r>
      <w:r w:rsidRPr="0086372A">
        <w:rPr>
          <w:rFonts w:ascii="Arial" w:hAnsi="Arial" w:cs="Arial"/>
          <w:noProof/>
        </w:rPr>
        <w:t>, 147–157 (2017).</w:t>
      </w:r>
    </w:p>
    <w:p w14:paraId="5CB0513A"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44.</w:t>
      </w:r>
      <w:r w:rsidRPr="0086372A">
        <w:rPr>
          <w:rFonts w:ascii="Arial" w:hAnsi="Arial" w:cs="Arial"/>
          <w:noProof/>
        </w:rPr>
        <w:tab/>
        <w:t xml:space="preserve">Mao, W. </w:t>
      </w:r>
      <w:r w:rsidRPr="0086372A">
        <w:rPr>
          <w:rFonts w:ascii="Arial" w:hAnsi="Arial" w:cs="Arial"/>
          <w:i/>
          <w:iCs/>
          <w:noProof/>
        </w:rPr>
        <w:t>et al.</w:t>
      </w:r>
      <w:r w:rsidRPr="0086372A">
        <w:rPr>
          <w:rFonts w:ascii="Arial" w:hAnsi="Arial" w:cs="Arial"/>
          <w:noProof/>
        </w:rPr>
        <w:t xml:space="preserve"> Shank1 regulates excitatory synaptic transmission in mouse hippocampal parvalbumin-expressing inhibitory interneurons. </w:t>
      </w:r>
      <w:r w:rsidRPr="0086372A">
        <w:rPr>
          <w:rFonts w:ascii="Arial" w:hAnsi="Arial" w:cs="Arial"/>
          <w:i/>
          <w:iCs/>
          <w:noProof/>
        </w:rPr>
        <w:t>Eur. J. Neurosci.</w:t>
      </w:r>
      <w:r w:rsidRPr="0086372A">
        <w:rPr>
          <w:rFonts w:ascii="Arial" w:hAnsi="Arial" w:cs="Arial"/>
          <w:noProof/>
        </w:rPr>
        <w:t xml:space="preserve"> </w:t>
      </w:r>
      <w:r w:rsidRPr="0086372A">
        <w:rPr>
          <w:rFonts w:ascii="Arial" w:hAnsi="Arial" w:cs="Arial"/>
          <w:b/>
          <w:bCs/>
          <w:noProof/>
        </w:rPr>
        <w:t>41</w:t>
      </w:r>
      <w:r w:rsidRPr="0086372A">
        <w:rPr>
          <w:rFonts w:ascii="Arial" w:hAnsi="Arial" w:cs="Arial"/>
          <w:noProof/>
        </w:rPr>
        <w:t>, 1025–1035 (2015).</w:t>
      </w:r>
    </w:p>
    <w:p w14:paraId="73291282"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45.</w:t>
      </w:r>
      <w:r w:rsidRPr="0086372A">
        <w:rPr>
          <w:rFonts w:ascii="Arial" w:hAnsi="Arial" w:cs="Arial"/>
          <w:noProof/>
        </w:rPr>
        <w:tab/>
        <w:t xml:space="preserve">Wan, Y., Feng, G. &amp; Calakos, N. Sapap3 deletion causes mGluR5-dependent silencing of AMPAR synapses. </w:t>
      </w:r>
      <w:r w:rsidRPr="0086372A">
        <w:rPr>
          <w:rFonts w:ascii="Arial" w:hAnsi="Arial" w:cs="Arial"/>
          <w:i/>
          <w:iCs/>
          <w:noProof/>
        </w:rPr>
        <w:t>J. Neurosci.</w:t>
      </w:r>
      <w:r w:rsidRPr="0086372A">
        <w:rPr>
          <w:rFonts w:ascii="Arial" w:hAnsi="Arial" w:cs="Arial"/>
          <w:noProof/>
        </w:rPr>
        <w:t xml:space="preserve"> </w:t>
      </w:r>
      <w:r w:rsidRPr="0086372A">
        <w:rPr>
          <w:rFonts w:ascii="Arial" w:hAnsi="Arial" w:cs="Arial"/>
          <w:b/>
          <w:bCs/>
          <w:noProof/>
        </w:rPr>
        <w:t>31</w:t>
      </w:r>
      <w:r w:rsidRPr="0086372A">
        <w:rPr>
          <w:rFonts w:ascii="Arial" w:hAnsi="Arial" w:cs="Arial"/>
          <w:noProof/>
        </w:rPr>
        <w:t>, 16685–16691 (2011).</w:t>
      </w:r>
    </w:p>
    <w:p w14:paraId="09B7E969"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46.</w:t>
      </w:r>
      <w:r w:rsidRPr="0086372A">
        <w:rPr>
          <w:rFonts w:ascii="Arial" w:hAnsi="Arial" w:cs="Arial"/>
          <w:noProof/>
        </w:rPr>
        <w:tab/>
        <w:t xml:space="preserve">Chen, M. </w:t>
      </w:r>
      <w:r w:rsidRPr="0086372A">
        <w:rPr>
          <w:rFonts w:ascii="Arial" w:hAnsi="Arial" w:cs="Arial"/>
          <w:i/>
          <w:iCs/>
          <w:noProof/>
        </w:rPr>
        <w:t>et al.</w:t>
      </w:r>
      <w:r w:rsidRPr="0086372A">
        <w:rPr>
          <w:rFonts w:ascii="Arial" w:hAnsi="Arial" w:cs="Arial"/>
          <w:noProof/>
        </w:rPr>
        <w:t xml:space="preserve"> Sapap3 deletion anomalously activates short-term endocannabinoid-mediated synaptic plasticity. </w:t>
      </w:r>
      <w:r w:rsidRPr="0086372A">
        <w:rPr>
          <w:rFonts w:ascii="Arial" w:hAnsi="Arial" w:cs="Arial"/>
          <w:i/>
          <w:iCs/>
          <w:noProof/>
        </w:rPr>
        <w:t>J. Neurosci.</w:t>
      </w:r>
      <w:r w:rsidRPr="0086372A">
        <w:rPr>
          <w:rFonts w:ascii="Arial" w:hAnsi="Arial" w:cs="Arial"/>
          <w:noProof/>
        </w:rPr>
        <w:t xml:space="preserve"> </w:t>
      </w:r>
      <w:r w:rsidRPr="0086372A">
        <w:rPr>
          <w:rFonts w:ascii="Arial" w:hAnsi="Arial" w:cs="Arial"/>
          <w:b/>
          <w:bCs/>
          <w:noProof/>
        </w:rPr>
        <w:t>31</w:t>
      </w:r>
      <w:r w:rsidRPr="0086372A">
        <w:rPr>
          <w:rFonts w:ascii="Arial" w:hAnsi="Arial" w:cs="Arial"/>
          <w:noProof/>
        </w:rPr>
        <w:t>, 9563–9573 (2011).</w:t>
      </w:r>
    </w:p>
    <w:p w14:paraId="6F820F13"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47.</w:t>
      </w:r>
      <w:r w:rsidRPr="0086372A">
        <w:rPr>
          <w:rFonts w:ascii="Arial" w:hAnsi="Arial" w:cs="Arial"/>
          <w:noProof/>
        </w:rPr>
        <w:tab/>
        <w:t xml:space="preserve">Kim, J. H., Lee, H. K., Takamiya, K. &amp; Huganir, R. L. The role of synaptic GTPase-activating protein in neuronal development and synaptic plasticity. </w:t>
      </w:r>
      <w:r w:rsidRPr="0086372A">
        <w:rPr>
          <w:rFonts w:ascii="Arial" w:hAnsi="Arial" w:cs="Arial"/>
          <w:i/>
          <w:iCs/>
          <w:noProof/>
        </w:rPr>
        <w:t>J. Neurosci.</w:t>
      </w:r>
      <w:r w:rsidRPr="0086372A">
        <w:rPr>
          <w:rFonts w:ascii="Arial" w:hAnsi="Arial" w:cs="Arial"/>
          <w:noProof/>
        </w:rPr>
        <w:t xml:space="preserve"> </w:t>
      </w:r>
      <w:r w:rsidRPr="0086372A">
        <w:rPr>
          <w:rFonts w:ascii="Arial" w:hAnsi="Arial" w:cs="Arial"/>
          <w:b/>
          <w:bCs/>
          <w:noProof/>
        </w:rPr>
        <w:t>23</w:t>
      </w:r>
      <w:r w:rsidRPr="0086372A">
        <w:rPr>
          <w:rFonts w:ascii="Arial" w:hAnsi="Arial" w:cs="Arial"/>
          <w:noProof/>
        </w:rPr>
        <w:t>, 1119–1124 (2003).</w:t>
      </w:r>
    </w:p>
    <w:p w14:paraId="6B893300"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48.</w:t>
      </w:r>
      <w:r w:rsidRPr="0086372A">
        <w:rPr>
          <w:rFonts w:ascii="Arial" w:hAnsi="Arial" w:cs="Arial"/>
          <w:noProof/>
        </w:rPr>
        <w:tab/>
        <w:t xml:space="preserve">Barnett, M. W. </w:t>
      </w:r>
      <w:r w:rsidRPr="0086372A">
        <w:rPr>
          <w:rFonts w:ascii="Arial" w:hAnsi="Arial" w:cs="Arial"/>
          <w:i/>
          <w:iCs/>
          <w:noProof/>
        </w:rPr>
        <w:t>et al.</w:t>
      </w:r>
      <w:r w:rsidRPr="0086372A">
        <w:rPr>
          <w:rFonts w:ascii="Arial" w:hAnsi="Arial" w:cs="Arial"/>
          <w:noProof/>
        </w:rPr>
        <w:t xml:space="preserve"> Synaptic Ras GTPase activating protein regulates pattern formation in the trigeminal system of mice. </w:t>
      </w:r>
      <w:r w:rsidRPr="0086372A">
        <w:rPr>
          <w:rFonts w:ascii="Arial" w:hAnsi="Arial" w:cs="Arial"/>
          <w:i/>
          <w:iCs/>
          <w:noProof/>
        </w:rPr>
        <w:t>J. Neurosci.</w:t>
      </w:r>
      <w:r w:rsidRPr="0086372A">
        <w:rPr>
          <w:rFonts w:ascii="Arial" w:hAnsi="Arial" w:cs="Arial"/>
          <w:noProof/>
        </w:rPr>
        <w:t xml:space="preserve"> </w:t>
      </w:r>
      <w:r w:rsidRPr="0086372A">
        <w:rPr>
          <w:rFonts w:ascii="Arial" w:hAnsi="Arial" w:cs="Arial"/>
          <w:b/>
          <w:bCs/>
          <w:noProof/>
        </w:rPr>
        <w:t>26</w:t>
      </w:r>
      <w:r w:rsidRPr="0086372A">
        <w:rPr>
          <w:rFonts w:ascii="Arial" w:hAnsi="Arial" w:cs="Arial"/>
          <w:noProof/>
        </w:rPr>
        <w:t>, 1355–1365 (2006).</w:t>
      </w:r>
    </w:p>
    <w:p w14:paraId="097684CF"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49.</w:t>
      </w:r>
      <w:r w:rsidRPr="0086372A">
        <w:rPr>
          <w:rFonts w:ascii="Arial" w:hAnsi="Arial" w:cs="Arial"/>
          <w:noProof/>
        </w:rPr>
        <w:tab/>
        <w:t xml:space="preserve">Clement, J. P. </w:t>
      </w:r>
      <w:r w:rsidRPr="0086372A">
        <w:rPr>
          <w:rFonts w:ascii="Arial" w:hAnsi="Arial" w:cs="Arial"/>
          <w:i/>
          <w:iCs/>
          <w:noProof/>
        </w:rPr>
        <w:t>et al.</w:t>
      </w:r>
      <w:r w:rsidRPr="0086372A">
        <w:rPr>
          <w:rFonts w:ascii="Arial" w:hAnsi="Arial" w:cs="Arial"/>
          <w:noProof/>
        </w:rPr>
        <w:t xml:space="preserve"> Pathogenic SYNGAP1 mutations impair cognitive </w:t>
      </w:r>
      <w:r w:rsidRPr="0086372A">
        <w:rPr>
          <w:rFonts w:ascii="Arial" w:hAnsi="Arial" w:cs="Arial"/>
          <w:noProof/>
        </w:rPr>
        <w:lastRenderedPageBreak/>
        <w:t xml:space="preserve">development by disrupting maturation of dendritic spine synapses. </w:t>
      </w:r>
      <w:r w:rsidRPr="0086372A">
        <w:rPr>
          <w:rFonts w:ascii="Arial" w:hAnsi="Arial" w:cs="Arial"/>
          <w:i/>
          <w:iCs/>
          <w:noProof/>
        </w:rPr>
        <w:t>Cell</w:t>
      </w:r>
      <w:r w:rsidRPr="0086372A">
        <w:rPr>
          <w:rFonts w:ascii="Arial" w:hAnsi="Arial" w:cs="Arial"/>
          <w:noProof/>
        </w:rPr>
        <w:t xml:space="preserve"> </w:t>
      </w:r>
      <w:r w:rsidRPr="0086372A">
        <w:rPr>
          <w:rFonts w:ascii="Arial" w:hAnsi="Arial" w:cs="Arial"/>
          <w:b/>
          <w:bCs/>
          <w:noProof/>
        </w:rPr>
        <w:t>151</w:t>
      </w:r>
      <w:r w:rsidRPr="0086372A">
        <w:rPr>
          <w:rFonts w:ascii="Arial" w:hAnsi="Arial" w:cs="Arial"/>
          <w:noProof/>
        </w:rPr>
        <w:t>, 709–723 (2012).</w:t>
      </w:r>
    </w:p>
    <w:p w14:paraId="22D1ABC7"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50.</w:t>
      </w:r>
      <w:r w:rsidRPr="0086372A">
        <w:rPr>
          <w:rFonts w:ascii="Arial" w:hAnsi="Arial" w:cs="Arial"/>
          <w:noProof/>
        </w:rPr>
        <w:tab/>
        <w:t xml:space="preserve">Klaassen, R. V. </w:t>
      </w:r>
      <w:r w:rsidRPr="0086372A">
        <w:rPr>
          <w:rFonts w:ascii="Arial" w:hAnsi="Arial" w:cs="Arial"/>
          <w:i/>
          <w:iCs/>
          <w:noProof/>
        </w:rPr>
        <w:t>et al.</w:t>
      </w:r>
      <w:r w:rsidRPr="0086372A">
        <w:rPr>
          <w:rFonts w:ascii="Arial" w:hAnsi="Arial" w:cs="Arial"/>
          <w:noProof/>
        </w:rPr>
        <w:t xml:space="preserve"> Shisa6 traps AMPA receptors at postsynaptic sites and prevents their desensitization during synaptic activity. </w:t>
      </w:r>
      <w:r w:rsidRPr="0086372A">
        <w:rPr>
          <w:rFonts w:ascii="Arial" w:hAnsi="Arial" w:cs="Arial"/>
          <w:i/>
          <w:iCs/>
          <w:noProof/>
        </w:rPr>
        <w:t>Nat. Commun.</w:t>
      </w:r>
      <w:r w:rsidRPr="0086372A">
        <w:rPr>
          <w:rFonts w:ascii="Arial" w:hAnsi="Arial" w:cs="Arial"/>
          <w:noProof/>
        </w:rPr>
        <w:t xml:space="preserve"> </w:t>
      </w:r>
      <w:r w:rsidRPr="0086372A">
        <w:rPr>
          <w:rFonts w:ascii="Arial" w:hAnsi="Arial" w:cs="Arial"/>
          <w:b/>
          <w:bCs/>
          <w:noProof/>
        </w:rPr>
        <w:t>7</w:t>
      </w:r>
      <w:r w:rsidRPr="0086372A">
        <w:rPr>
          <w:rFonts w:ascii="Arial" w:hAnsi="Arial" w:cs="Arial"/>
          <w:noProof/>
        </w:rPr>
        <w:t>, (2016).</w:t>
      </w:r>
    </w:p>
    <w:p w14:paraId="60B7BC12" w14:textId="77777777" w:rsidR="0086372A" w:rsidRPr="0086372A" w:rsidRDefault="0086372A" w:rsidP="0086372A">
      <w:pPr>
        <w:widowControl w:val="0"/>
        <w:autoSpaceDE w:val="0"/>
        <w:autoSpaceDN w:val="0"/>
        <w:adjustRightInd w:val="0"/>
        <w:ind w:left="640" w:hanging="640"/>
        <w:rPr>
          <w:rFonts w:ascii="Arial" w:hAnsi="Arial" w:cs="Arial"/>
          <w:noProof/>
          <w:lang w:val="it-IT"/>
          <w:rPrChange w:id="705" w:author="Jamie Courtland" w:date="2020-06-25T16:19:00Z">
            <w:rPr>
              <w:rFonts w:ascii="Arial" w:hAnsi="Arial" w:cs="Arial"/>
              <w:noProof/>
            </w:rPr>
          </w:rPrChange>
        </w:rPr>
      </w:pPr>
      <w:r w:rsidRPr="0086372A">
        <w:rPr>
          <w:rFonts w:ascii="Arial" w:hAnsi="Arial" w:cs="Arial"/>
          <w:noProof/>
        </w:rPr>
        <w:t>51.</w:t>
      </w:r>
      <w:r w:rsidRPr="0086372A">
        <w:rPr>
          <w:rFonts w:ascii="Arial" w:hAnsi="Arial" w:cs="Arial"/>
          <w:noProof/>
        </w:rPr>
        <w:tab/>
        <w:t xml:space="preserve">Hallett, P. J., Collins, T. L., Standaert, D. G. &amp; Dunah, A. W. Biochemical fractionation of brain tissue for studies of receptor distribution and trafficking. </w:t>
      </w:r>
      <w:r w:rsidRPr="0086372A">
        <w:rPr>
          <w:rFonts w:ascii="Arial" w:hAnsi="Arial" w:cs="Arial"/>
          <w:i/>
          <w:iCs/>
          <w:noProof/>
          <w:lang w:val="it-IT"/>
          <w:rPrChange w:id="706" w:author="Jamie Courtland" w:date="2020-06-25T16:19:00Z">
            <w:rPr>
              <w:rFonts w:ascii="Arial" w:hAnsi="Arial" w:cs="Arial"/>
              <w:i/>
              <w:iCs/>
              <w:noProof/>
            </w:rPr>
          </w:rPrChange>
        </w:rPr>
        <w:t>Curr. Protoc. Neurosci.</w:t>
      </w:r>
      <w:r w:rsidRPr="0086372A">
        <w:rPr>
          <w:rFonts w:ascii="Arial" w:hAnsi="Arial" w:cs="Arial"/>
          <w:noProof/>
          <w:lang w:val="it-IT"/>
          <w:rPrChange w:id="707" w:author="Jamie Courtland" w:date="2020-06-25T16:19:00Z">
            <w:rPr>
              <w:rFonts w:ascii="Arial" w:hAnsi="Arial" w:cs="Arial"/>
              <w:noProof/>
            </w:rPr>
          </w:rPrChange>
        </w:rPr>
        <w:t xml:space="preserve"> (2008). doi:10.1002/0471142301.ns0116s42</w:t>
      </w:r>
    </w:p>
    <w:p w14:paraId="03B6E306"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lang w:val="it-IT"/>
          <w:rPrChange w:id="708" w:author="Jamie Courtland" w:date="2020-06-25T16:19:00Z">
            <w:rPr>
              <w:rFonts w:ascii="Arial" w:hAnsi="Arial" w:cs="Arial"/>
              <w:noProof/>
            </w:rPr>
          </w:rPrChange>
        </w:rPr>
        <w:t>52.</w:t>
      </w:r>
      <w:r w:rsidRPr="0086372A">
        <w:rPr>
          <w:rFonts w:ascii="Arial" w:hAnsi="Arial" w:cs="Arial"/>
          <w:noProof/>
          <w:lang w:val="it-IT"/>
          <w:rPrChange w:id="709" w:author="Jamie Courtland" w:date="2020-06-25T16:19:00Z">
            <w:rPr>
              <w:rFonts w:ascii="Arial" w:hAnsi="Arial" w:cs="Arial"/>
              <w:noProof/>
            </w:rPr>
          </w:rPrChange>
        </w:rPr>
        <w:tab/>
        <w:t xml:space="preserve">Olmo, T. Del </w:t>
      </w:r>
      <w:r w:rsidRPr="0086372A">
        <w:rPr>
          <w:rFonts w:ascii="Arial" w:hAnsi="Arial" w:cs="Arial"/>
          <w:i/>
          <w:iCs/>
          <w:noProof/>
          <w:lang w:val="it-IT"/>
          <w:rPrChange w:id="710" w:author="Jamie Courtland" w:date="2020-06-25T16:19:00Z">
            <w:rPr>
              <w:rFonts w:ascii="Arial" w:hAnsi="Arial" w:cs="Arial"/>
              <w:i/>
              <w:iCs/>
              <w:noProof/>
            </w:rPr>
          </w:rPrChange>
        </w:rPr>
        <w:t>et al.</w:t>
      </w:r>
      <w:r w:rsidRPr="0086372A">
        <w:rPr>
          <w:rFonts w:ascii="Arial" w:hAnsi="Arial" w:cs="Arial"/>
          <w:noProof/>
          <w:lang w:val="it-IT"/>
          <w:rPrChange w:id="711" w:author="Jamie Courtland" w:date="2020-06-25T16:19:00Z">
            <w:rPr>
              <w:rFonts w:ascii="Arial" w:hAnsi="Arial" w:cs="Arial"/>
              <w:noProof/>
            </w:rPr>
          </w:rPrChange>
        </w:rPr>
        <w:t xml:space="preserve"> </w:t>
      </w:r>
      <w:r w:rsidRPr="0086372A">
        <w:rPr>
          <w:rFonts w:ascii="Arial" w:hAnsi="Arial" w:cs="Arial"/>
          <w:noProof/>
        </w:rPr>
        <w:t>APEX2-mediated RAB proximity labeling identifies a role for RAB21 in clathrin-independent cargo sorting. doi:10.15252/embr.201847192</w:t>
      </w:r>
    </w:p>
    <w:p w14:paraId="1A30008C"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lang w:val="fr-FR"/>
          <w:rPrChange w:id="712" w:author="Jamie Courtland" w:date="2020-06-25T16:19:00Z">
            <w:rPr>
              <w:rFonts w:ascii="Arial" w:hAnsi="Arial" w:cs="Arial"/>
              <w:noProof/>
            </w:rPr>
          </w:rPrChange>
        </w:rPr>
        <w:t>53.</w:t>
      </w:r>
      <w:r w:rsidRPr="0086372A">
        <w:rPr>
          <w:rFonts w:ascii="Arial" w:hAnsi="Arial" w:cs="Arial"/>
          <w:noProof/>
          <w:lang w:val="fr-FR"/>
          <w:rPrChange w:id="713" w:author="Jamie Courtland" w:date="2020-06-25T16:19:00Z">
            <w:rPr>
              <w:rFonts w:ascii="Arial" w:hAnsi="Arial" w:cs="Arial"/>
              <w:noProof/>
            </w:rPr>
          </w:rPrChange>
        </w:rPr>
        <w:tab/>
        <w:t xml:space="preserve">Simpson, J. C. </w:t>
      </w:r>
      <w:r w:rsidRPr="0086372A">
        <w:rPr>
          <w:rFonts w:ascii="Arial" w:hAnsi="Arial" w:cs="Arial"/>
          <w:i/>
          <w:iCs/>
          <w:noProof/>
          <w:lang w:val="fr-FR"/>
          <w:rPrChange w:id="714" w:author="Jamie Courtland" w:date="2020-06-25T16:19:00Z">
            <w:rPr>
              <w:rFonts w:ascii="Arial" w:hAnsi="Arial" w:cs="Arial"/>
              <w:i/>
              <w:iCs/>
              <w:noProof/>
            </w:rPr>
          </w:rPrChange>
        </w:rPr>
        <w:t>et al.</w:t>
      </w:r>
      <w:r w:rsidRPr="0086372A">
        <w:rPr>
          <w:rFonts w:ascii="Arial" w:hAnsi="Arial" w:cs="Arial"/>
          <w:noProof/>
          <w:lang w:val="fr-FR"/>
          <w:rPrChange w:id="715" w:author="Jamie Courtland" w:date="2020-06-25T16:19:00Z">
            <w:rPr>
              <w:rFonts w:ascii="Arial" w:hAnsi="Arial" w:cs="Arial"/>
              <w:noProof/>
            </w:rPr>
          </w:rPrChange>
        </w:rPr>
        <w:t xml:space="preserve"> </w:t>
      </w:r>
      <w:r w:rsidRPr="0086372A">
        <w:rPr>
          <w:rFonts w:ascii="Arial" w:hAnsi="Arial" w:cs="Arial"/>
          <w:noProof/>
        </w:rPr>
        <w:t xml:space="preserve">A role for the small GTPase Rab21 in the early endocytic pathway. </w:t>
      </w:r>
      <w:r w:rsidRPr="0086372A">
        <w:rPr>
          <w:rFonts w:ascii="Arial" w:hAnsi="Arial" w:cs="Arial"/>
          <w:i/>
          <w:iCs/>
          <w:noProof/>
        </w:rPr>
        <w:t>J. Cell Sci.</w:t>
      </w:r>
      <w:r w:rsidRPr="0086372A">
        <w:rPr>
          <w:rFonts w:ascii="Arial" w:hAnsi="Arial" w:cs="Arial"/>
          <w:noProof/>
        </w:rPr>
        <w:t xml:space="preserve"> </w:t>
      </w:r>
      <w:r w:rsidRPr="0086372A">
        <w:rPr>
          <w:rFonts w:ascii="Arial" w:hAnsi="Arial" w:cs="Arial"/>
          <w:b/>
          <w:bCs/>
          <w:noProof/>
        </w:rPr>
        <w:t>117</w:t>
      </w:r>
      <w:r w:rsidRPr="0086372A">
        <w:rPr>
          <w:rFonts w:ascii="Arial" w:hAnsi="Arial" w:cs="Arial"/>
          <w:noProof/>
        </w:rPr>
        <w:t>, 6297–6311 (2004).</w:t>
      </w:r>
    </w:p>
    <w:p w14:paraId="3E91CA82"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54.</w:t>
      </w:r>
      <w:r w:rsidRPr="0086372A">
        <w:rPr>
          <w:rFonts w:ascii="Arial" w:hAnsi="Arial" w:cs="Arial"/>
          <w:noProof/>
        </w:rPr>
        <w:tab/>
        <w:t xml:space="preserve">Kuil, L. E. </w:t>
      </w:r>
      <w:r w:rsidRPr="0086372A">
        <w:rPr>
          <w:rFonts w:ascii="Arial" w:hAnsi="Arial" w:cs="Arial"/>
          <w:i/>
          <w:iCs/>
          <w:noProof/>
        </w:rPr>
        <w:t>et al.</w:t>
      </w:r>
      <w:r w:rsidRPr="0086372A">
        <w:rPr>
          <w:rFonts w:ascii="Arial" w:hAnsi="Arial" w:cs="Arial"/>
          <w:noProof/>
        </w:rPr>
        <w:t xml:space="preserve"> Hexb enzyme deficiency leads to lysosomal abnormalities in radial glia and microglia in zebrafish brain development. </w:t>
      </w:r>
      <w:r w:rsidRPr="0086372A">
        <w:rPr>
          <w:rFonts w:ascii="Arial" w:hAnsi="Arial" w:cs="Arial"/>
          <w:i/>
          <w:iCs/>
          <w:noProof/>
        </w:rPr>
        <w:t>Glia</w:t>
      </w:r>
      <w:r w:rsidRPr="0086372A">
        <w:rPr>
          <w:rFonts w:ascii="Arial" w:hAnsi="Arial" w:cs="Arial"/>
          <w:noProof/>
        </w:rPr>
        <w:t xml:space="preserve"> </w:t>
      </w:r>
      <w:r w:rsidRPr="0086372A">
        <w:rPr>
          <w:rFonts w:ascii="Arial" w:hAnsi="Arial" w:cs="Arial"/>
          <w:b/>
          <w:bCs/>
          <w:noProof/>
        </w:rPr>
        <w:t>67</w:t>
      </w:r>
      <w:r w:rsidRPr="0086372A">
        <w:rPr>
          <w:rFonts w:ascii="Arial" w:hAnsi="Arial" w:cs="Arial"/>
          <w:noProof/>
        </w:rPr>
        <w:t>, 1705–1718 (2019).</w:t>
      </w:r>
    </w:p>
    <w:p w14:paraId="7A12BA49"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55.</w:t>
      </w:r>
      <w:r w:rsidRPr="0086372A">
        <w:rPr>
          <w:rFonts w:ascii="Arial" w:hAnsi="Arial" w:cs="Arial"/>
          <w:noProof/>
        </w:rPr>
        <w:tab/>
        <w:t xml:space="preserve">Tiribuzi, R. </w:t>
      </w:r>
      <w:r w:rsidRPr="0086372A">
        <w:rPr>
          <w:rFonts w:ascii="Arial" w:hAnsi="Arial" w:cs="Arial"/>
          <w:i/>
          <w:iCs/>
          <w:noProof/>
        </w:rPr>
        <w:t>et al.</w:t>
      </w:r>
      <w:r w:rsidRPr="0086372A">
        <w:rPr>
          <w:rFonts w:ascii="Arial" w:hAnsi="Arial" w:cs="Arial"/>
          <w:noProof/>
        </w:rPr>
        <w:t xml:space="preserve"> Lysosomal β-galactosidase and β-hexosaminidase activities correlate with clinical stages of dementia associated with Alzheimer’s disease and type 2 diabetes mellitus. </w:t>
      </w:r>
      <w:r w:rsidRPr="0086372A">
        <w:rPr>
          <w:rFonts w:ascii="Arial" w:hAnsi="Arial" w:cs="Arial"/>
          <w:i/>
          <w:iCs/>
          <w:noProof/>
        </w:rPr>
        <w:t>J. Alzheimer’s Dis.</w:t>
      </w:r>
      <w:r w:rsidRPr="0086372A">
        <w:rPr>
          <w:rFonts w:ascii="Arial" w:hAnsi="Arial" w:cs="Arial"/>
          <w:noProof/>
        </w:rPr>
        <w:t xml:space="preserve"> </w:t>
      </w:r>
      <w:r w:rsidRPr="0086372A">
        <w:rPr>
          <w:rFonts w:ascii="Arial" w:hAnsi="Arial" w:cs="Arial"/>
          <w:b/>
          <w:bCs/>
          <w:noProof/>
        </w:rPr>
        <w:t>24</w:t>
      </w:r>
      <w:r w:rsidRPr="0086372A">
        <w:rPr>
          <w:rFonts w:ascii="Arial" w:hAnsi="Arial" w:cs="Arial"/>
          <w:noProof/>
        </w:rPr>
        <w:t>, 785–797 (2011).</w:t>
      </w:r>
    </w:p>
    <w:p w14:paraId="3B81734A"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56.</w:t>
      </w:r>
      <w:r w:rsidRPr="0086372A">
        <w:rPr>
          <w:rFonts w:ascii="Arial" w:hAnsi="Arial" w:cs="Arial"/>
          <w:noProof/>
        </w:rPr>
        <w:tab/>
        <w:t xml:space="preserve">Elia, L. P., Mason, A. R., Alijagic, A. &amp; Finkbeiner, S. Genetic regulation of neuronal progranulin reveals a critical role for the autophagy-lysosome pathway. </w:t>
      </w:r>
      <w:r w:rsidRPr="0086372A">
        <w:rPr>
          <w:rFonts w:ascii="Arial" w:hAnsi="Arial" w:cs="Arial"/>
          <w:i/>
          <w:iCs/>
          <w:noProof/>
        </w:rPr>
        <w:t>J. Neurosci.</w:t>
      </w:r>
      <w:r w:rsidRPr="0086372A">
        <w:rPr>
          <w:rFonts w:ascii="Arial" w:hAnsi="Arial" w:cs="Arial"/>
          <w:noProof/>
        </w:rPr>
        <w:t xml:space="preserve"> </w:t>
      </w:r>
      <w:r w:rsidRPr="0086372A">
        <w:rPr>
          <w:rFonts w:ascii="Arial" w:hAnsi="Arial" w:cs="Arial"/>
          <w:b/>
          <w:bCs/>
          <w:noProof/>
        </w:rPr>
        <w:t>39</w:t>
      </w:r>
      <w:r w:rsidRPr="0086372A">
        <w:rPr>
          <w:rFonts w:ascii="Arial" w:hAnsi="Arial" w:cs="Arial"/>
          <w:noProof/>
        </w:rPr>
        <w:t>, 3332–3344 (2019).</w:t>
      </w:r>
    </w:p>
    <w:p w14:paraId="70309F98"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57.</w:t>
      </w:r>
      <w:r w:rsidRPr="0086372A">
        <w:rPr>
          <w:rFonts w:ascii="Arial" w:hAnsi="Arial" w:cs="Arial"/>
          <w:noProof/>
        </w:rPr>
        <w:tab/>
        <w:t xml:space="preserve">Mok, A., Cao, H. &amp; Hegele, R. A. Genomic basis of mucopolysaccharidosis type IIID (MIM 252940) revealed by sequencing of GNS encoding N-acetylglucosamine-6-sulfatase. </w:t>
      </w:r>
      <w:r w:rsidRPr="0086372A">
        <w:rPr>
          <w:rFonts w:ascii="Arial" w:hAnsi="Arial" w:cs="Arial"/>
          <w:i/>
          <w:iCs/>
          <w:noProof/>
        </w:rPr>
        <w:t>Genomics</w:t>
      </w:r>
      <w:r w:rsidRPr="0086372A">
        <w:rPr>
          <w:rFonts w:ascii="Arial" w:hAnsi="Arial" w:cs="Arial"/>
          <w:noProof/>
        </w:rPr>
        <w:t xml:space="preserve"> </w:t>
      </w:r>
      <w:r w:rsidRPr="0086372A">
        <w:rPr>
          <w:rFonts w:ascii="Arial" w:hAnsi="Arial" w:cs="Arial"/>
          <w:b/>
          <w:bCs/>
          <w:noProof/>
        </w:rPr>
        <w:t>81</w:t>
      </w:r>
      <w:r w:rsidRPr="0086372A">
        <w:rPr>
          <w:rFonts w:ascii="Arial" w:hAnsi="Arial" w:cs="Arial"/>
          <w:noProof/>
        </w:rPr>
        <w:t>, 1–5 (2003).</w:t>
      </w:r>
    </w:p>
    <w:p w14:paraId="14676F86"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58.</w:t>
      </w:r>
      <w:r w:rsidRPr="0086372A">
        <w:rPr>
          <w:rFonts w:ascii="Arial" w:hAnsi="Arial" w:cs="Arial"/>
          <w:noProof/>
        </w:rPr>
        <w:tab/>
        <w:t xml:space="preserve">Kim, H. J. </w:t>
      </w:r>
      <w:r w:rsidRPr="0086372A">
        <w:rPr>
          <w:rFonts w:ascii="Arial" w:hAnsi="Arial" w:cs="Arial"/>
          <w:i/>
          <w:iCs/>
          <w:noProof/>
        </w:rPr>
        <w:t>et al.</w:t>
      </w:r>
      <w:r w:rsidRPr="0086372A">
        <w:rPr>
          <w:rFonts w:ascii="Arial" w:hAnsi="Arial" w:cs="Arial"/>
          <w:noProof/>
        </w:rPr>
        <w:t xml:space="preserve"> Crosstalk between HSPA5 arginylation and sequential ubiquitination leads to AKT degradation through autophagy flux. </w:t>
      </w:r>
      <w:r w:rsidRPr="0086372A">
        <w:rPr>
          <w:rFonts w:ascii="Arial" w:hAnsi="Arial" w:cs="Arial"/>
          <w:i/>
          <w:iCs/>
          <w:noProof/>
        </w:rPr>
        <w:t>Autophagy</w:t>
      </w:r>
      <w:r w:rsidRPr="0086372A">
        <w:rPr>
          <w:rFonts w:ascii="Arial" w:hAnsi="Arial" w:cs="Arial"/>
          <w:noProof/>
        </w:rPr>
        <w:t xml:space="preserve"> (2020). doi:10.1080/15548627.2020.1740529</w:t>
      </w:r>
    </w:p>
    <w:p w14:paraId="5F2E3155"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59.</w:t>
      </w:r>
      <w:r w:rsidRPr="0086372A">
        <w:rPr>
          <w:rFonts w:ascii="Arial" w:hAnsi="Arial" w:cs="Arial"/>
          <w:noProof/>
        </w:rPr>
        <w:tab/>
        <w:t xml:space="preserve">Synofzik, M. </w:t>
      </w:r>
      <w:r w:rsidRPr="0086372A">
        <w:rPr>
          <w:rFonts w:ascii="Arial" w:hAnsi="Arial" w:cs="Arial"/>
          <w:i/>
          <w:iCs/>
          <w:noProof/>
        </w:rPr>
        <w:t>et al.</w:t>
      </w:r>
      <w:r w:rsidRPr="0086372A">
        <w:rPr>
          <w:rFonts w:ascii="Arial" w:hAnsi="Arial" w:cs="Arial"/>
          <w:noProof/>
        </w:rPr>
        <w:t xml:space="preserve"> Absence of BiP Co-chaperone DNAJC3 causes diabetes mellitus and multisystemic neurodegeneration. </w:t>
      </w:r>
      <w:r w:rsidRPr="0086372A">
        <w:rPr>
          <w:rFonts w:ascii="Arial" w:hAnsi="Arial" w:cs="Arial"/>
          <w:i/>
          <w:iCs/>
          <w:noProof/>
        </w:rPr>
        <w:t>Am. J. Hum. Genet.</w:t>
      </w:r>
      <w:r w:rsidRPr="0086372A">
        <w:rPr>
          <w:rFonts w:ascii="Arial" w:hAnsi="Arial" w:cs="Arial"/>
          <w:noProof/>
        </w:rPr>
        <w:t xml:space="preserve"> </w:t>
      </w:r>
      <w:r w:rsidRPr="0086372A">
        <w:rPr>
          <w:rFonts w:ascii="Arial" w:hAnsi="Arial" w:cs="Arial"/>
          <w:b/>
          <w:bCs/>
          <w:noProof/>
        </w:rPr>
        <w:t>95</w:t>
      </w:r>
      <w:r w:rsidRPr="0086372A">
        <w:rPr>
          <w:rFonts w:ascii="Arial" w:hAnsi="Arial" w:cs="Arial"/>
          <w:noProof/>
        </w:rPr>
        <w:t>, 689–697 (2014).</w:t>
      </w:r>
    </w:p>
    <w:p w14:paraId="0A2778ED"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60.</w:t>
      </w:r>
      <w:r w:rsidRPr="0086372A">
        <w:rPr>
          <w:rFonts w:ascii="Arial" w:hAnsi="Arial" w:cs="Arial"/>
          <w:noProof/>
        </w:rPr>
        <w:tab/>
        <w:t xml:space="preserve">Wang, T. </w:t>
      </w:r>
      <w:r w:rsidRPr="0086372A">
        <w:rPr>
          <w:rFonts w:ascii="Arial" w:hAnsi="Arial" w:cs="Arial"/>
          <w:i/>
          <w:iCs/>
          <w:noProof/>
        </w:rPr>
        <w:t>et al.</w:t>
      </w:r>
      <w:r w:rsidRPr="0086372A">
        <w:rPr>
          <w:rFonts w:ascii="Arial" w:hAnsi="Arial" w:cs="Arial"/>
          <w:noProof/>
        </w:rPr>
        <w:t xml:space="preserve"> The ER stress regulator Bip mediates cadmium-induced autophagy and neuronal senescence. </w:t>
      </w:r>
      <w:r w:rsidRPr="0086372A">
        <w:rPr>
          <w:rFonts w:ascii="Arial" w:hAnsi="Arial" w:cs="Arial"/>
          <w:i/>
          <w:iCs/>
          <w:noProof/>
        </w:rPr>
        <w:t>Sci. Rep.</w:t>
      </w:r>
      <w:r w:rsidRPr="0086372A">
        <w:rPr>
          <w:rFonts w:ascii="Arial" w:hAnsi="Arial" w:cs="Arial"/>
          <w:noProof/>
        </w:rPr>
        <w:t xml:space="preserve"> </w:t>
      </w:r>
      <w:r w:rsidRPr="0086372A">
        <w:rPr>
          <w:rFonts w:ascii="Arial" w:hAnsi="Arial" w:cs="Arial"/>
          <w:b/>
          <w:bCs/>
          <w:noProof/>
        </w:rPr>
        <w:t>6</w:t>
      </w:r>
      <w:r w:rsidRPr="0086372A">
        <w:rPr>
          <w:rFonts w:ascii="Arial" w:hAnsi="Arial" w:cs="Arial"/>
          <w:noProof/>
        </w:rPr>
        <w:t>, (2016).</w:t>
      </w:r>
    </w:p>
    <w:p w14:paraId="2756D6EB"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61.</w:t>
      </w:r>
      <w:r w:rsidRPr="0086372A">
        <w:rPr>
          <w:rFonts w:ascii="Arial" w:hAnsi="Arial" w:cs="Arial"/>
          <w:noProof/>
        </w:rPr>
        <w:tab/>
        <w:t xml:space="preserve">Bartels, A. K. </w:t>
      </w:r>
      <w:r w:rsidRPr="0086372A">
        <w:rPr>
          <w:rFonts w:ascii="Arial" w:hAnsi="Arial" w:cs="Arial"/>
          <w:i/>
          <w:iCs/>
          <w:noProof/>
        </w:rPr>
        <w:t>et al.</w:t>
      </w:r>
      <w:r w:rsidRPr="0086372A">
        <w:rPr>
          <w:rFonts w:ascii="Arial" w:hAnsi="Arial" w:cs="Arial"/>
          <w:noProof/>
        </w:rPr>
        <w:t xml:space="preserve"> KDEL receptor 1 contributes to cell surface association of protein disulfide isomerases. </w:t>
      </w:r>
      <w:r w:rsidRPr="0086372A">
        <w:rPr>
          <w:rFonts w:ascii="Arial" w:hAnsi="Arial" w:cs="Arial"/>
          <w:i/>
          <w:iCs/>
          <w:noProof/>
        </w:rPr>
        <w:t>Cell. Physiol. Biochem.</w:t>
      </w:r>
      <w:r w:rsidRPr="0086372A">
        <w:rPr>
          <w:rFonts w:ascii="Arial" w:hAnsi="Arial" w:cs="Arial"/>
          <w:noProof/>
        </w:rPr>
        <w:t xml:space="preserve"> </w:t>
      </w:r>
      <w:r w:rsidRPr="0086372A">
        <w:rPr>
          <w:rFonts w:ascii="Arial" w:hAnsi="Arial" w:cs="Arial"/>
          <w:b/>
          <w:bCs/>
          <w:noProof/>
        </w:rPr>
        <w:t>52</w:t>
      </w:r>
      <w:r w:rsidRPr="0086372A">
        <w:rPr>
          <w:rFonts w:ascii="Arial" w:hAnsi="Arial" w:cs="Arial"/>
          <w:noProof/>
        </w:rPr>
        <w:t>, 850–868 (2019).</w:t>
      </w:r>
    </w:p>
    <w:p w14:paraId="497FBF66"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62.</w:t>
      </w:r>
      <w:r w:rsidRPr="0086372A">
        <w:rPr>
          <w:rFonts w:ascii="Arial" w:hAnsi="Arial" w:cs="Arial"/>
          <w:noProof/>
        </w:rPr>
        <w:tab/>
        <w:t xml:space="preserve">Montibeller, L. &amp; de Belleroche, J. Amyotrophic lateral sclerosis (ALS) and Alzheimer’s disease (AD) are characterised by differential activation of ER stress pathways: focus on UPR target genes. </w:t>
      </w:r>
      <w:r w:rsidRPr="0086372A">
        <w:rPr>
          <w:rFonts w:ascii="Arial" w:hAnsi="Arial" w:cs="Arial"/>
          <w:i/>
          <w:iCs/>
          <w:noProof/>
        </w:rPr>
        <w:t>Cell Stress Chaperones</w:t>
      </w:r>
      <w:r w:rsidRPr="0086372A">
        <w:rPr>
          <w:rFonts w:ascii="Arial" w:hAnsi="Arial" w:cs="Arial"/>
          <w:noProof/>
        </w:rPr>
        <w:t xml:space="preserve"> </w:t>
      </w:r>
      <w:r w:rsidRPr="0086372A">
        <w:rPr>
          <w:rFonts w:ascii="Arial" w:hAnsi="Arial" w:cs="Arial"/>
          <w:b/>
          <w:bCs/>
          <w:noProof/>
        </w:rPr>
        <w:t>23</w:t>
      </w:r>
      <w:r w:rsidRPr="0086372A">
        <w:rPr>
          <w:rFonts w:ascii="Arial" w:hAnsi="Arial" w:cs="Arial"/>
          <w:noProof/>
        </w:rPr>
        <w:t>, 897–912 (2018).</w:t>
      </w:r>
    </w:p>
    <w:p w14:paraId="44DE9794"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63.</w:t>
      </w:r>
      <w:r w:rsidRPr="0086372A">
        <w:rPr>
          <w:rFonts w:ascii="Arial" w:hAnsi="Arial" w:cs="Arial"/>
          <w:noProof/>
        </w:rPr>
        <w:tab/>
        <w:t xml:space="preserve">Boatright, K. M. &amp; Salvesen, G. S. Mechanisms of caspase activation. </w:t>
      </w:r>
      <w:r w:rsidRPr="0086372A">
        <w:rPr>
          <w:rFonts w:ascii="Arial" w:hAnsi="Arial" w:cs="Arial"/>
          <w:i/>
          <w:iCs/>
          <w:noProof/>
        </w:rPr>
        <w:t>Current Opinion in Cell Biology</w:t>
      </w:r>
      <w:r w:rsidRPr="0086372A">
        <w:rPr>
          <w:rFonts w:ascii="Arial" w:hAnsi="Arial" w:cs="Arial"/>
          <w:noProof/>
        </w:rPr>
        <w:t xml:space="preserve"> </w:t>
      </w:r>
      <w:r w:rsidRPr="0086372A">
        <w:rPr>
          <w:rFonts w:ascii="Arial" w:hAnsi="Arial" w:cs="Arial"/>
          <w:b/>
          <w:bCs/>
          <w:noProof/>
        </w:rPr>
        <w:t>15</w:t>
      </w:r>
      <w:r w:rsidRPr="0086372A">
        <w:rPr>
          <w:rFonts w:ascii="Arial" w:hAnsi="Arial" w:cs="Arial"/>
          <w:noProof/>
        </w:rPr>
        <w:t>, 725–731 (2003).</w:t>
      </w:r>
    </w:p>
    <w:p w14:paraId="2A69D558"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64.</w:t>
      </w:r>
      <w:r w:rsidRPr="0086372A">
        <w:rPr>
          <w:rFonts w:ascii="Arial" w:hAnsi="Arial" w:cs="Arial"/>
          <w:noProof/>
        </w:rPr>
        <w:tab/>
        <w:t xml:space="preserve">Porter, A. G. &amp; Jänicke, R. U. Emerging roles of caspase-3 in apoptosis. </w:t>
      </w:r>
      <w:r w:rsidRPr="0086372A">
        <w:rPr>
          <w:rFonts w:ascii="Arial" w:hAnsi="Arial" w:cs="Arial"/>
          <w:i/>
          <w:iCs/>
          <w:noProof/>
        </w:rPr>
        <w:t>Cell Death and Differentiation</w:t>
      </w:r>
      <w:r w:rsidRPr="0086372A">
        <w:rPr>
          <w:rFonts w:ascii="Arial" w:hAnsi="Arial" w:cs="Arial"/>
          <w:noProof/>
        </w:rPr>
        <w:t xml:space="preserve"> </w:t>
      </w:r>
      <w:r w:rsidRPr="0086372A">
        <w:rPr>
          <w:rFonts w:ascii="Arial" w:hAnsi="Arial" w:cs="Arial"/>
          <w:b/>
          <w:bCs/>
          <w:noProof/>
        </w:rPr>
        <w:t>6</w:t>
      </w:r>
      <w:r w:rsidRPr="0086372A">
        <w:rPr>
          <w:rFonts w:ascii="Arial" w:hAnsi="Arial" w:cs="Arial"/>
          <w:noProof/>
        </w:rPr>
        <w:t>, 99–104 (1999).</w:t>
      </w:r>
    </w:p>
    <w:p w14:paraId="392A5CDF"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65.</w:t>
      </w:r>
      <w:r w:rsidRPr="0086372A">
        <w:rPr>
          <w:rFonts w:ascii="Arial" w:hAnsi="Arial" w:cs="Arial"/>
          <w:noProof/>
        </w:rPr>
        <w:tab/>
        <w:t xml:space="preserve">Blackstone, C., O’Kane, C. J. &amp; Reid, E. Hereditary spastic paraplegias: Membrane traffic and the motor pathway. </w:t>
      </w:r>
      <w:r w:rsidRPr="0086372A">
        <w:rPr>
          <w:rFonts w:ascii="Arial" w:hAnsi="Arial" w:cs="Arial"/>
          <w:i/>
          <w:iCs/>
          <w:noProof/>
        </w:rPr>
        <w:t>Nature Reviews Neuroscience</w:t>
      </w:r>
      <w:r w:rsidRPr="0086372A">
        <w:rPr>
          <w:rFonts w:ascii="Arial" w:hAnsi="Arial" w:cs="Arial"/>
          <w:noProof/>
        </w:rPr>
        <w:t xml:space="preserve"> </w:t>
      </w:r>
      <w:r w:rsidRPr="0086372A">
        <w:rPr>
          <w:rFonts w:ascii="Arial" w:hAnsi="Arial" w:cs="Arial"/>
          <w:b/>
          <w:bCs/>
          <w:noProof/>
        </w:rPr>
        <w:t>12</w:t>
      </w:r>
      <w:r w:rsidRPr="0086372A">
        <w:rPr>
          <w:rFonts w:ascii="Arial" w:hAnsi="Arial" w:cs="Arial"/>
          <w:noProof/>
        </w:rPr>
        <w:t>, 31–42 (2011).</w:t>
      </w:r>
    </w:p>
    <w:p w14:paraId="2939B0ED"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66.</w:t>
      </w:r>
      <w:r w:rsidRPr="0086372A">
        <w:rPr>
          <w:rFonts w:ascii="Arial" w:hAnsi="Arial" w:cs="Arial"/>
          <w:noProof/>
        </w:rPr>
        <w:tab/>
        <w:t xml:space="preserve">Slosarek, E. L. </w:t>
      </w:r>
      <w:r w:rsidRPr="0086372A">
        <w:rPr>
          <w:rFonts w:ascii="Arial" w:hAnsi="Arial" w:cs="Arial"/>
          <w:i/>
          <w:iCs/>
          <w:noProof/>
        </w:rPr>
        <w:t>et al.</w:t>
      </w:r>
      <w:r w:rsidRPr="0086372A">
        <w:rPr>
          <w:rFonts w:ascii="Arial" w:hAnsi="Arial" w:cs="Arial"/>
          <w:noProof/>
        </w:rPr>
        <w:t xml:space="preserve"> Pathogenic TFG Mutations Underlying Hereditary Spastic Paraplegia Impair Secretory Protein Trafficking and Axon Fasciculation. </w:t>
      </w:r>
      <w:r w:rsidRPr="0086372A">
        <w:rPr>
          <w:rFonts w:ascii="Arial" w:hAnsi="Arial" w:cs="Arial"/>
          <w:i/>
          <w:iCs/>
          <w:noProof/>
        </w:rPr>
        <w:t>Cell Rep.</w:t>
      </w:r>
      <w:r w:rsidRPr="0086372A">
        <w:rPr>
          <w:rFonts w:ascii="Arial" w:hAnsi="Arial" w:cs="Arial"/>
          <w:noProof/>
        </w:rPr>
        <w:t xml:space="preserve"> </w:t>
      </w:r>
      <w:r w:rsidRPr="0086372A">
        <w:rPr>
          <w:rFonts w:ascii="Arial" w:hAnsi="Arial" w:cs="Arial"/>
          <w:b/>
          <w:bCs/>
          <w:noProof/>
        </w:rPr>
        <w:lastRenderedPageBreak/>
        <w:t>24</w:t>
      </w:r>
      <w:r w:rsidRPr="0086372A">
        <w:rPr>
          <w:rFonts w:ascii="Arial" w:hAnsi="Arial" w:cs="Arial"/>
          <w:noProof/>
        </w:rPr>
        <w:t>, 2248–2260 (2018).</w:t>
      </w:r>
    </w:p>
    <w:p w14:paraId="25454CBD"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67.</w:t>
      </w:r>
      <w:r w:rsidRPr="0086372A">
        <w:rPr>
          <w:rFonts w:ascii="Arial" w:hAnsi="Arial" w:cs="Arial"/>
          <w:noProof/>
        </w:rPr>
        <w:tab/>
        <w:t xml:space="preserve">Wang, X., Huang, T., Bu, G. &amp; Xu, H. Dysregulation of protein trafficking in neurodegeneration. </w:t>
      </w:r>
      <w:r w:rsidRPr="0086372A">
        <w:rPr>
          <w:rFonts w:ascii="Arial" w:hAnsi="Arial" w:cs="Arial"/>
          <w:i/>
          <w:iCs/>
          <w:noProof/>
        </w:rPr>
        <w:t>Molecular neurodegeneration</w:t>
      </w:r>
      <w:r w:rsidRPr="0086372A">
        <w:rPr>
          <w:rFonts w:ascii="Arial" w:hAnsi="Arial" w:cs="Arial"/>
          <w:noProof/>
        </w:rPr>
        <w:t xml:space="preserve"> </w:t>
      </w:r>
      <w:r w:rsidRPr="0086372A">
        <w:rPr>
          <w:rFonts w:ascii="Arial" w:hAnsi="Arial" w:cs="Arial"/>
          <w:b/>
          <w:bCs/>
          <w:noProof/>
        </w:rPr>
        <w:t>9</w:t>
      </w:r>
      <w:r w:rsidRPr="0086372A">
        <w:rPr>
          <w:rFonts w:ascii="Arial" w:hAnsi="Arial" w:cs="Arial"/>
          <w:noProof/>
        </w:rPr>
        <w:t>, 31 (2014).</w:t>
      </w:r>
    </w:p>
    <w:p w14:paraId="6E9DC3ED"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68.</w:t>
      </w:r>
      <w:r w:rsidRPr="0086372A">
        <w:rPr>
          <w:rFonts w:ascii="Arial" w:hAnsi="Arial" w:cs="Arial"/>
          <w:noProof/>
        </w:rPr>
        <w:tab/>
        <w:t xml:space="preserve">Yoshikawa, M. </w:t>
      </w:r>
      <w:r w:rsidRPr="0086372A">
        <w:rPr>
          <w:rFonts w:ascii="Arial" w:hAnsi="Arial" w:cs="Arial"/>
          <w:i/>
          <w:iCs/>
          <w:noProof/>
        </w:rPr>
        <w:t>et al.</w:t>
      </w:r>
      <w:r w:rsidRPr="0086372A">
        <w:rPr>
          <w:rFonts w:ascii="Arial" w:hAnsi="Arial" w:cs="Arial"/>
          <w:noProof/>
        </w:rPr>
        <w:t xml:space="preserve"> CLC-3 deficiency leads to phenotypes similar to human neuronal ceroid lipofuscinosis. </w:t>
      </w:r>
      <w:r w:rsidRPr="0086372A">
        <w:rPr>
          <w:rFonts w:ascii="Arial" w:hAnsi="Arial" w:cs="Arial"/>
          <w:i/>
          <w:iCs/>
          <w:noProof/>
        </w:rPr>
        <w:t>Genes to Cells</w:t>
      </w:r>
      <w:r w:rsidRPr="0086372A">
        <w:rPr>
          <w:rFonts w:ascii="Arial" w:hAnsi="Arial" w:cs="Arial"/>
          <w:noProof/>
        </w:rPr>
        <w:t xml:space="preserve"> </w:t>
      </w:r>
      <w:r w:rsidRPr="0086372A">
        <w:rPr>
          <w:rFonts w:ascii="Arial" w:hAnsi="Arial" w:cs="Arial"/>
          <w:b/>
          <w:bCs/>
          <w:noProof/>
        </w:rPr>
        <w:t>7</w:t>
      </w:r>
      <w:r w:rsidRPr="0086372A">
        <w:rPr>
          <w:rFonts w:ascii="Arial" w:hAnsi="Arial" w:cs="Arial"/>
          <w:noProof/>
        </w:rPr>
        <w:t>, 597–605 (2002).</w:t>
      </w:r>
    </w:p>
    <w:p w14:paraId="35725010"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69.</w:t>
      </w:r>
      <w:r w:rsidRPr="0086372A">
        <w:rPr>
          <w:rFonts w:ascii="Arial" w:hAnsi="Arial" w:cs="Arial"/>
          <w:noProof/>
        </w:rPr>
        <w:tab/>
        <w:t xml:space="preserve">Poët, M. </w:t>
      </w:r>
      <w:r w:rsidRPr="0086372A">
        <w:rPr>
          <w:rFonts w:ascii="Arial" w:hAnsi="Arial" w:cs="Arial"/>
          <w:i/>
          <w:iCs/>
          <w:noProof/>
        </w:rPr>
        <w:t>et al.</w:t>
      </w:r>
      <w:r w:rsidRPr="0086372A">
        <w:rPr>
          <w:rFonts w:ascii="Arial" w:hAnsi="Arial" w:cs="Arial"/>
          <w:noProof/>
        </w:rPr>
        <w:t xml:space="preserve"> Lysosomal storage disease upon disruption of the neuronal chloride transport protein ClC-6. </w:t>
      </w:r>
      <w:r w:rsidRPr="0086372A">
        <w:rPr>
          <w:rFonts w:ascii="Arial" w:hAnsi="Arial" w:cs="Arial"/>
          <w:i/>
          <w:iCs/>
          <w:noProof/>
        </w:rPr>
        <w:t>Proc. Natl. Acad. Sci. U. S. A.</w:t>
      </w:r>
      <w:r w:rsidRPr="0086372A">
        <w:rPr>
          <w:rFonts w:ascii="Arial" w:hAnsi="Arial" w:cs="Arial"/>
          <w:noProof/>
        </w:rPr>
        <w:t xml:space="preserve"> </w:t>
      </w:r>
      <w:r w:rsidRPr="0086372A">
        <w:rPr>
          <w:rFonts w:ascii="Arial" w:hAnsi="Arial" w:cs="Arial"/>
          <w:b/>
          <w:bCs/>
          <w:noProof/>
        </w:rPr>
        <w:t>103</w:t>
      </w:r>
      <w:r w:rsidRPr="0086372A">
        <w:rPr>
          <w:rFonts w:ascii="Arial" w:hAnsi="Arial" w:cs="Arial"/>
          <w:noProof/>
        </w:rPr>
        <w:t>, 13854–13859 (2006).</w:t>
      </w:r>
    </w:p>
    <w:p w14:paraId="7D763E1D"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70.</w:t>
      </w:r>
      <w:r w:rsidRPr="0086372A">
        <w:rPr>
          <w:rFonts w:ascii="Arial" w:hAnsi="Arial" w:cs="Arial"/>
          <w:noProof/>
        </w:rPr>
        <w:tab/>
        <w:t xml:space="preserve">Valdez, C. </w:t>
      </w:r>
      <w:r w:rsidRPr="0086372A">
        <w:rPr>
          <w:rFonts w:ascii="Arial" w:hAnsi="Arial" w:cs="Arial"/>
          <w:i/>
          <w:iCs/>
          <w:noProof/>
        </w:rPr>
        <w:t>et al.</w:t>
      </w:r>
      <w:r w:rsidRPr="0086372A">
        <w:rPr>
          <w:rFonts w:ascii="Arial" w:hAnsi="Arial" w:cs="Arial"/>
          <w:noProof/>
        </w:rPr>
        <w:t xml:space="preserve"> Progranulin-mediated deficiency of cathepsin D results in FTD and NCL-like phenotypes in neurons derived from FTD patients. </w:t>
      </w:r>
      <w:r w:rsidRPr="0086372A">
        <w:rPr>
          <w:rFonts w:ascii="Arial" w:hAnsi="Arial" w:cs="Arial"/>
          <w:i/>
          <w:iCs/>
          <w:noProof/>
        </w:rPr>
        <w:t>Hum. Mol. Genet.</w:t>
      </w:r>
      <w:r w:rsidRPr="0086372A">
        <w:rPr>
          <w:rFonts w:ascii="Arial" w:hAnsi="Arial" w:cs="Arial"/>
          <w:noProof/>
        </w:rPr>
        <w:t xml:space="preserve"> </w:t>
      </w:r>
      <w:r w:rsidRPr="0086372A">
        <w:rPr>
          <w:rFonts w:ascii="Arial" w:hAnsi="Arial" w:cs="Arial"/>
          <w:b/>
          <w:bCs/>
          <w:noProof/>
        </w:rPr>
        <w:t>26</w:t>
      </w:r>
      <w:r w:rsidRPr="0086372A">
        <w:rPr>
          <w:rFonts w:ascii="Arial" w:hAnsi="Arial" w:cs="Arial"/>
          <w:noProof/>
        </w:rPr>
        <w:t>, 4861–4872 (2017).</w:t>
      </w:r>
    </w:p>
    <w:p w14:paraId="3C39E99A"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71.</w:t>
      </w:r>
      <w:r w:rsidRPr="0086372A">
        <w:rPr>
          <w:rFonts w:ascii="Arial" w:hAnsi="Arial" w:cs="Arial"/>
          <w:noProof/>
        </w:rPr>
        <w:tab/>
        <w:t xml:space="preserve">Höhn, A. &amp; Grune, T. Lipofuscin: Formation, effects and role of macroautophagy. </w:t>
      </w:r>
      <w:r w:rsidRPr="0086372A">
        <w:rPr>
          <w:rFonts w:ascii="Arial" w:hAnsi="Arial" w:cs="Arial"/>
          <w:i/>
          <w:iCs/>
          <w:noProof/>
        </w:rPr>
        <w:t>Redox Biology</w:t>
      </w:r>
      <w:r w:rsidRPr="0086372A">
        <w:rPr>
          <w:rFonts w:ascii="Arial" w:hAnsi="Arial" w:cs="Arial"/>
          <w:noProof/>
        </w:rPr>
        <w:t xml:space="preserve"> </w:t>
      </w:r>
      <w:r w:rsidRPr="0086372A">
        <w:rPr>
          <w:rFonts w:ascii="Arial" w:hAnsi="Arial" w:cs="Arial"/>
          <w:b/>
          <w:bCs/>
          <w:noProof/>
        </w:rPr>
        <w:t>1</w:t>
      </w:r>
      <w:r w:rsidRPr="0086372A">
        <w:rPr>
          <w:rFonts w:ascii="Arial" w:hAnsi="Arial" w:cs="Arial"/>
          <w:noProof/>
        </w:rPr>
        <w:t>, 140–144 (2013).</w:t>
      </w:r>
    </w:p>
    <w:p w14:paraId="14C39795"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72.</w:t>
      </w:r>
      <w:r w:rsidRPr="0086372A">
        <w:rPr>
          <w:rFonts w:ascii="Arial" w:hAnsi="Arial" w:cs="Arial"/>
          <w:noProof/>
        </w:rPr>
        <w:tab/>
        <w:t xml:space="preserve">TERMAN, A. &amp; BRUNK, U. T. Lipofuscin: Mechanisms of formation and increase with age. </w:t>
      </w:r>
      <w:r w:rsidRPr="0086372A">
        <w:rPr>
          <w:rFonts w:ascii="Arial" w:hAnsi="Arial" w:cs="Arial"/>
          <w:i/>
          <w:iCs/>
          <w:noProof/>
        </w:rPr>
        <w:t>APMIS</w:t>
      </w:r>
      <w:r w:rsidRPr="0086372A">
        <w:rPr>
          <w:rFonts w:ascii="Arial" w:hAnsi="Arial" w:cs="Arial"/>
          <w:noProof/>
        </w:rPr>
        <w:t xml:space="preserve"> </w:t>
      </w:r>
      <w:r w:rsidRPr="0086372A">
        <w:rPr>
          <w:rFonts w:ascii="Arial" w:hAnsi="Arial" w:cs="Arial"/>
          <w:b/>
          <w:bCs/>
          <w:noProof/>
        </w:rPr>
        <w:t>106</w:t>
      </w:r>
      <w:r w:rsidRPr="0086372A">
        <w:rPr>
          <w:rFonts w:ascii="Arial" w:hAnsi="Arial" w:cs="Arial"/>
          <w:noProof/>
        </w:rPr>
        <w:t>, 265–276 (1998).</w:t>
      </w:r>
    </w:p>
    <w:p w14:paraId="2E9AF26A"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73.</w:t>
      </w:r>
      <w:r w:rsidRPr="0086372A">
        <w:rPr>
          <w:rFonts w:ascii="Arial" w:hAnsi="Arial" w:cs="Arial"/>
          <w:noProof/>
        </w:rPr>
        <w:tab/>
        <w:t xml:space="preserve">Moreno-García, A., Kun, A., Calero, O., Medina, M. &amp; Calero, M. An overview of the role of lipofuscin in age-related neurodegeneration. </w:t>
      </w:r>
      <w:r w:rsidRPr="0086372A">
        <w:rPr>
          <w:rFonts w:ascii="Arial" w:hAnsi="Arial" w:cs="Arial"/>
          <w:i/>
          <w:iCs/>
          <w:noProof/>
        </w:rPr>
        <w:t>Frontiers in Neuroscience</w:t>
      </w:r>
      <w:r w:rsidRPr="0086372A">
        <w:rPr>
          <w:rFonts w:ascii="Arial" w:hAnsi="Arial" w:cs="Arial"/>
          <w:noProof/>
        </w:rPr>
        <w:t xml:space="preserve"> </w:t>
      </w:r>
      <w:r w:rsidRPr="0086372A">
        <w:rPr>
          <w:rFonts w:ascii="Arial" w:hAnsi="Arial" w:cs="Arial"/>
          <w:b/>
          <w:bCs/>
          <w:noProof/>
        </w:rPr>
        <w:t>12</w:t>
      </w:r>
      <w:r w:rsidRPr="0086372A">
        <w:rPr>
          <w:rFonts w:ascii="Arial" w:hAnsi="Arial" w:cs="Arial"/>
          <w:noProof/>
        </w:rPr>
        <w:t>, 464 (2018).</w:t>
      </w:r>
    </w:p>
    <w:p w14:paraId="0952AAB2"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74.</w:t>
      </w:r>
      <w:r w:rsidRPr="0086372A">
        <w:rPr>
          <w:rFonts w:ascii="Arial" w:hAnsi="Arial" w:cs="Arial"/>
          <w:noProof/>
        </w:rPr>
        <w:tab/>
        <w:t xml:space="preserve">Brunk, U. T. &amp; Terman, A. Lipofuscin: Mechanisms of age-related accumulation and influence on cell function. </w:t>
      </w:r>
      <w:r w:rsidRPr="0086372A">
        <w:rPr>
          <w:rFonts w:ascii="Arial" w:hAnsi="Arial" w:cs="Arial"/>
          <w:i/>
          <w:iCs/>
          <w:noProof/>
        </w:rPr>
        <w:t>Free Radic. Biol. Med.</w:t>
      </w:r>
      <w:r w:rsidRPr="0086372A">
        <w:rPr>
          <w:rFonts w:ascii="Arial" w:hAnsi="Arial" w:cs="Arial"/>
          <w:noProof/>
        </w:rPr>
        <w:t xml:space="preserve"> </w:t>
      </w:r>
      <w:r w:rsidRPr="0086372A">
        <w:rPr>
          <w:rFonts w:ascii="Arial" w:hAnsi="Arial" w:cs="Arial"/>
          <w:b/>
          <w:bCs/>
          <w:noProof/>
        </w:rPr>
        <w:t>33</w:t>
      </w:r>
      <w:r w:rsidRPr="0086372A">
        <w:rPr>
          <w:rFonts w:ascii="Arial" w:hAnsi="Arial" w:cs="Arial"/>
          <w:noProof/>
        </w:rPr>
        <w:t>, 611–619 (2002).</w:t>
      </w:r>
    </w:p>
    <w:p w14:paraId="436B2E81"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75.</w:t>
      </w:r>
      <w:r w:rsidRPr="0086372A">
        <w:rPr>
          <w:rFonts w:ascii="Arial" w:hAnsi="Arial" w:cs="Arial"/>
          <w:noProof/>
        </w:rPr>
        <w:tab/>
        <w:t xml:space="preserve">Powell, S. R. </w:t>
      </w:r>
      <w:r w:rsidRPr="0086372A">
        <w:rPr>
          <w:rFonts w:ascii="Arial" w:hAnsi="Arial" w:cs="Arial"/>
          <w:i/>
          <w:iCs/>
          <w:noProof/>
        </w:rPr>
        <w:t>et al.</w:t>
      </w:r>
      <w:r w:rsidRPr="0086372A">
        <w:rPr>
          <w:rFonts w:ascii="Arial" w:hAnsi="Arial" w:cs="Arial"/>
          <w:noProof/>
        </w:rPr>
        <w:t xml:space="preserve"> Aggregates of oxidized proteins (lipofuscin) induce apoptosis through proteasome inhibition and dysregulation of proapoptotic proteins. </w:t>
      </w:r>
      <w:r w:rsidRPr="0086372A">
        <w:rPr>
          <w:rFonts w:ascii="Arial" w:hAnsi="Arial" w:cs="Arial"/>
          <w:i/>
          <w:iCs/>
          <w:noProof/>
        </w:rPr>
        <w:t>Free Radic. Biol. Med.</w:t>
      </w:r>
      <w:r w:rsidRPr="0086372A">
        <w:rPr>
          <w:rFonts w:ascii="Arial" w:hAnsi="Arial" w:cs="Arial"/>
          <w:noProof/>
        </w:rPr>
        <w:t xml:space="preserve"> </w:t>
      </w:r>
      <w:r w:rsidRPr="0086372A">
        <w:rPr>
          <w:rFonts w:ascii="Arial" w:hAnsi="Arial" w:cs="Arial"/>
          <w:b/>
          <w:bCs/>
          <w:noProof/>
        </w:rPr>
        <w:t>38</w:t>
      </w:r>
      <w:r w:rsidRPr="0086372A">
        <w:rPr>
          <w:rFonts w:ascii="Arial" w:hAnsi="Arial" w:cs="Arial"/>
          <w:noProof/>
        </w:rPr>
        <w:t>, 1093–1101 (2005).</w:t>
      </w:r>
    </w:p>
    <w:p w14:paraId="01E3DB6A"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76.</w:t>
      </w:r>
      <w:r w:rsidRPr="0086372A">
        <w:rPr>
          <w:rFonts w:ascii="Arial" w:hAnsi="Arial" w:cs="Arial"/>
          <w:noProof/>
        </w:rPr>
        <w:tab/>
        <w:t xml:space="preserve">Maren, S. &amp; Holt, W. The hippocampus and contextual memory retrieval in Pavlovian conditioning. </w:t>
      </w:r>
      <w:r w:rsidRPr="0086372A">
        <w:rPr>
          <w:rFonts w:ascii="Arial" w:hAnsi="Arial" w:cs="Arial"/>
          <w:i/>
          <w:iCs/>
          <w:noProof/>
        </w:rPr>
        <w:t>Behav. Brain Res.</w:t>
      </w:r>
      <w:r w:rsidRPr="0086372A">
        <w:rPr>
          <w:rFonts w:ascii="Arial" w:hAnsi="Arial" w:cs="Arial"/>
          <w:noProof/>
        </w:rPr>
        <w:t xml:space="preserve"> </w:t>
      </w:r>
      <w:r w:rsidRPr="0086372A">
        <w:rPr>
          <w:rFonts w:ascii="Arial" w:hAnsi="Arial" w:cs="Arial"/>
          <w:b/>
          <w:bCs/>
          <w:noProof/>
        </w:rPr>
        <w:t>110</w:t>
      </w:r>
      <w:r w:rsidRPr="0086372A">
        <w:rPr>
          <w:rFonts w:ascii="Arial" w:hAnsi="Arial" w:cs="Arial"/>
          <w:noProof/>
        </w:rPr>
        <w:t>, 97–108 (2000).</w:t>
      </w:r>
    </w:p>
    <w:p w14:paraId="1D652F1A"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77.</w:t>
      </w:r>
      <w:r w:rsidRPr="0086372A">
        <w:rPr>
          <w:rFonts w:ascii="Arial" w:hAnsi="Arial" w:cs="Arial"/>
          <w:noProof/>
        </w:rPr>
        <w:tab/>
        <w:t xml:space="preserve">Vazdarjanova, A. &amp; McGaugh, J. L. Basolateral amygdala is not critical for cognitive memory of contextual fear conditioning. </w:t>
      </w:r>
      <w:r w:rsidRPr="0086372A">
        <w:rPr>
          <w:rFonts w:ascii="Arial" w:hAnsi="Arial" w:cs="Arial"/>
          <w:i/>
          <w:iCs/>
          <w:noProof/>
        </w:rPr>
        <w:t>Proc. Natl. Acad. Sci. U. S. A.</w:t>
      </w:r>
      <w:r w:rsidRPr="0086372A">
        <w:rPr>
          <w:rFonts w:ascii="Arial" w:hAnsi="Arial" w:cs="Arial"/>
          <w:noProof/>
        </w:rPr>
        <w:t xml:space="preserve"> </w:t>
      </w:r>
      <w:r w:rsidRPr="0086372A">
        <w:rPr>
          <w:rFonts w:ascii="Arial" w:hAnsi="Arial" w:cs="Arial"/>
          <w:b/>
          <w:bCs/>
          <w:noProof/>
        </w:rPr>
        <w:t>95</w:t>
      </w:r>
      <w:r w:rsidRPr="0086372A">
        <w:rPr>
          <w:rFonts w:ascii="Arial" w:hAnsi="Arial" w:cs="Arial"/>
          <w:noProof/>
        </w:rPr>
        <w:t>, 15003–15007 (1998).</w:t>
      </w:r>
    </w:p>
    <w:p w14:paraId="4DCCB7C3"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78.</w:t>
      </w:r>
      <w:r w:rsidRPr="0086372A">
        <w:rPr>
          <w:rFonts w:ascii="Arial" w:hAnsi="Arial" w:cs="Arial"/>
          <w:noProof/>
        </w:rPr>
        <w:tab/>
        <w:t xml:space="preserve">Goosens, K. A. &amp; Maren, S. Contextual and auditory fear conditioning are mediated by the lateral, basal, and central amygdaloid nuclei in rats. </w:t>
      </w:r>
      <w:r w:rsidRPr="0086372A">
        <w:rPr>
          <w:rFonts w:ascii="Arial" w:hAnsi="Arial" w:cs="Arial"/>
          <w:i/>
          <w:iCs/>
          <w:noProof/>
        </w:rPr>
        <w:t>Learn. Mem.</w:t>
      </w:r>
      <w:r w:rsidRPr="0086372A">
        <w:rPr>
          <w:rFonts w:ascii="Arial" w:hAnsi="Arial" w:cs="Arial"/>
          <w:noProof/>
        </w:rPr>
        <w:t xml:space="preserve"> </w:t>
      </w:r>
      <w:r w:rsidRPr="0086372A">
        <w:rPr>
          <w:rFonts w:ascii="Arial" w:hAnsi="Arial" w:cs="Arial"/>
          <w:b/>
          <w:bCs/>
          <w:noProof/>
        </w:rPr>
        <w:t>8</w:t>
      </w:r>
      <w:r w:rsidRPr="0086372A">
        <w:rPr>
          <w:rFonts w:ascii="Arial" w:hAnsi="Arial" w:cs="Arial"/>
          <w:noProof/>
        </w:rPr>
        <w:t>, 148–155 (2001).</w:t>
      </w:r>
    </w:p>
    <w:p w14:paraId="41B290FA"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79.</w:t>
      </w:r>
      <w:r w:rsidRPr="0086372A">
        <w:rPr>
          <w:rFonts w:ascii="Arial" w:hAnsi="Arial" w:cs="Arial"/>
          <w:noProof/>
        </w:rPr>
        <w:tab/>
        <w:t xml:space="preserve">Mann, A. &amp; Chesselet, M. F. Techniques for Motor Assessment in Rodents. in </w:t>
      </w:r>
      <w:r w:rsidRPr="0086372A">
        <w:rPr>
          <w:rFonts w:ascii="Arial" w:hAnsi="Arial" w:cs="Arial"/>
          <w:i/>
          <w:iCs/>
          <w:noProof/>
        </w:rPr>
        <w:t>Movement Disorders: Genetics and Models: Second Edition</w:t>
      </w:r>
      <w:r w:rsidRPr="0086372A">
        <w:rPr>
          <w:rFonts w:ascii="Arial" w:hAnsi="Arial" w:cs="Arial"/>
          <w:noProof/>
        </w:rPr>
        <w:t xml:space="preserve"> 139–157 (Elsevier Inc., 2015). doi:10.1016/B978-0-12-405195-9.00008-1</w:t>
      </w:r>
    </w:p>
    <w:p w14:paraId="7A709830"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lang w:val="da-DK"/>
          <w:rPrChange w:id="716" w:author="Jamie Courtland" w:date="2020-06-25T16:19:00Z">
            <w:rPr>
              <w:rFonts w:ascii="Arial" w:hAnsi="Arial" w:cs="Arial"/>
              <w:noProof/>
            </w:rPr>
          </w:rPrChange>
        </w:rPr>
        <w:t>80.</w:t>
      </w:r>
      <w:r w:rsidRPr="0086372A">
        <w:rPr>
          <w:rFonts w:ascii="Arial" w:hAnsi="Arial" w:cs="Arial"/>
          <w:noProof/>
          <w:lang w:val="da-DK"/>
          <w:rPrChange w:id="717" w:author="Jamie Courtland" w:date="2020-06-25T16:19:00Z">
            <w:rPr>
              <w:rFonts w:ascii="Arial" w:hAnsi="Arial" w:cs="Arial"/>
              <w:noProof/>
            </w:rPr>
          </w:rPrChange>
        </w:rPr>
        <w:tab/>
        <w:t xml:space="preserve">Beare, J. E. </w:t>
      </w:r>
      <w:r w:rsidRPr="0086372A">
        <w:rPr>
          <w:rFonts w:ascii="Arial" w:hAnsi="Arial" w:cs="Arial"/>
          <w:i/>
          <w:iCs/>
          <w:noProof/>
          <w:lang w:val="da-DK"/>
          <w:rPrChange w:id="718" w:author="Jamie Courtland" w:date="2020-06-25T16:19:00Z">
            <w:rPr>
              <w:rFonts w:ascii="Arial" w:hAnsi="Arial" w:cs="Arial"/>
              <w:i/>
              <w:iCs/>
              <w:noProof/>
            </w:rPr>
          </w:rPrChange>
        </w:rPr>
        <w:t>et al.</w:t>
      </w:r>
      <w:r w:rsidRPr="0086372A">
        <w:rPr>
          <w:rFonts w:ascii="Arial" w:hAnsi="Arial" w:cs="Arial"/>
          <w:noProof/>
          <w:lang w:val="da-DK"/>
          <w:rPrChange w:id="719" w:author="Jamie Courtland" w:date="2020-06-25T16:19:00Z">
            <w:rPr>
              <w:rFonts w:ascii="Arial" w:hAnsi="Arial" w:cs="Arial"/>
              <w:noProof/>
            </w:rPr>
          </w:rPrChange>
        </w:rPr>
        <w:t xml:space="preserve"> </w:t>
      </w:r>
      <w:r w:rsidRPr="0086372A">
        <w:rPr>
          <w:rFonts w:ascii="Arial" w:hAnsi="Arial" w:cs="Arial"/>
          <w:noProof/>
        </w:rPr>
        <w:t xml:space="preserve">Gait analysis in normal and spinal contused mice using the treadscan system. </w:t>
      </w:r>
      <w:r w:rsidRPr="0086372A">
        <w:rPr>
          <w:rFonts w:ascii="Arial" w:hAnsi="Arial" w:cs="Arial"/>
          <w:i/>
          <w:iCs/>
          <w:noProof/>
        </w:rPr>
        <w:t>J. Neurotrauma</w:t>
      </w:r>
      <w:r w:rsidRPr="0086372A">
        <w:rPr>
          <w:rFonts w:ascii="Arial" w:hAnsi="Arial" w:cs="Arial"/>
          <w:noProof/>
        </w:rPr>
        <w:t xml:space="preserve"> </w:t>
      </w:r>
      <w:r w:rsidRPr="0086372A">
        <w:rPr>
          <w:rFonts w:ascii="Arial" w:hAnsi="Arial" w:cs="Arial"/>
          <w:b/>
          <w:bCs/>
          <w:noProof/>
        </w:rPr>
        <w:t>26</w:t>
      </w:r>
      <w:r w:rsidRPr="0086372A">
        <w:rPr>
          <w:rFonts w:ascii="Arial" w:hAnsi="Arial" w:cs="Arial"/>
          <w:noProof/>
        </w:rPr>
        <w:t>, 2045–2056 (2009).</w:t>
      </w:r>
    </w:p>
    <w:p w14:paraId="4C8B73AE"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81.</w:t>
      </w:r>
      <w:r w:rsidRPr="0086372A">
        <w:rPr>
          <w:rFonts w:ascii="Arial" w:hAnsi="Arial" w:cs="Arial"/>
          <w:noProof/>
        </w:rPr>
        <w:tab/>
        <w:t xml:space="preserve">Ye, H. </w:t>
      </w:r>
      <w:r w:rsidRPr="0086372A">
        <w:rPr>
          <w:rFonts w:ascii="Arial" w:hAnsi="Arial" w:cs="Arial"/>
          <w:i/>
          <w:iCs/>
          <w:noProof/>
        </w:rPr>
        <w:t>et al.</w:t>
      </w:r>
      <w:r w:rsidRPr="0086372A">
        <w:rPr>
          <w:rFonts w:ascii="Arial" w:hAnsi="Arial" w:cs="Arial"/>
          <w:noProof/>
        </w:rPr>
        <w:t xml:space="preserve"> Retromer subunit, VPS29, regulates synaptic transmission and is required for endolysosomal function in the aging brain. </w:t>
      </w:r>
      <w:r w:rsidRPr="0086372A">
        <w:rPr>
          <w:rFonts w:ascii="Arial" w:hAnsi="Arial" w:cs="Arial"/>
          <w:i/>
          <w:iCs/>
          <w:noProof/>
        </w:rPr>
        <w:t>Elife</w:t>
      </w:r>
      <w:r w:rsidRPr="0086372A">
        <w:rPr>
          <w:rFonts w:ascii="Arial" w:hAnsi="Arial" w:cs="Arial"/>
          <w:noProof/>
        </w:rPr>
        <w:t xml:space="preserve"> </w:t>
      </w:r>
      <w:r w:rsidRPr="0086372A">
        <w:rPr>
          <w:rFonts w:ascii="Arial" w:hAnsi="Arial" w:cs="Arial"/>
          <w:b/>
          <w:bCs/>
          <w:noProof/>
        </w:rPr>
        <w:t>9</w:t>
      </w:r>
      <w:r w:rsidRPr="0086372A">
        <w:rPr>
          <w:rFonts w:ascii="Arial" w:hAnsi="Arial" w:cs="Arial"/>
          <w:noProof/>
        </w:rPr>
        <w:t>, (2020).</w:t>
      </w:r>
    </w:p>
    <w:p w14:paraId="1CE1B8FF"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82.</w:t>
      </w:r>
      <w:r w:rsidRPr="0086372A">
        <w:rPr>
          <w:rFonts w:ascii="Arial" w:hAnsi="Arial" w:cs="Arial"/>
          <w:noProof/>
        </w:rPr>
        <w:tab/>
        <w:t xml:space="preserve">Zimprich, A. </w:t>
      </w:r>
      <w:r w:rsidRPr="0086372A">
        <w:rPr>
          <w:rFonts w:ascii="Arial" w:hAnsi="Arial" w:cs="Arial"/>
          <w:i/>
          <w:iCs/>
          <w:noProof/>
        </w:rPr>
        <w:t>et al.</w:t>
      </w:r>
      <w:r w:rsidRPr="0086372A">
        <w:rPr>
          <w:rFonts w:ascii="Arial" w:hAnsi="Arial" w:cs="Arial"/>
          <w:noProof/>
        </w:rPr>
        <w:t xml:space="preserve"> A mutation in VPS35, encoding a subunit of the retromer complex, causes late-onset parkinson disease. </w:t>
      </w:r>
      <w:r w:rsidRPr="0086372A">
        <w:rPr>
          <w:rFonts w:ascii="Arial" w:hAnsi="Arial" w:cs="Arial"/>
          <w:i/>
          <w:iCs/>
          <w:noProof/>
        </w:rPr>
        <w:t>Am. J. Hum. Genet.</w:t>
      </w:r>
      <w:r w:rsidRPr="0086372A">
        <w:rPr>
          <w:rFonts w:ascii="Arial" w:hAnsi="Arial" w:cs="Arial"/>
          <w:noProof/>
        </w:rPr>
        <w:t xml:space="preserve"> </w:t>
      </w:r>
      <w:r w:rsidRPr="0086372A">
        <w:rPr>
          <w:rFonts w:ascii="Arial" w:hAnsi="Arial" w:cs="Arial"/>
          <w:b/>
          <w:bCs/>
          <w:noProof/>
        </w:rPr>
        <w:t>89</w:t>
      </w:r>
      <w:r w:rsidRPr="0086372A">
        <w:rPr>
          <w:rFonts w:ascii="Arial" w:hAnsi="Arial" w:cs="Arial"/>
          <w:noProof/>
        </w:rPr>
        <w:t>, 168–175 (2011).</w:t>
      </w:r>
    </w:p>
    <w:p w14:paraId="1A82DFDD"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83.</w:t>
      </w:r>
      <w:r w:rsidRPr="0086372A">
        <w:rPr>
          <w:rFonts w:ascii="Arial" w:hAnsi="Arial" w:cs="Arial"/>
          <w:noProof/>
        </w:rPr>
        <w:tab/>
        <w:t xml:space="preserve">Halff, E. F., Szulc, B. R., Lesept, F. &amp; Kittler, J. T. SNX27-Mediated Recycling of Neuroligin-2 Regulates Inhibitory Signaling. </w:t>
      </w:r>
      <w:r w:rsidRPr="0086372A">
        <w:rPr>
          <w:rFonts w:ascii="Arial" w:hAnsi="Arial" w:cs="Arial"/>
          <w:i/>
          <w:iCs/>
          <w:noProof/>
        </w:rPr>
        <w:t>Cell Rep.</w:t>
      </w:r>
      <w:r w:rsidRPr="0086372A">
        <w:rPr>
          <w:rFonts w:ascii="Arial" w:hAnsi="Arial" w:cs="Arial"/>
          <w:noProof/>
        </w:rPr>
        <w:t xml:space="preserve"> </w:t>
      </w:r>
      <w:r w:rsidRPr="0086372A">
        <w:rPr>
          <w:rFonts w:ascii="Arial" w:hAnsi="Arial" w:cs="Arial"/>
          <w:b/>
          <w:bCs/>
          <w:noProof/>
        </w:rPr>
        <w:t>29</w:t>
      </w:r>
      <w:r w:rsidRPr="0086372A">
        <w:rPr>
          <w:rFonts w:ascii="Arial" w:hAnsi="Arial" w:cs="Arial"/>
          <w:noProof/>
        </w:rPr>
        <w:t>, 2599-2607.e6 (2019).</w:t>
      </w:r>
    </w:p>
    <w:p w14:paraId="29D2D0DE"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84.</w:t>
      </w:r>
      <w:r w:rsidRPr="0086372A">
        <w:rPr>
          <w:rFonts w:ascii="Arial" w:hAnsi="Arial" w:cs="Arial"/>
          <w:noProof/>
        </w:rPr>
        <w:tab/>
        <w:t xml:space="preserve">Harbour, M. E., Breusegem, S. Y. &amp; Seaman, M. N. J. Recruitment of the endosomal WASH complex is mediated by the extended ‘tail’ of Fam21 binding to the retromer protein Vps35. </w:t>
      </w:r>
      <w:r w:rsidRPr="0086372A">
        <w:rPr>
          <w:rFonts w:ascii="Arial" w:hAnsi="Arial" w:cs="Arial"/>
          <w:i/>
          <w:iCs/>
          <w:noProof/>
        </w:rPr>
        <w:t>Biochem. J.</w:t>
      </w:r>
      <w:r w:rsidRPr="0086372A">
        <w:rPr>
          <w:rFonts w:ascii="Arial" w:hAnsi="Arial" w:cs="Arial"/>
          <w:noProof/>
        </w:rPr>
        <w:t xml:space="preserve"> </w:t>
      </w:r>
      <w:r w:rsidRPr="0086372A">
        <w:rPr>
          <w:rFonts w:ascii="Arial" w:hAnsi="Arial" w:cs="Arial"/>
          <w:b/>
          <w:bCs/>
          <w:noProof/>
        </w:rPr>
        <w:t>442</w:t>
      </w:r>
      <w:r w:rsidRPr="0086372A">
        <w:rPr>
          <w:rFonts w:ascii="Arial" w:hAnsi="Arial" w:cs="Arial"/>
          <w:noProof/>
        </w:rPr>
        <w:t>, 209–220 (2012).</w:t>
      </w:r>
    </w:p>
    <w:p w14:paraId="17A3953D"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lastRenderedPageBreak/>
        <w:t>85.</w:t>
      </w:r>
      <w:r w:rsidRPr="0086372A">
        <w:rPr>
          <w:rFonts w:ascii="Arial" w:hAnsi="Arial" w:cs="Arial"/>
          <w:noProof/>
        </w:rPr>
        <w:tab/>
        <w:t xml:space="preserve">Pan, Y. F., Viklund, I. M., Tsai, H. H., Pettersson, S. &amp; Maruyama, I. N. The ulcerative colitis marker protein WAFL interacts with accessory proteins in endocytosis. </w:t>
      </w:r>
      <w:r w:rsidRPr="0086372A">
        <w:rPr>
          <w:rFonts w:ascii="Arial" w:hAnsi="Arial" w:cs="Arial"/>
          <w:i/>
          <w:iCs/>
          <w:noProof/>
        </w:rPr>
        <w:t>Int. J. Biol. Sci.</w:t>
      </w:r>
      <w:r w:rsidRPr="0086372A">
        <w:rPr>
          <w:rFonts w:ascii="Arial" w:hAnsi="Arial" w:cs="Arial"/>
          <w:noProof/>
        </w:rPr>
        <w:t xml:space="preserve"> </w:t>
      </w:r>
      <w:r w:rsidRPr="0086372A">
        <w:rPr>
          <w:rFonts w:ascii="Arial" w:hAnsi="Arial" w:cs="Arial"/>
          <w:b/>
          <w:bCs/>
          <w:noProof/>
        </w:rPr>
        <w:t>6</w:t>
      </w:r>
      <w:r w:rsidRPr="0086372A">
        <w:rPr>
          <w:rFonts w:ascii="Arial" w:hAnsi="Arial" w:cs="Arial"/>
          <w:noProof/>
        </w:rPr>
        <w:t>, 163–171 (2010).</w:t>
      </w:r>
    </w:p>
    <w:p w14:paraId="79A10EA9"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86.</w:t>
      </w:r>
      <w:r w:rsidRPr="0086372A">
        <w:rPr>
          <w:rFonts w:ascii="Arial" w:hAnsi="Arial" w:cs="Arial"/>
          <w:noProof/>
        </w:rPr>
        <w:tab/>
        <w:t xml:space="preserve">Fedoseienko, A. </w:t>
      </w:r>
      <w:r w:rsidRPr="0086372A">
        <w:rPr>
          <w:rFonts w:ascii="Arial" w:hAnsi="Arial" w:cs="Arial"/>
          <w:i/>
          <w:iCs/>
          <w:noProof/>
        </w:rPr>
        <w:t>et al.</w:t>
      </w:r>
      <w:r w:rsidRPr="0086372A">
        <w:rPr>
          <w:rFonts w:ascii="Arial" w:hAnsi="Arial" w:cs="Arial"/>
          <w:noProof/>
        </w:rPr>
        <w:t xml:space="preserve"> The COMMD family regulates plasma LDL levels and attenuates atherosclerosis through stabilizing the CCC complex in endosomal LDLR traffcking. </w:t>
      </w:r>
      <w:r w:rsidRPr="0086372A">
        <w:rPr>
          <w:rFonts w:ascii="Arial" w:hAnsi="Arial" w:cs="Arial"/>
          <w:i/>
          <w:iCs/>
          <w:noProof/>
        </w:rPr>
        <w:t>Circ. Res.</w:t>
      </w:r>
      <w:r w:rsidRPr="0086372A">
        <w:rPr>
          <w:rFonts w:ascii="Arial" w:hAnsi="Arial" w:cs="Arial"/>
          <w:noProof/>
        </w:rPr>
        <w:t xml:space="preserve"> </w:t>
      </w:r>
      <w:r w:rsidRPr="0086372A">
        <w:rPr>
          <w:rFonts w:ascii="Arial" w:hAnsi="Arial" w:cs="Arial"/>
          <w:b/>
          <w:bCs/>
          <w:noProof/>
        </w:rPr>
        <w:t>122</w:t>
      </w:r>
      <w:r w:rsidRPr="0086372A">
        <w:rPr>
          <w:rFonts w:ascii="Arial" w:hAnsi="Arial" w:cs="Arial"/>
          <w:noProof/>
        </w:rPr>
        <w:t>, 1648–1660 (2018).</w:t>
      </w:r>
    </w:p>
    <w:p w14:paraId="32BC70DE"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87.</w:t>
      </w:r>
      <w:r w:rsidRPr="0086372A">
        <w:rPr>
          <w:rFonts w:ascii="Arial" w:hAnsi="Arial" w:cs="Arial"/>
          <w:noProof/>
        </w:rPr>
        <w:tab/>
        <w:t xml:space="preserve">Ward, M. E. </w:t>
      </w:r>
      <w:r w:rsidRPr="0086372A">
        <w:rPr>
          <w:rFonts w:ascii="Arial" w:hAnsi="Arial" w:cs="Arial"/>
          <w:i/>
          <w:iCs/>
          <w:noProof/>
        </w:rPr>
        <w:t>et al.</w:t>
      </w:r>
      <w:r w:rsidRPr="0086372A">
        <w:rPr>
          <w:rFonts w:ascii="Arial" w:hAnsi="Arial" w:cs="Arial"/>
          <w:noProof/>
        </w:rPr>
        <w:t xml:space="preserve"> Individuals with progranulin haploinsufficiency exhibit features of neuronal ceroid lipofuscinosis. </w:t>
      </w:r>
      <w:r w:rsidRPr="0086372A">
        <w:rPr>
          <w:rFonts w:ascii="Arial" w:hAnsi="Arial" w:cs="Arial"/>
          <w:i/>
          <w:iCs/>
          <w:noProof/>
        </w:rPr>
        <w:t>Sci. Transl. Med.</w:t>
      </w:r>
      <w:r w:rsidRPr="0086372A">
        <w:rPr>
          <w:rFonts w:ascii="Arial" w:hAnsi="Arial" w:cs="Arial"/>
          <w:noProof/>
        </w:rPr>
        <w:t xml:space="preserve"> </w:t>
      </w:r>
      <w:r w:rsidRPr="0086372A">
        <w:rPr>
          <w:rFonts w:ascii="Arial" w:hAnsi="Arial" w:cs="Arial"/>
          <w:b/>
          <w:bCs/>
          <w:noProof/>
        </w:rPr>
        <w:t>9</w:t>
      </w:r>
      <w:r w:rsidRPr="0086372A">
        <w:rPr>
          <w:rFonts w:ascii="Arial" w:hAnsi="Arial" w:cs="Arial"/>
          <w:noProof/>
        </w:rPr>
        <w:t>, (2017).</w:t>
      </w:r>
    </w:p>
    <w:p w14:paraId="0242B7B7"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88.</w:t>
      </w:r>
      <w:r w:rsidRPr="0086372A">
        <w:rPr>
          <w:rFonts w:ascii="Arial" w:hAnsi="Arial" w:cs="Arial"/>
          <w:noProof/>
        </w:rPr>
        <w:tab/>
        <w:t xml:space="preserve">Zampieri, S. </w:t>
      </w:r>
      <w:r w:rsidRPr="0086372A">
        <w:rPr>
          <w:rFonts w:ascii="Arial" w:hAnsi="Arial" w:cs="Arial"/>
          <w:i/>
          <w:iCs/>
          <w:noProof/>
        </w:rPr>
        <w:t>et al.</w:t>
      </w:r>
      <w:r w:rsidRPr="0086372A">
        <w:rPr>
          <w:rFonts w:ascii="Arial" w:hAnsi="Arial" w:cs="Arial"/>
          <w:noProof/>
        </w:rPr>
        <w:t xml:space="preserve"> Molecular and functional analysis of the HEXB gene in Italian patients affected with Sandhoff disease: Identification of six novel alleles. </w:t>
      </w:r>
      <w:r w:rsidRPr="0086372A">
        <w:rPr>
          <w:rFonts w:ascii="Arial" w:hAnsi="Arial" w:cs="Arial"/>
          <w:i/>
          <w:iCs/>
          <w:noProof/>
        </w:rPr>
        <w:t>Neurogenetics</w:t>
      </w:r>
      <w:r w:rsidRPr="0086372A">
        <w:rPr>
          <w:rFonts w:ascii="Arial" w:hAnsi="Arial" w:cs="Arial"/>
          <w:noProof/>
        </w:rPr>
        <w:t xml:space="preserve"> </w:t>
      </w:r>
      <w:r w:rsidRPr="0086372A">
        <w:rPr>
          <w:rFonts w:ascii="Arial" w:hAnsi="Arial" w:cs="Arial"/>
          <w:b/>
          <w:bCs/>
          <w:noProof/>
        </w:rPr>
        <w:t>10</w:t>
      </w:r>
      <w:r w:rsidRPr="0086372A">
        <w:rPr>
          <w:rFonts w:ascii="Arial" w:hAnsi="Arial" w:cs="Arial"/>
          <w:noProof/>
        </w:rPr>
        <w:t>, 49–58 (2009).</w:t>
      </w:r>
    </w:p>
    <w:p w14:paraId="548E8A65"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89.</w:t>
      </w:r>
      <w:r w:rsidRPr="0086372A">
        <w:rPr>
          <w:rFonts w:ascii="Arial" w:hAnsi="Arial" w:cs="Arial"/>
          <w:noProof/>
        </w:rPr>
        <w:tab/>
        <w:t xml:space="preserve">Tanaka, Y. </w:t>
      </w:r>
      <w:r w:rsidRPr="0086372A">
        <w:rPr>
          <w:rFonts w:ascii="Arial" w:hAnsi="Arial" w:cs="Arial"/>
          <w:i/>
          <w:iCs/>
          <w:noProof/>
        </w:rPr>
        <w:t>et al.</w:t>
      </w:r>
      <w:r w:rsidRPr="0086372A">
        <w:rPr>
          <w:rFonts w:ascii="Arial" w:hAnsi="Arial" w:cs="Arial"/>
          <w:noProof/>
        </w:rPr>
        <w:t xml:space="preserve"> Progranulin regulates lysosomal function and biogenesis through acidification of lysosomes. </w:t>
      </w:r>
      <w:r w:rsidRPr="0086372A">
        <w:rPr>
          <w:rFonts w:ascii="Arial" w:hAnsi="Arial" w:cs="Arial"/>
          <w:i/>
          <w:iCs/>
          <w:noProof/>
        </w:rPr>
        <w:t>Hum. Mol. Genet.</w:t>
      </w:r>
      <w:r w:rsidRPr="0086372A">
        <w:rPr>
          <w:rFonts w:ascii="Arial" w:hAnsi="Arial" w:cs="Arial"/>
          <w:noProof/>
        </w:rPr>
        <w:t xml:space="preserve"> </w:t>
      </w:r>
      <w:r w:rsidRPr="0086372A">
        <w:rPr>
          <w:rFonts w:ascii="Arial" w:hAnsi="Arial" w:cs="Arial"/>
          <w:b/>
          <w:bCs/>
          <w:noProof/>
        </w:rPr>
        <w:t>26</w:t>
      </w:r>
      <w:r w:rsidRPr="0086372A">
        <w:rPr>
          <w:rFonts w:ascii="Arial" w:hAnsi="Arial" w:cs="Arial"/>
          <w:noProof/>
        </w:rPr>
        <w:t>, 969–988 (2017).</w:t>
      </w:r>
    </w:p>
    <w:p w14:paraId="7B603741"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90.</w:t>
      </w:r>
      <w:r w:rsidRPr="0086372A">
        <w:rPr>
          <w:rFonts w:ascii="Arial" w:hAnsi="Arial" w:cs="Arial"/>
          <w:noProof/>
        </w:rPr>
        <w:tab/>
        <w:t xml:space="preserve">Hetz, C. &amp; Saxena, S. ER stress and the unfolded protein response in neurodegeneration. </w:t>
      </w:r>
      <w:r w:rsidRPr="0086372A">
        <w:rPr>
          <w:rFonts w:ascii="Arial" w:hAnsi="Arial" w:cs="Arial"/>
          <w:i/>
          <w:iCs/>
          <w:noProof/>
        </w:rPr>
        <w:t>Nat. Publ. Gr.</w:t>
      </w:r>
      <w:r w:rsidRPr="0086372A">
        <w:rPr>
          <w:rFonts w:ascii="Arial" w:hAnsi="Arial" w:cs="Arial"/>
          <w:noProof/>
        </w:rPr>
        <w:t xml:space="preserve"> </w:t>
      </w:r>
      <w:r w:rsidRPr="0086372A">
        <w:rPr>
          <w:rFonts w:ascii="Arial" w:hAnsi="Arial" w:cs="Arial"/>
          <w:b/>
          <w:bCs/>
          <w:noProof/>
        </w:rPr>
        <w:t>13</w:t>
      </w:r>
      <w:r w:rsidRPr="0086372A">
        <w:rPr>
          <w:rFonts w:ascii="Arial" w:hAnsi="Arial" w:cs="Arial"/>
          <w:noProof/>
        </w:rPr>
        <w:t>, (2017).</w:t>
      </w:r>
    </w:p>
    <w:p w14:paraId="3534C568"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91.</w:t>
      </w:r>
      <w:r w:rsidRPr="0086372A">
        <w:rPr>
          <w:rFonts w:ascii="Arial" w:hAnsi="Arial" w:cs="Arial"/>
          <w:noProof/>
        </w:rPr>
        <w:tab/>
        <w:t xml:space="preserve">Cai, Y. </w:t>
      </w:r>
      <w:r w:rsidRPr="0086372A">
        <w:rPr>
          <w:rFonts w:ascii="Arial" w:hAnsi="Arial" w:cs="Arial"/>
          <w:i/>
          <w:iCs/>
          <w:noProof/>
        </w:rPr>
        <w:t>et al.</w:t>
      </w:r>
      <w:r w:rsidRPr="0086372A">
        <w:rPr>
          <w:rFonts w:ascii="Arial" w:hAnsi="Arial" w:cs="Arial"/>
          <w:noProof/>
        </w:rPr>
        <w:t xml:space="preserve"> Interplay of endoplasmic reticulum stress and autophagy in neurodegenerative disorders. </w:t>
      </w:r>
      <w:r w:rsidRPr="0086372A">
        <w:rPr>
          <w:rFonts w:ascii="Arial" w:hAnsi="Arial" w:cs="Arial"/>
          <w:i/>
          <w:iCs/>
          <w:noProof/>
        </w:rPr>
        <w:t>Autophagy</w:t>
      </w:r>
      <w:r w:rsidRPr="0086372A">
        <w:rPr>
          <w:rFonts w:ascii="Arial" w:hAnsi="Arial" w:cs="Arial"/>
          <w:noProof/>
        </w:rPr>
        <w:t xml:space="preserve"> </w:t>
      </w:r>
      <w:r w:rsidRPr="0086372A">
        <w:rPr>
          <w:rFonts w:ascii="Arial" w:hAnsi="Arial" w:cs="Arial"/>
          <w:b/>
          <w:bCs/>
          <w:noProof/>
        </w:rPr>
        <w:t>12</w:t>
      </w:r>
      <w:r w:rsidRPr="0086372A">
        <w:rPr>
          <w:rFonts w:ascii="Arial" w:hAnsi="Arial" w:cs="Arial"/>
          <w:noProof/>
        </w:rPr>
        <w:t>, 225–244 (2016).</w:t>
      </w:r>
    </w:p>
    <w:p w14:paraId="4485E5F2"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92.</w:t>
      </w:r>
      <w:r w:rsidRPr="0086372A">
        <w:rPr>
          <w:rFonts w:ascii="Arial" w:hAnsi="Arial" w:cs="Arial"/>
          <w:noProof/>
        </w:rPr>
        <w:tab/>
        <w:t xml:space="preserve">Garcia-Huerta, P., Bargsted, L., Rivas, A., Matus, S. &amp; Vidal, R. L. ER chaperones in neurodegenerative disease: Folding and beyond. </w:t>
      </w:r>
      <w:r w:rsidRPr="0086372A">
        <w:rPr>
          <w:rFonts w:ascii="Arial" w:hAnsi="Arial" w:cs="Arial"/>
          <w:i/>
          <w:iCs/>
          <w:noProof/>
        </w:rPr>
        <w:t>Brain Res.</w:t>
      </w:r>
      <w:r w:rsidRPr="0086372A">
        <w:rPr>
          <w:rFonts w:ascii="Arial" w:hAnsi="Arial" w:cs="Arial"/>
          <w:noProof/>
        </w:rPr>
        <w:t xml:space="preserve"> </w:t>
      </w:r>
      <w:r w:rsidRPr="0086372A">
        <w:rPr>
          <w:rFonts w:ascii="Arial" w:hAnsi="Arial" w:cs="Arial"/>
          <w:b/>
          <w:bCs/>
          <w:noProof/>
        </w:rPr>
        <w:t>1648</w:t>
      </w:r>
      <w:r w:rsidRPr="0086372A">
        <w:rPr>
          <w:rFonts w:ascii="Arial" w:hAnsi="Arial" w:cs="Arial"/>
          <w:noProof/>
        </w:rPr>
        <w:t>, 580–587 (2016).</w:t>
      </w:r>
    </w:p>
    <w:p w14:paraId="5FD35379"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93.</w:t>
      </w:r>
      <w:r w:rsidRPr="0086372A">
        <w:rPr>
          <w:rFonts w:ascii="Arial" w:hAnsi="Arial" w:cs="Arial"/>
          <w:noProof/>
        </w:rPr>
        <w:tab/>
        <w:t xml:space="preserve">Sun, M., Kotler, J. L. M., Liu, S. &amp; Street, T. O. The endoplasmic reticulum (ER) chaperones BiP and Grp94 selectively associate when BiP is in the ADP conformation. </w:t>
      </w:r>
      <w:r w:rsidRPr="0086372A">
        <w:rPr>
          <w:rFonts w:ascii="Arial" w:hAnsi="Arial" w:cs="Arial"/>
          <w:i/>
          <w:iCs/>
          <w:noProof/>
        </w:rPr>
        <w:t>J. Biol. Chem.</w:t>
      </w:r>
      <w:r w:rsidRPr="0086372A">
        <w:rPr>
          <w:rFonts w:ascii="Arial" w:hAnsi="Arial" w:cs="Arial"/>
          <w:noProof/>
        </w:rPr>
        <w:t xml:space="preserve"> </w:t>
      </w:r>
      <w:r w:rsidRPr="0086372A">
        <w:rPr>
          <w:rFonts w:ascii="Arial" w:hAnsi="Arial" w:cs="Arial"/>
          <w:b/>
          <w:bCs/>
          <w:noProof/>
        </w:rPr>
        <w:t>294</w:t>
      </w:r>
      <w:r w:rsidRPr="0086372A">
        <w:rPr>
          <w:rFonts w:ascii="Arial" w:hAnsi="Arial" w:cs="Arial"/>
          <w:noProof/>
        </w:rPr>
        <w:t>, 6387–6396 (2019).</w:t>
      </w:r>
    </w:p>
    <w:p w14:paraId="49362BA3"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94.</w:t>
      </w:r>
      <w:r w:rsidRPr="0086372A">
        <w:rPr>
          <w:rFonts w:ascii="Arial" w:hAnsi="Arial" w:cs="Arial"/>
          <w:noProof/>
        </w:rPr>
        <w:tab/>
        <w:t xml:space="preserve">Malik, B. R., Maddison, D. C., Smith, G. A. &amp; Peters, O. M. Autophagic and endo-lysosomal dysfunction in neurodegenerative disease. </w:t>
      </w:r>
      <w:r w:rsidRPr="0086372A">
        <w:rPr>
          <w:rFonts w:ascii="Arial" w:hAnsi="Arial" w:cs="Arial"/>
          <w:i/>
          <w:iCs/>
          <w:noProof/>
        </w:rPr>
        <w:t>Molecular Brain</w:t>
      </w:r>
      <w:r w:rsidRPr="0086372A">
        <w:rPr>
          <w:rFonts w:ascii="Arial" w:hAnsi="Arial" w:cs="Arial"/>
          <w:noProof/>
        </w:rPr>
        <w:t xml:space="preserve"> </w:t>
      </w:r>
      <w:r w:rsidRPr="0086372A">
        <w:rPr>
          <w:rFonts w:ascii="Arial" w:hAnsi="Arial" w:cs="Arial"/>
          <w:b/>
          <w:bCs/>
          <w:noProof/>
        </w:rPr>
        <w:t>12</w:t>
      </w:r>
      <w:r w:rsidRPr="0086372A">
        <w:rPr>
          <w:rFonts w:ascii="Arial" w:hAnsi="Arial" w:cs="Arial"/>
          <w:noProof/>
        </w:rPr>
        <w:t>, 1–21 (2019).</w:t>
      </w:r>
    </w:p>
    <w:p w14:paraId="3E34EE85"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95.</w:t>
      </w:r>
      <w:r w:rsidRPr="0086372A">
        <w:rPr>
          <w:rFonts w:ascii="Arial" w:hAnsi="Arial" w:cs="Arial"/>
          <w:noProof/>
        </w:rPr>
        <w:tab/>
        <w:t xml:space="preserve">Ramirez-Montealegre, D. &amp; Pearce, D. A. Defective lysosomal arginine transport in juvenile Batten disease. </w:t>
      </w:r>
      <w:r w:rsidRPr="0086372A">
        <w:rPr>
          <w:rFonts w:ascii="Arial" w:hAnsi="Arial" w:cs="Arial"/>
          <w:i/>
          <w:iCs/>
          <w:noProof/>
        </w:rPr>
        <w:t>Hum. Mol. Genet.</w:t>
      </w:r>
      <w:r w:rsidRPr="0086372A">
        <w:rPr>
          <w:rFonts w:ascii="Arial" w:hAnsi="Arial" w:cs="Arial"/>
          <w:noProof/>
        </w:rPr>
        <w:t xml:space="preserve"> </w:t>
      </w:r>
      <w:r w:rsidRPr="0086372A">
        <w:rPr>
          <w:rFonts w:ascii="Arial" w:hAnsi="Arial" w:cs="Arial"/>
          <w:b/>
          <w:bCs/>
          <w:noProof/>
        </w:rPr>
        <w:t>14</w:t>
      </w:r>
      <w:r w:rsidRPr="0086372A">
        <w:rPr>
          <w:rFonts w:ascii="Arial" w:hAnsi="Arial" w:cs="Arial"/>
          <w:noProof/>
        </w:rPr>
        <w:t>, 3759–3773 (2005).</w:t>
      </w:r>
    </w:p>
    <w:p w14:paraId="0FAF4A26"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96.</w:t>
      </w:r>
      <w:r w:rsidRPr="0086372A">
        <w:rPr>
          <w:rFonts w:ascii="Arial" w:hAnsi="Arial" w:cs="Arial"/>
          <w:noProof/>
        </w:rPr>
        <w:tab/>
        <w:t xml:space="preserve">Kim, D. I. </w:t>
      </w:r>
      <w:r w:rsidRPr="0086372A">
        <w:rPr>
          <w:rFonts w:ascii="Arial" w:hAnsi="Arial" w:cs="Arial"/>
          <w:i/>
          <w:iCs/>
          <w:noProof/>
        </w:rPr>
        <w:t>et al.</w:t>
      </w:r>
      <w:r w:rsidRPr="0086372A">
        <w:rPr>
          <w:rFonts w:ascii="Arial" w:hAnsi="Arial" w:cs="Arial"/>
          <w:noProof/>
        </w:rPr>
        <w:t xml:space="preserve"> An improved smaller biotin ligase for BioID proximity labeling. </w:t>
      </w:r>
      <w:r w:rsidRPr="0086372A">
        <w:rPr>
          <w:rFonts w:ascii="Arial" w:hAnsi="Arial" w:cs="Arial"/>
          <w:i/>
          <w:iCs/>
          <w:noProof/>
        </w:rPr>
        <w:t>Mol. Biol. Cell</w:t>
      </w:r>
      <w:r w:rsidRPr="0086372A">
        <w:rPr>
          <w:rFonts w:ascii="Arial" w:hAnsi="Arial" w:cs="Arial"/>
          <w:noProof/>
        </w:rPr>
        <w:t xml:space="preserve"> </w:t>
      </w:r>
      <w:r w:rsidRPr="0086372A">
        <w:rPr>
          <w:rFonts w:ascii="Arial" w:hAnsi="Arial" w:cs="Arial"/>
          <w:b/>
          <w:bCs/>
          <w:noProof/>
        </w:rPr>
        <w:t>27</w:t>
      </w:r>
      <w:r w:rsidRPr="0086372A">
        <w:rPr>
          <w:rFonts w:ascii="Arial" w:hAnsi="Arial" w:cs="Arial"/>
          <w:noProof/>
        </w:rPr>
        <w:t>, 1188–1196 (2016).</w:t>
      </w:r>
    </w:p>
    <w:p w14:paraId="52BC4183"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lang w:val="nb-NO"/>
          <w:rPrChange w:id="720" w:author="Jamie Courtland" w:date="2020-06-25T16:19:00Z">
            <w:rPr>
              <w:rFonts w:ascii="Arial" w:hAnsi="Arial" w:cs="Arial"/>
              <w:noProof/>
            </w:rPr>
          </w:rPrChange>
        </w:rPr>
        <w:t>97.</w:t>
      </w:r>
      <w:r w:rsidRPr="0086372A">
        <w:rPr>
          <w:rFonts w:ascii="Arial" w:hAnsi="Arial" w:cs="Arial"/>
          <w:noProof/>
          <w:lang w:val="nb-NO"/>
          <w:rPrChange w:id="721" w:author="Jamie Courtland" w:date="2020-06-25T16:19:00Z">
            <w:rPr>
              <w:rFonts w:ascii="Arial" w:hAnsi="Arial" w:cs="Arial"/>
              <w:noProof/>
            </w:rPr>
          </w:rPrChange>
        </w:rPr>
        <w:tab/>
        <w:t xml:space="preserve">Cheng, X. T. </w:t>
      </w:r>
      <w:r w:rsidRPr="0086372A">
        <w:rPr>
          <w:rFonts w:ascii="Arial" w:hAnsi="Arial" w:cs="Arial"/>
          <w:i/>
          <w:iCs/>
          <w:noProof/>
          <w:lang w:val="nb-NO"/>
          <w:rPrChange w:id="722" w:author="Jamie Courtland" w:date="2020-06-25T16:19:00Z">
            <w:rPr>
              <w:rFonts w:ascii="Arial" w:hAnsi="Arial" w:cs="Arial"/>
              <w:i/>
              <w:iCs/>
              <w:noProof/>
            </w:rPr>
          </w:rPrChange>
        </w:rPr>
        <w:t>et al.</w:t>
      </w:r>
      <w:r w:rsidRPr="0086372A">
        <w:rPr>
          <w:rFonts w:ascii="Arial" w:hAnsi="Arial" w:cs="Arial"/>
          <w:noProof/>
          <w:lang w:val="nb-NO"/>
          <w:rPrChange w:id="723" w:author="Jamie Courtland" w:date="2020-06-25T16:19:00Z">
            <w:rPr>
              <w:rFonts w:ascii="Arial" w:hAnsi="Arial" w:cs="Arial"/>
              <w:noProof/>
            </w:rPr>
          </w:rPrChange>
        </w:rPr>
        <w:t xml:space="preserve"> </w:t>
      </w:r>
      <w:r w:rsidRPr="0086372A">
        <w:rPr>
          <w:rFonts w:ascii="Arial" w:hAnsi="Arial" w:cs="Arial"/>
          <w:noProof/>
        </w:rPr>
        <w:t xml:space="preserve">Characterization of LAMP1-labeled nondegradative lysosomal and endocytic compartments in neurons. </w:t>
      </w:r>
      <w:r w:rsidRPr="0086372A">
        <w:rPr>
          <w:rFonts w:ascii="Arial" w:hAnsi="Arial" w:cs="Arial"/>
          <w:i/>
          <w:iCs/>
          <w:noProof/>
        </w:rPr>
        <w:t>J. Cell Biol.</w:t>
      </w:r>
      <w:r w:rsidRPr="0086372A">
        <w:rPr>
          <w:rFonts w:ascii="Arial" w:hAnsi="Arial" w:cs="Arial"/>
          <w:noProof/>
        </w:rPr>
        <w:t xml:space="preserve"> </w:t>
      </w:r>
      <w:r w:rsidRPr="0086372A">
        <w:rPr>
          <w:rFonts w:ascii="Arial" w:hAnsi="Arial" w:cs="Arial"/>
          <w:b/>
          <w:bCs/>
          <w:noProof/>
        </w:rPr>
        <w:t>217</w:t>
      </w:r>
      <w:r w:rsidRPr="0086372A">
        <w:rPr>
          <w:rFonts w:ascii="Arial" w:hAnsi="Arial" w:cs="Arial"/>
          <w:noProof/>
        </w:rPr>
        <w:t>, 3127–3139 (2018).</w:t>
      </w:r>
    </w:p>
    <w:p w14:paraId="1B2A10CA"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98.</w:t>
      </w:r>
      <w:r w:rsidRPr="0086372A">
        <w:rPr>
          <w:rFonts w:ascii="Arial" w:hAnsi="Arial" w:cs="Arial"/>
          <w:noProof/>
        </w:rPr>
        <w:tab/>
        <w:t xml:space="preserve">Mason, F. M., Heimsath, E. G., Higgs, H. N. &amp; Soderling, S. H. Bi-modal Regulation of a Formin by srGAP2 * Downloaded from. </w:t>
      </w:r>
      <w:r w:rsidRPr="0086372A">
        <w:rPr>
          <w:rFonts w:ascii="Arial" w:hAnsi="Arial" w:cs="Arial"/>
          <w:i/>
          <w:iCs/>
          <w:noProof/>
        </w:rPr>
        <w:t>J. Biol. Chem.</w:t>
      </w:r>
      <w:r w:rsidRPr="0086372A">
        <w:rPr>
          <w:rFonts w:ascii="Arial" w:hAnsi="Arial" w:cs="Arial"/>
          <w:noProof/>
        </w:rPr>
        <w:t xml:space="preserve"> </w:t>
      </w:r>
      <w:r w:rsidRPr="0086372A">
        <w:rPr>
          <w:rFonts w:ascii="Arial" w:hAnsi="Arial" w:cs="Arial"/>
          <w:b/>
          <w:bCs/>
          <w:noProof/>
        </w:rPr>
        <w:t>286</w:t>
      </w:r>
      <w:r w:rsidRPr="0086372A">
        <w:rPr>
          <w:rFonts w:ascii="Arial" w:hAnsi="Arial" w:cs="Arial"/>
          <w:noProof/>
        </w:rPr>
        <w:t>, 6577–6586 (2011).</w:t>
      </w:r>
    </w:p>
    <w:p w14:paraId="37D2D2D3"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99.</w:t>
      </w:r>
      <w:r w:rsidRPr="0086372A">
        <w:rPr>
          <w:rFonts w:ascii="Arial" w:hAnsi="Arial" w:cs="Arial"/>
          <w:noProof/>
        </w:rPr>
        <w:tab/>
        <w:t xml:space="preserve">Glascock, J. J. </w:t>
      </w:r>
      <w:r w:rsidRPr="0086372A">
        <w:rPr>
          <w:rFonts w:ascii="Arial" w:hAnsi="Arial" w:cs="Arial"/>
          <w:i/>
          <w:iCs/>
          <w:noProof/>
        </w:rPr>
        <w:t>et al.</w:t>
      </w:r>
      <w:r w:rsidRPr="0086372A">
        <w:rPr>
          <w:rFonts w:ascii="Arial" w:hAnsi="Arial" w:cs="Arial"/>
          <w:noProof/>
        </w:rPr>
        <w:t xml:space="preserve"> Delivery of therapeutic agents through intracerebroventricular (ICV) and intravenous (IV) injection in mice. </w:t>
      </w:r>
      <w:r w:rsidRPr="0086372A">
        <w:rPr>
          <w:rFonts w:ascii="Arial" w:hAnsi="Arial" w:cs="Arial"/>
          <w:i/>
          <w:iCs/>
          <w:noProof/>
        </w:rPr>
        <w:t>J. Vis. Exp.</w:t>
      </w:r>
      <w:r w:rsidRPr="0086372A">
        <w:rPr>
          <w:rFonts w:ascii="Arial" w:hAnsi="Arial" w:cs="Arial"/>
          <w:noProof/>
        </w:rPr>
        <w:t xml:space="preserve"> (2011). doi:10.3791/2968</w:t>
      </w:r>
    </w:p>
    <w:p w14:paraId="2DEEC065"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100.</w:t>
      </w:r>
      <w:r w:rsidRPr="0086372A">
        <w:rPr>
          <w:rFonts w:ascii="Arial" w:hAnsi="Arial" w:cs="Arial"/>
          <w:noProof/>
        </w:rPr>
        <w:tab/>
        <w:t xml:space="preserve">Calvo, S. E., Clauser, K. R. &amp; Mootha, V. K. MitoCarta2.0: An updated inventory of mammalian mitochondrial proteins. </w:t>
      </w:r>
      <w:r w:rsidRPr="0086372A">
        <w:rPr>
          <w:rFonts w:ascii="Arial" w:hAnsi="Arial" w:cs="Arial"/>
          <w:i/>
          <w:iCs/>
          <w:noProof/>
        </w:rPr>
        <w:t>Nucleic Acids Res.</w:t>
      </w:r>
      <w:r w:rsidRPr="0086372A">
        <w:rPr>
          <w:rFonts w:ascii="Arial" w:hAnsi="Arial" w:cs="Arial"/>
          <w:noProof/>
        </w:rPr>
        <w:t xml:space="preserve"> (2016). doi:10.1093/nar/gkv1003</w:t>
      </w:r>
    </w:p>
    <w:p w14:paraId="3B57B111"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101.</w:t>
      </w:r>
      <w:r w:rsidRPr="0086372A">
        <w:rPr>
          <w:rFonts w:ascii="Arial" w:hAnsi="Arial" w:cs="Arial"/>
          <w:noProof/>
        </w:rPr>
        <w:tab/>
        <w:t xml:space="preserve">López, Y., Nakai, K. &amp; Patil, A. HitPredict version 4: Comprehensive reliability scoring of physical protein-protein interactions from more than 100 species. </w:t>
      </w:r>
      <w:r w:rsidRPr="0086372A">
        <w:rPr>
          <w:rFonts w:ascii="Arial" w:hAnsi="Arial" w:cs="Arial"/>
          <w:i/>
          <w:iCs/>
          <w:noProof/>
        </w:rPr>
        <w:t>Database</w:t>
      </w:r>
      <w:r w:rsidRPr="0086372A">
        <w:rPr>
          <w:rFonts w:ascii="Arial" w:hAnsi="Arial" w:cs="Arial"/>
          <w:noProof/>
        </w:rPr>
        <w:t xml:space="preserve"> (2015). doi:10.1093/database/bav117</w:t>
      </w:r>
    </w:p>
    <w:p w14:paraId="2E30B2DE"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102.</w:t>
      </w:r>
      <w:r w:rsidRPr="0086372A">
        <w:rPr>
          <w:rFonts w:ascii="Arial" w:hAnsi="Arial" w:cs="Arial"/>
          <w:noProof/>
        </w:rPr>
        <w:tab/>
        <w:t xml:space="preserve">Zhou, Y. </w:t>
      </w:r>
      <w:r w:rsidRPr="0086372A">
        <w:rPr>
          <w:rFonts w:ascii="Arial" w:hAnsi="Arial" w:cs="Arial"/>
          <w:i/>
          <w:iCs/>
          <w:noProof/>
        </w:rPr>
        <w:t>et al.</w:t>
      </w:r>
      <w:r w:rsidRPr="0086372A">
        <w:rPr>
          <w:rFonts w:ascii="Arial" w:hAnsi="Arial" w:cs="Arial"/>
          <w:noProof/>
        </w:rPr>
        <w:t xml:space="preserve"> Metascape provides a biologist-oriented resource for the analysis of systems-level datasets. </w:t>
      </w:r>
      <w:r w:rsidRPr="0086372A">
        <w:rPr>
          <w:rFonts w:ascii="Arial" w:hAnsi="Arial" w:cs="Arial"/>
          <w:i/>
          <w:iCs/>
          <w:noProof/>
        </w:rPr>
        <w:t>Nat. Commun.</w:t>
      </w:r>
      <w:r w:rsidRPr="0086372A">
        <w:rPr>
          <w:rFonts w:ascii="Arial" w:hAnsi="Arial" w:cs="Arial"/>
          <w:noProof/>
        </w:rPr>
        <w:t xml:space="preserve"> </w:t>
      </w:r>
      <w:r w:rsidRPr="0086372A">
        <w:rPr>
          <w:rFonts w:ascii="Arial" w:hAnsi="Arial" w:cs="Arial"/>
          <w:b/>
          <w:bCs/>
          <w:noProof/>
        </w:rPr>
        <w:t>10</w:t>
      </w:r>
      <w:r w:rsidRPr="0086372A">
        <w:rPr>
          <w:rFonts w:ascii="Arial" w:hAnsi="Arial" w:cs="Arial"/>
          <w:noProof/>
        </w:rPr>
        <w:t>, (2019).</w:t>
      </w:r>
    </w:p>
    <w:p w14:paraId="1D4AB263"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lastRenderedPageBreak/>
        <w:t>103.</w:t>
      </w:r>
      <w:r w:rsidRPr="0086372A">
        <w:rPr>
          <w:rFonts w:ascii="Arial" w:hAnsi="Arial" w:cs="Arial"/>
          <w:noProof/>
        </w:rPr>
        <w:tab/>
        <w:t xml:space="preserve">Ping, L. </w:t>
      </w:r>
      <w:r w:rsidRPr="0086372A">
        <w:rPr>
          <w:rFonts w:ascii="Arial" w:hAnsi="Arial" w:cs="Arial"/>
          <w:i/>
          <w:iCs/>
          <w:noProof/>
        </w:rPr>
        <w:t>et al.</w:t>
      </w:r>
      <w:r w:rsidRPr="0086372A">
        <w:rPr>
          <w:rFonts w:ascii="Arial" w:hAnsi="Arial" w:cs="Arial"/>
          <w:noProof/>
        </w:rPr>
        <w:t xml:space="preserve"> Global quantitative analysis of the human brain proteome in Alzheimer’s and Parkinson’s Disease. </w:t>
      </w:r>
      <w:r w:rsidRPr="0086372A">
        <w:rPr>
          <w:rFonts w:ascii="Arial" w:hAnsi="Arial" w:cs="Arial"/>
          <w:i/>
          <w:iCs/>
          <w:noProof/>
        </w:rPr>
        <w:t>Sci. Data</w:t>
      </w:r>
      <w:r w:rsidRPr="0086372A">
        <w:rPr>
          <w:rFonts w:ascii="Arial" w:hAnsi="Arial" w:cs="Arial"/>
          <w:noProof/>
        </w:rPr>
        <w:t xml:space="preserve"> (2018). doi:10.1038/sdata.2018.36</w:t>
      </w:r>
    </w:p>
    <w:p w14:paraId="55AA3B3B"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104.</w:t>
      </w:r>
      <w:r w:rsidRPr="0086372A">
        <w:rPr>
          <w:rFonts w:ascii="Arial" w:hAnsi="Arial" w:cs="Arial"/>
          <w:noProof/>
        </w:rPr>
        <w:tab/>
        <w:t xml:space="preserve">Plubell, D. L. </w:t>
      </w:r>
      <w:r w:rsidRPr="0086372A">
        <w:rPr>
          <w:rFonts w:ascii="Arial" w:hAnsi="Arial" w:cs="Arial"/>
          <w:i/>
          <w:iCs/>
          <w:noProof/>
        </w:rPr>
        <w:t>et al.</w:t>
      </w:r>
      <w:r w:rsidRPr="0086372A">
        <w:rPr>
          <w:rFonts w:ascii="Arial" w:hAnsi="Arial" w:cs="Arial"/>
          <w:noProof/>
        </w:rPr>
        <w:t xml:space="preserve"> Extended multiplexing of tandem mass tags (TMT) labeling reveals age and high fat diet specific proteome changes in mouse epididymal adipose tissue. </w:t>
      </w:r>
      <w:r w:rsidRPr="0086372A">
        <w:rPr>
          <w:rFonts w:ascii="Arial" w:hAnsi="Arial" w:cs="Arial"/>
          <w:i/>
          <w:iCs/>
          <w:noProof/>
        </w:rPr>
        <w:t>Mol. Cell. Proteomics</w:t>
      </w:r>
      <w:r w:rsidRPr="0086372A">
        <w:rPr>
          <w:rFonts w:ascii="Arial" w:hAnsi="Arial" w:cs="Arial"/>
          <w:noProof/>
        </w:rPr>
        <w:t xml:space="preserve"> (2017). doi:10.1074/mcp.M116.065524</w:t>
      </w:r>
    </w:p>
    <w:p w14:paraId="7EAF3A45"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105.</w:t>
      </w:r>
      <w:r w:rsidRPr="0086372A">
        <w:rPr>
          <w:rFonts w:ascii="Arial" w:hAnsi="Arial" w:cs="Arial"/>
          <w:noProof/>
        </w:rPr>
        <w:tab/>
        <w:t xml:space="preserve">MD, R., DJ, M. &amp; GK, S. edgeR: a Bioconductor package for differential expression analysis of digital gene expression data. </w:t>
      </w:r>
      <w:r w:rsidRPr="0086372A">
        <w:rPr>
          <w:rFonts w:ascii="Arial" w:hAnsi="Arial" w:cs="Arial"/>
          <w:i/>
          <w:iCs/>
          <w:noProof/>
        </w:rPr>
        <w:t>Bioinformatics</w:t>
      </w:r>
      <w:r w:rsidRPr="0086372A">
        <w:rPr>
          <w:rFonts w:ascii="Arial" w:hAnsi="Arial" w:cs="Arial"/>
          <w:noProof/>
        </w:rPr>
        <w:t xml:space="preserve"> (2009).</w:t>
      </w:r>
    </w:p>
    <w:p w14:paraId="235B623A"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106.</w:t>
      </w:r>
      <w:r w:rsidRPr="0086372A">
        <w:rPr>
          <w:rFonts w:ascii="Arial" w:hAnsi="Arial" w:cs="Arial"/>
          <w:noProof/>
        </w:rPr>
        <w:tab/>
        <w:t xml:space="preserve">McCarthy, D. J., Chen, Y. &amp; Smyth, G. K. Differential expression analysis of multifactor RNA-Seq experiments with respect to biological variation. </w:t>
      </w:r>
      <w:r w:rsidRPr="0086372A">
        <w:rPr>
          <w:rFonts w:ascii="Arial" w:hAnsi="Arial" w:cs="Arial"/>
          <w:i/>
          <w:iCs/>
          <w:noProof/>
        </w:rPr>
        <w:t>Nucleic Acids Res.</w:t>
      </w:r>
      <w:r w:rsidRPr="0086372A">
        <w:rPr>
          <w:rFonts w:ascii="Arial" w:hAnsi="Arial" w:cs="Arial"/>
          <w:noProof/>
        </w:rPr>
        <w:t xml:space="preserve"> (2012). doi:10.1093/nar/gks042</w:t>
      </w:r>
    </w:p>
    <w:p w14:paraId="03D419F9"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107.</w:t>
      </w:r>
      <w:r w:rsidRPr="0086372A">
        <w:rPr>
          <w:rFonts w:ascii="Arial" w:hAnsi="Arial" w:cs="Arial"/>
          <w:noProof/>
        </w:rPr>
        <w:tab/>
        <w:t xml:space="preserve">Ritchie, M. E. </w:t>
      </w:r>
      <w:r w:rsidRPr="0086372A">
        <w:rPr>
          <w:rFonts w:ascii="Arial" w:hAnsi="Arial" w:cs="Arial"/>
          <w:i/>
          <w:iCs/>
          <w:noProof/>
        </w:rPr>
        <w:t>et al.</w:t>
      </w:r>
      <w:r w:rsidRPr="0086372A">
        <w:rPr>
          <w:rFonts w:ascii="Arial" w:hAnsi="Arial" w:cs="Arial"/>
          <w:noProof/>
        </w:rPr>
        <w:t xml:space="preserve"> Limma powers differential expression analyses for RNA-sequencing and microarray studies. </w:t>
      </w:r>
      <w:r w:rsidRPr="0086372A">
        <w:rPr>
          <w:rFonts w:ascii="Arial" w:hAnsi="Arial" w:cs="Arial"/>
          <w:i/>
          <w:iCs/>
          <w:noProof/>
        </w:rPr>
        <w:t>Nucleic Acids Res.</w:t>
      </w:r>
      <w:r w:rsidRPr="0086372A">
        <w:rPr>
          <w:rFonts w:ascii="Arial" w:hAnsi="Arial" w:cs="Arial"/>
          <w:noProof/>
        </w:rPr>
        <w:t xml:space="preserve"> (2015). doi:10.1093/nar/gkv007</w:t>
      </w:r>
    </w:p>
    <w:p w14:paraId="7AF52332"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108.</w:t>
      </w:r>
      <w:r w:rsidRPr="0086372A">
        <w:rPr>
          <w:rFonts w:ascii="Arial" w:hAnsi="Arial" w:cs="Arial"/>
          <w:noProof/>
        </w:rPr>
        <w:tab/>
        <w:t xml:space="preserve">Wang, B. </w:t>
      </w:r>
      <w:r w:rsidRPr="0086372A">
        <w:rPr>
          <w:rFonts w:ascii="Arial" w:hAnsi="Arial" w:cs="Arial"/>
          <w:i/>
          <w:iCs/>
          <w:noProof/>
        </w:rPr>
        <w:t>et al.</w:t>
      </w:r>
      <w:r w:rsidRPr="0086372A">
        <w:rPr>
          <w:rFonts w:ascii="Arial" w:hAnsi="Arial" w:cs="Arial"/>
          <w:noProof/>
        </w:rPr>
        <w:t xml:space="preserve"> Network enhancement as a general method to denoise weighted biological networks. </w:t>
      </w:r>
      <w:r w:rsidRPr="0086372A">
        <w:rPr>
          <w:rFonts w:ascii="Arial" w:hAnsi="Arial" w:cs="Arial"/>
          <w:i/>
          <w:iCs/>
          <w:noProof/>
        </w:rPr>
        <w:t>Nat. Commun.</w:t>
      </w:r>
      <w:r w:rsidRPr="0086372A">
        <w:rPr>
          <w:rFonts w:ascii="Arial" w:hAnsi="Arial" w:cs="Arial"/>
          <w:noProof/>
        </w:rPr>
        <w:t xml:space="preserve"> </w:t>
      </w:r>
      <w:r w:rsidRPr="0086372A">
        <w:rPr>
          <w:rFonts w:ascii="Arial" w:hAnsi="Arial" w:cs="Arial"/>
          <w:b/>
          <w:bCs/>
          <w:noProof/>
        </w:rPr>
        <w:t>9</w:t>
      </w:r>
      <w:r w:rsidRPr="0086372A">
        <w:rPr>
          <w:rFonts w:ascii="Arial" w:hAnsi="Arial" w:cs="Arial"/>
          <w:noProof/>
        </w:rPr>
        <w:t>, 1–8 (2018).</w:t>
      </w:r>
    </w:p>
    <w:p w14:paraId="295428C8"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109.</w:t>
      </w:r>
      <w:r w:rsidRPr="0086372A">
        <w:rPr>
          <w:rFonts w:ascii="Arial" w:hAnsi="Arial" w:cs="Arial"/>
          <w:noProof/>
        </w:rPr>
        <w:tab/>
        <w:t xml:space="preserve">Traag, V. A., Waltman, L. &amp; van Eck, N. J. From Louvain to Leiden: guaranteeing well-connected communities. </w:t>
      </w:r>
      <w:r w:rsidRPr="0086372A">
        <w:rPr>
          <w:rFonts w:ascii="Arial" w:hAnsi="Arial" w:cs="Arial"/>
          <w:i/>
          <w:iCs/>
          <w:noProof/>
        </w:rPr>
        <w:t>Sci. Rep.</w:t>
      </w:r>
      <w:r w:rsidRPr="0086372A">
        <w:rPr>
          <w:rFonts w:ascii="Arial" w:hAnsi="Arial" w:cs="Arial"/>
          <w:noProof/>
        </w:rPr>
        <w:t xml:space="preserve"> </w:t>
      </w:r>
      <w:r w:rsidRPr="0086372A">
        <w:rPr>
          <w:rFonts w:ascii="Arial" w:hAnsi="Arial" w:cs="Arial"/>
          <w:b/>
          <w:bCs/>
          <w:noProof/>
        </w:rPr>
        <w:t>9</w:t>
      </w:r>
      <w:r w:rsidRPr="0086372A">
        <w:rPr>
          <w:rFonts w:ascii="Arial" w:hAnsi="Arial" w:cs="Arial"/>
          <w:noProof/>
        </w:rPr>
        <w:t>, 1–12 (2019).</w:t>
      </w:r>
    </w:p>
    <w:p w14:paraId="1CAD3EA0"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110.</w:t>
      </w:r>
      <w:r w:rsidRPr="0086372A">
        <w:rPr>
          <w:rFonts w:ascii="Arial" w:hAnsi="Arial" w:cs="Arial"/>
          <w:noProof/>
        </w:rPr>
        <w:tab/>
        <w:t xml:space="preserve">Mucha, P. J., Richardson, T., Macon, K., Porter, M. A. &amp; Onnela, J. P. Community structure in time-dependent, multiscale, and multiplex networks. </w:t>
      </w:r>
      <w:r w:rsidRPr="0086372A">
        <w:rPr>
          <w:rFonts w:ascii="Arial" w:hAnsi="Arial" w:cs="Arial"/>
          <w:i/>
          <w:iCs/>
          <w:noProof/>
        </w:rPr>
        <w:t>Science (80-. ).</w:t>
      </w:r>
      <w:r w:rsidRPr="0086372A">
        <w:rPr>
          <w:rFonts w:ascii="Arial" w:hAnsi="Arial" w:cs="Arial"/>
          <w:noProof/>
        </w:rPr>
        <w:t xml:space="preserve"> </w:t>
      </w:r>
      <w:r w:rsidRPr="0086372A">
        <w:rPr>
          <w:rFonts w:ascii="Arial" w:hAnsi="Arial" w:cs="Arial"/>
          <w:b/>
          <w:bCs/>
          <w:noProof/>
        </w:rPr>
        <w:t>328</w:t>
      </w:r>
      <w:r w:rsidRPr="0086372A">
        <w:rPr>
          <w:rFonts w:ascii="Arial" w:hAnsi="Arial" w:cs="Arial"/>
          <w:noProof/>
        </w:rPr>
        <w:t>, 876–878 (2010).</w:t>
      </w:r>
    </w:p>
    <w:p w14:paraId="3D483BEB"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111.</w:t>
      </w:r>
      <w:r w:rsidRPr="0086372A">
        <w:rPr>
          <w:rFonts w:ascii="Arial" w:hAnsi="Arial" w:cs="Arial"/>
          <w:noProof/>
        </w:rPr>
        <w:tab/>
        <w:t xml:space="preserve">Traag, V. A., Aldecoa, R. &amp; Delvenne, J. C. Detecting communities using asymptotical surprise. </w:t>
      </w:r>
      <w:r w:rsidRPr="0086372A">
        <w:rPr>
          <w:rFonts w:ascii="Arial" w:hAnsi="Arial" w:cs="Arial"/>
          <w:i/>
          <w:iCs/>
          <w:noProof/>
        </w:rPr>
        <w:t>Phys. Rev. E - Stat. Nonlinear, Soft Matter Phys.</w:t>
      </w:r>
      <w:r w:rsidRPr="0086372A">
        <w:rPr>
          <w:rFonts w:ascii="Arial" w:hAnsi="Arial" w:cs="Arial"/>
          <w:noProof/>
        </w:rPr>
        <w:t xml:space="preserve"> </w:t>
      </w:r>
      <w:r w:rsidRPr="0086372A">
        <w:rPr>
          <w:rFonts w:ascii="Arial" w:hAnsi="Arial" w:cs="Arial"/>
          <w:b/>
          <w:bCs/>
          <w:noProof/>
        </w:rPr>
        <w:t>92</w:t>
      </w:r>
      <w:r w:rsidRPr="0086372A">
        <w:rPr>
          <w:rFonts w:ascii="Arial" w:hAnsi="Arial" w:cs="Arial"/>
          <w:noProof/>
        </w:rPr>
        <w:t>, 022816 (2015).</w:t>
      </w:r>
    </w:p>
    <w:p w14:paraId="172F7E44"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112.</w:t>
      </w:r>
      <w:r w:rsidRPr="0086372A">
        <w:rPr>
          <w:rFonts w:ascii="Arial" w:hAnsi="Arial" w:cs="Arial"/>
          <w:noProof/>
        </w:rPr>
        <w:tab/>
        <w:t xml:space="preserve">Ritchie, S. C. </w:t>
      </w:r>
      <w:r w:rsidRPr="0086372A">
        <w:rPr>
          <w:rFonts w:ascii="Arial" w:hAnsi="Arial" w:cs="Arial"/>
          <w:i/>
          <w:iCs/>
          <w:noProof/>
        </w:rPr>
        <w:t>et al.</w:t>
      </w:r>
      <w:r w:rsidRPr="0086372A">
        <w:rPr>
          <w:rFonts w:ascii="Arial" w:hAnsi="Arial" w:cs="Arial"/>
          <w:noProof/>
        </w:rPr>
        <w:t xml:space="preserve"> A Scalable Permutation Approach Reveals Replication and Preservation Patterns of Network Modules in Large Datasets. </w:t>
      </w:r>
      <w:r w:rsidRPr="0086372A">
        <w:rPr>
          <w:rFonts w:ascii="Arial" w:hAnsi="Arial" w:cs="Arial"/>
          <w:i/>
          <w:iCs/>
          <w:noProof/>
        </w:rPr>
        <w:t>Cell Syst.</w:t>
      </w:r>
      <w:r w:rsidRPr="0086372A">
        <w:rPr>
          <w:rFonts w:ascii="Arial" w:hAnsi="Arial" w:cs="Arial"/>
          <w:noProof/>
        </w:rPr>
        <w:t xml:space="preserve"> </w:t>
      </w:r>
      <w:r w:rsidRPr="0086372A">
        <w:rPr>
          <w:rFonts w:ascii="Arial" w:hAnsi="Arial" w:cs="Arial"/>
          <w:b/>
          <w:bCs/>
          <w:noProof/>
        </w:rPr>
        <w:t>3</w:t>
      </w:r>
      <w:r w:rsidRPr="0086372A">
        <w:rPr>
          <w:rFonts w:ascii="Arial" w:hAnsi="Arial" w:cs="Arial"/>
          <w:noProof/>
        </w:rPr>
        <w:t>, 71–82 (2016).</w:t>
      </w:r>
    </w:p>
    <w:p w14:paraId="140BACA8"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113.</w:t>
      </w:r>
      <w:r w:rsidRPr="0086372A">
        <w:rPr>
          <w:rFonts w:ascii="Arial" w:hAnsi="Arial" w:cs="Arial"/>
          <w:noProof/>
        </w:rPr>
        <w:tab/>
        <w:t xml:space="preserve">Rodriguiz, R. M. &amp; Wetsel, W. C. Assessments of cognitive deficits in mutant mice. in </w:t>
      </w:r>
      <w:r w:rsidRPr="0086372A">
        <w:rPr>
          <w:rFonts w:ascii="Arial" w:hAnsi="Arial" w:cs="Arial"/>
          <w:i/>
          <w:iCs/>
          <w:noProof/>
        </w:rPr>
        <w:t>Animal Models of Cognitive Impairment</w:t>
      </w:r>
      <w:r w:rsidRPr="0086372A">
        <w:rPr>
          <w:rFonts w:ascii="Arial" w:hAnsi="Arial" w:cs="Arial"/>
          <w:noProof/>
        </w:rPr>
        <w:t xml:space="preserve"> 223–282 (CRC Press, 2006). doi:10.1201/9781420004335.ch12</w:t>
      </w:r>
    </w:p>
    <w:p w14:paraId="1EEB541E"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114.</w:t>
      </w:r>
      <w:r w:rsidRPr="0086372A">
        <w:rPr>
          <w:rFonts w:ascii="Arial" w:hAnsi="Arial" w:cs="Arial"/>
          <w:noProof/>
        </w:rPr>
        <w:tab/>
        <w:t xml:space="preserve">Jahic, A. </w:t>
      </w:r>
      <w:r w:rsidRPr="0086372A">
        <w:rPr>
          <w:rFonts w:ascii="Arial" w:hAnsi="Arial" w:cs="Arial"/>
          <w:i/>
          <w:iCs/>
          <w:noProof/>
        </w:rPr>
        <w:t>et al.</w:t>
      </w:r>
      <w:r w:rsidRPr="0086372A">
        <w:rPr>
          <w:rFonts w:ascii="Arial" w:hAnsi="Arial" w:cs="Arial"/>
          <w:noProof/>
        </w:rPr>
        <w:t xml:space="preserve"> The spectrum of KIAA0196 variants, and characterization of a murine knockout: Implications for the mutational mechanism in hereditary spastic paraplegia type SPG8 Rare neurological diseases. </w:t>
      </w:r>
      <w:r w:rsidRPr="0086372A">
        <w:rPr>
          <w:rFonts w:ascii="Arial" w:hAnsi="Arial" w:cs="Arial"/>
          <w:i/>
          <w:iCs/>
          <w:noProof/>
        </w:rPr>
        <w:t>Orphanet J. Rare Dis.</w:t>
      </w:r>
      <w:r w:rsidRPr="0086372A">
        <w:rPr>
          <w:rFonts w:ascii="Arial" w:hAnsi="Arial" w:cs="Arial"/>
          <w:noProof/>
        </w:rPr>
        <w:t xml:space="preserve"> </w:t>
      </w:r>
      <w:r w:rsidRPr="0086372A">
        <w:rPr>
          <w:rFonts w:ascii="Arial" w:hAnsi="Arial" w:cs="Arial"/>
          <w:b/>
          <w:bCs/>
          <w:noProof/>
        </w:rPr>
        <w:t>10</w:t>
      </w:r>
      <w:r w:rsidRPr="0086372A">
        <w:rPr>
          <w:rFonts w:ascii="Arial" w:hAnsi="Arial" w:cs="Arial"/>
          <w:noProof/>
        </w:rPr>
        <w:t>, (2015).</w:t>
      </w:r>
    </w:p>
    <w:p w14:paraId="4506C762" w14:textId="77777777" w:rsidR="0086372A" w:rsidRPr="0086372A" w:rsidRDefault="0086372A" w:rsidP="0086372A">
      <w:pPr>
        <w:widowControl w:val="0"/>
        <w:autoSpaceDE w:val="0"/>
        <w:autoSpaceDN w:val="0"/>
        <w:adjustRightInd w:val="0"/>
        <w:ind w:left="640" w:hanging="640"/>
        <w:rPr>
          <w:rFonts w:ascii="Arial" w:hAnsi="Arial" w:cs="Arial"/>
          <w:noProof/>
        </w:rPr>
      </w:pPr>
      <w:r w:rsidRPr="0086372A">
        <w:rPr>
          <w:rFonts w:ascii="Arial" w:hAnsi="Arial" w:cs="Arial"/>
          <w:noProof/>
        </w:rPr>
        <w:t>115.</w:t>
      </w:r>
      <w:r w:rsidRPr="0086372A">
        <w:rPr>
          <w:rFonts w:ascii="Arial" w:hAnsi="Arial" w:cs="Arial"/>
          <w:noProof/>
        </w:rPr>
        <w:tab/>
        <w:t xml:space="preserve">Oh, S. W. </w:t>
      </w:r>
      <w:r w:rsidRPr="0086372A">
        <w:rPr>
          <w:rFonts w:ascii="Arial" w:hAnsi="Arial" w:cs="Arial"/>
          <w:i/>
          <w:iCs/>
          <w:noProof/>
        </w:rPr>
        <w:t>et al.</w:t>
      </w:r>
      <w:r w:rsidRPr="0086372A">
        <w:rPr>
          <w:rFonts w:ascii="Arial" w:hAnsi="Arial" w:cs="Arial"/>
          <w:noProof/>
        </w:rPr>
        <w:t xml:space="preserve"> A mesoscale connectome of the mouse brain. </w:t>
      </w:r>
      <w:r w:rsidRPr="0086372A">
        <w:rPr>
          <w:rFonts w:ascii="Arial" w:hAnsi="Arial" w:cs="Arial"/>
          <w:i/>
          <w:iCs/>
          <w:noProof/>
        </w:rPr>
        <w:t>Nature</w:t>
      </w:r>
      <w:r w:rsidRPr="0086372A">
        <w:rPr>
          <w:rFonts w:ascii="Arial" w:hAnsi="Arial" w:cs="Arial"/>
          <w:noProof/>
        </w:rPr>
        <w:t xml:space="preserve"> </w:t>
      </w:r>
      <w:r w:rsidRPr="0086372A">
        <w:rPr>
          <w:rFonts w:ascii="Arial" w:hAnsi="Arial" w:cs="Arial"/>
          <w:b/>
          <w:bCs/>
          <w:noProof/>
        </w:rPr>
        <w:t>508</w:t>
      </w:r>
      <w:r w:rsidRPr="0086372A">
        <w:rPr>
          <w:rFonts w:ascii="Arial" w:hAnsi="Arial" w:cs="Arial"/>
          <w:noProof/>
        </w:rPr>
        <w:t>, 207–214 (2014).</w:t>
      </w:r>
    </w:p>
    <w:p w14:paraId="2D21BFEE" w14:textId="301BD531" w:rsidR="00AF6FFA" w:rsidRDefault="00AF6FFA" w:rsidP="0086372A">
      <w:pPr>
        <w:widowControl w:val="0"/>
        <w:autoSpaceDE w:val="0"/>
        <w:autoSpaceDN w:val="0"/>
        <w:adjustRightInd w:val="0"/>
        <w:ind w:left="640" w:hanging="640"/>
        <w:rPr>
          <w:rFonts w:asciiTheme="minorBidi" w:hAnsiTheme="minorBidi"/>
          <w:b/>
          <w:bCs/>
        </w:rPr>
      </w:pPr>
      <w:r>
        <w:rPr>
          <w:rFonts w:asciiTheme="minorBidi" w:hAnsiTheme="minorBidi"/>
          <w:b/>
          <w:bCs/>
        </w:rPr>
        <w:fldChar w:fldCharType="end"/>
      </w:r>
    </w:p>
    <w:p w14:paraId="02CCE2E2" w14:textId="77777777" w:rsidR="0068017D" w:rsidRDefault="00494D9E" w:rsidP="0032293C">
      <w:pPr>
        <w:rPr>
          <w:rFonts w:asciiTheme="minorBidi" w:hAnsiTheme="minorBidi"/>
          <w:b/>
          <w:bCs/>
        </w:rPr>
      </w:pPr>
      <w:r>
        <w:rPr>
          <w:rFonts w:asciiTheme="minorBidi" w:hAnsiTheme="minorBidi"/>
          <w:b/>
          <w:bCs/>
        </w:rPr>
        <w:t>Figure Legends:</w:t>
      </w:r>
    </w:p>
    <w:p w14:paraId="0928AE47" w14:textId="77777777" w:rsidR="008826C4" w:rsidRDefault="008826C4" w:rsidP="008826C4">
      <w:pPr>
        <w:rPr>
          <w:rFonts w:asciiTheme="minorBidi" w:hAnsiTheme="minorBidi"/>
        </w:rPr>
      </w:pPr>
    </w:p>
    <w:p w14:paraId="78B299C8" w14:textId="55B0850F" w:rsidR="005F4E2F" w:rsidRDefault="005F4E2F" w:rsidP="005F4E2F">
      <w:pPr>
        <w:keepNext/>
        <w:jc w:val="thaiDistribute"/>
        <w:rPr>
          <w:rFonts w:asciiTheme="minorBidi" w:hAnsiTheme="minorBidi"/>
        </w:rPr>
      </w:pPr>
      <w:r>
        <w:rPr>
          <w:rFonts w:asciiTheme="minorBidi" w:hAnsiTheme="minorBidi"/>
          <w:b/>
          <w:bCs/>
        </w:rPr>
        <w:t xml:space="preserve">Fig. </w:t>
      </w:r>
      <w:r w:rsidR="00D3651B">
        <w:rPr>
          <w:rFonts w:asciiTheme="minorBidi" w:hAnsiTheme="minorBidi"/>
          <w:b/>
          <w:bCs/>
        </w:rPr>
        <w:t xml:space="preserve">1 </w:t>
      </w:r>
      <w:r w:rsidRPr="00403D94">
        <w:rPr>
          <w:rFonts w:asciiTheme="minorBidi" w:hAnsiTheme="minorBidi"/>
          <w:b/>
          <w:bCs/>
          <w:i/>
          <w:iCs/>
        </w:rPr>
        <w:t>In vivo</w:t>
      </w:r>
      <w:r>
        <w:rPr>
          <w:rFonts w:asciiTheme="minorBidi" w:hAnsiTheme="minorBidi"/>
          <w:b/>
          <w:bCs/>
        </w:rPr>
        <w:t xml:space="preserve"> </w:t>
      </w:r>
      <w:proofErr w:type="spellStart"/>
      <w:r>
        <w:rPr>
          <w:rFonts w:asciiTheme="minorBidi" w:hAnsiTheme="minorBidi"/>
          <w:b/>
          <w:bCs/>
        </w:rPr>
        <w:t>BioID</w:t>
      </w:r>
      <w:proofErr w:type="spellEnd"/>
      <w:r>
        <w:rPr>
          <w:rFonts w:asciiTheme="minorBidi" w:hAnsiTheme="minorBidi"/>
          <w:b/>
          <w:bCs/>
        </w:rPr>
        <w:t xml:space="preserve"> reveals WASH complex proteome in mouse brain. a</w:t>
      </w:r>
      <w:r w:rsidRPr="00A30DDC">
        <w:rPr>
          <w:rFonts w:asciiTheme="minorBidi" w:hAnsiTheme="minorBidi"/>
        </w:rPr>
        <w:t>,</w:t>
      </w:r>
      <w:r>
        <w:rPr>
          <w:rFonts w:asciiTheme="minorBidi" w:hAnsiTheme="minorBidi"/>
          <w:b/>
          <w:bCs/>
        </w:rPr>
        <w:t xml:space="preserve"> </w:t>
      </w:r>
      <w:r w:rsidR="00D3651B">
        <w:rPr>
          <w:rFonts w:asciiTheme="minorBidi" w:hAnsiTheme="minorBidi"/>
        </w:rPr>
        <w:t xml:space="preserve">The WASH complex is composed of five subunits, </w:t>
      </w:r>
      <w:r w:rsidR="00D3651B" w:rsidRPr="00494D9E">
        <w:rPr>
          <w:rFonts w:asciiTheme="minorBidi" w:hAnsiTheme="minorBidi"/>
          <w:i/>
          <w:iCs/>
        </w:rPr>
        <w:t>Washc1</w:t>
      </w:r>
      <w:r w:rsidR="00D3651B">
        <w:rPr>
          <w:rFonts w:asciiTheme="minorBidi" w:hAnsiTheme="minorBidi"/>
        </w:rPr>
        <w:t xml:space="preserve"> (WASH1), </w:t>
      </w:r>
      <w:r w:rsidR="00D3651B" w:rsidRPr="00494D9E">
        <w:rPr>
          <w:rFonts w:asciiTheme="minorBidi" w:hAnsiTheme="minorBidi"/>
          <w:i/>
          <w:iCs/>
        </w:rPr>
        <w:t>Washc2</w:t>
      </w:r>
      <w:r w:rsidR="00D3651B">
        <w:rPr>
          <w:rFonts w:asciiTheme="minorBidi" w:hAnsiTheme="minorBidi"/>
        </w:rPr>
        <w:t xml:space="preserve"> (Fam21), </w:t>
      </w:r>
      <w:r w:rsidR="00D3651B" w:rsidRPr="00494D9E">
        <w:rPr>
          <w:rFonts w:asciiTheme="minorBidi" w:hAnsiTheme="minorBidi"/>
          <w:i/>
          <w:iCs/>
        </w:rPr>
        <w:t>Washc3</w:t>
      </w:r>
      <w:r w:rsidR="00D3651B">
        <w:rPr>
          <w:rFonts w:asciiTheme="minorBidi" w:hAnsiTheme="minorBidi"/>
        </w:rPr>
        <w:t xml:space="preserve"> (ccdc53), </w:t>
      </w:r>
      <w:r w:rsidR="00D3651B" w:rsidRPr="00494D9E">
        <w:rPr>
          <w:rFonts w:asciiTheme="minorBidi" w:hAnsiTheme="minorBidi"/>
          <w:i/>
          <w:iCs/>
        </w:rPr>
        <w:t>Washc4</w:t>
      </w:r>
      <w:r w:rsidR="00D3651B">
        <w:rPr>
          <w:rFonts w:asciiTheme="minorBidi" w:hAnsiTheme="minorBidi"/>
        </w:rPr>
        <w:t xml:space="preserve"> (SWIP), and </w:t>
      </w:r>
      <w:r w:rsidR="00D3651B" w:rsidRPr="00494D9E">
        <w:rPr>
          <w:rFonts w:asciiTheme="minorBidi" w:hAnsiTheme="minorBidi"/>
          <w:i/>
          <w:iCs/>
        </w:rPr>
        <w:t>Washc5</w:t>
      </w:r>
      <w:r w:rsidR="00D3651B">
        <w:rPr>
          <w:rFonts w:asciiTheme="minorBidi" w:hAnsiTheme="minorBidi"/>
        </w:rPr>
        <w:t xml:space="preserve"> (</w:t>
      </w:r>
      <w:proofErr w:type="spellStart"/>
      <w:r w:rsidR="00D3651B">
        <w:rPr>
          <w:rFonts w:asciiTheme="minorBidi" w:hAnsiTheme="minorBidi"/>
        </w:rPr>
        <w:t>Strumpellin</w:t>
      </w:r>
      <w:proofErr w:type="spellEnd"/>
      <w:r w:rsidR="00D3651B">
        <w:rPr>
          <w:rFonts w:asciiTheme="minorBidi" w:hAnsiTheme="minorBidi"/>
        </w:rPr>
        <w:t xml:space="preserve">). </w:t>
      </w:r>
      <w:r w:rsidR="00D3651B" w:rsidRPr="00340786">
        <w:rPr>
          <w:rFonts w:asciiTheme="minorBidi" w:hAnsiTheme="minorBidi"/>
        </w:rPr>
        <w:t xml:space="preserve">Human mutations in </w:t>
      </w:r>
      <w:r w:rsidR="00310210">
        <w:rPr>
          <w:rFonts w:asciiTheme="minorBidi" w:hAnsiTheme="minorBidi"/>
        </w:rPr>
        <w:t>these</w:t>
      </w:r>
      <w:r w:rsidR="00D3651B" w:rsidRPr="00340786">
        <w:rPr>
          <w:rFonts w:asciiTheme="minorBidi" w:hAnsiTheme="minorBidi"/>
        </w:rPr>
        <w:t xml:space="preserve"> components are associated </w:t>
      </w:r>
      <w:r w:rsidR="00D3651B">
        <w:rPr>
          <w:rFonts w:asciiTheme="minorBidi" w:hAnsiTheme="minorBidi"/>
        </w:rPr>
        <w:t>with spastic paraplegia</w:t>
      </w:r>
      <w:r w:rsidR="00D3651B">
        <w:rPr>
          <w:rFonts w:asciiTheme="minorBidi" w:hAnsiTheme="minorBidi"/>
        </w:rPr>
        <w:fldChar w:fldCharType="begin" w:fldLock="1"/>
      </w:r>
      <w:r w:rsidR="0086372A">
        <w:rPr>
          <w:rFonts w:asciiTheme="minorBidi" w:hAnsiTheme="minorBidi"/>
        </w:rPr>
        <w:instrText>ADDIN CSL_CITATION {"citationItems":[{"id":"ITEM-1","itemData":{"DOI":"10.1186/s13023-015-0359-x","ISSN":"17501172","PMID":"26572744","abstract":"Background: The hereditary spastic paraplegias (HSPs) are rare neurodegenerative gait disorders which are genetically highly heterogeneous. For each single form, eventual consideration of therapeutic strategies requires an understanding of the mechanism by which mutations confer pathogenicity. SPG8 is a dominantly inherited HSP, and associated with rather early onset and rapid progression. A total of nine mutations in KIAA0196, which encodes the WASH regulatory complex (SHRC) member strumpellin, have been reported in SPG8 patients so far. Based on biochemical and cell biological approaches, they have been suggested to act via loss of function-mediated haploinsufficiency. Methods: We generated a deletion-based knockout allele for E430025E21Rik, i.e. the murine homologue of KIAA0196. The consequences on mRNA and protein levels were analyzed by qPCR and Western-blotting, respectively. Motor performance was evaluated by the foot-base angle paradigm. Axon outgrowth and relevant organelle compartments were investigated in primary neuron cultures and primary fibroblast cultures, respectively. A homemade multiplex ligation-dependent probe amplification assay enabling identification of large inactivating KIAA0196 deletion alleles was applied to DNA from 240 HSP index patients. Results: Homozygous but not heterozygous mice showed early embryonic lethality. No transcripts from the knockout allele were detected, and the previously suggested compensation by the wild-type allele upon heterozygosity was disproven. mRNA expression of genes encoding other SHRC members was unaltered, while there was evidence for reduced SHRC abundance at protein level. We did, however, neither observe HSP-related in vivo and ex vivo phenotypes, nor alterations affecting endosomal, lysosomal, or autophagic compartments. KIAA0196 copy number screening excluded large inactivating deletion mutations in HSP patients. The consequences of monoallelic KIAA0196/E430025E21Rik activation thus differ from those observed for dominant HSP genes for which a loss-of-function mechanism is well established. Conclusions: Our data do not support the current view that heterozygous loss of strumpellin/SHRC function leads to haploinsufficiency and, in turn, to HSP. The lethality of homozygous knockout mice, i.e. the effect of complete loss of function, also argues against a dominant negative effect of mutant on wild-type strumpellin in patients. Toxic gain-of-function represents a potential alternative explana…","author":[{"dropping-particle":"","family":"Jahic","given":"Amir","non-dropping-particle":"","parse-names":false,"suffix":""},{"dropping-particle":"","family":"Khundadze","given":"Mukhran","non-dropping-particle":"","parse-names":false,"suffix":""},{"dropping-particle":"","family":"Jaenisch","given":"Nadine","non-dropping-particle":"","parse-names":false,"suffix":""},{"dropping-particle":"","family":"Schüle","given":"Rebecca","non-dropping-particle":"","parse-names":false,"suffix":""},{"dropping-particle":"","family":"Klimpe","given":"Sven","non-dropping-particle":"","parse-names":false,"suffix":""},{"dropping-particle":"","family":"Klebe","given":"Stephan","non-dropping-particle":"","parse-names":false,"suffix":""},{"dropping-particle":"","family":"Frahm","given":"Christiane","non-dropping-particle":"","parse-names":false,"suffix":""},{"dropping-particle":"","family":"Kassubek","given":"Jan","non-dropping-particle":"","parse-names":false,"suffix":""},{"dropping-particle":"","family":"Stevanin","given":"Giovanni","non-dropping-particle":"","parse-names":false,"suffix":""},{"dropping-particle":"","family":"Schöls","given":"Ludger","non-dropping-particle":"","parse-names":false,"suffix":""},{"dropping-particle":"","family":"Brice","given":"Alexis","non-dropping-particle":"","parse-names":false,"suffix":""},{"dropping-particle":"","family":"Hübner","given":"Christian A.","non-dropping-particle":"","parse-names":false,"suffix":""},{"dropping-particle":"","family":"Beetz","given":"Christian","non-dropping-particle":"","parse-names":false,"suffix":""}],"container-title":"Orphanet Journal of Rare Diseases","id":"ITEM-1","issue":"1","issued":{"date-parts":[["2015","11","16"]]},"publisher":"BioMed Central Ltd.","title":"The spectrum of KIAA0196 variants, and characterization of a murine knockout: Implications for the mutational mechanism in hereditary spastic paraplegia type SPG8 Rare neurological diseases","type":"article-journal","volume":"10"},"uris":["http://www.mendeley.com/documents/?uuid=587118df-0f25-3a96-a48f-3e15d1af8f2a"]},{"id":"ITEM-2","itemData":{"DOI":"10.1007/s00415-013-6870-x","ISSN":"03405354","abstract":"SPG8 is a rare autosomal dominant hereditary spastic paraplegia (AD-HSP), with only six SPG8 families described so far. Our purpose was to screen for KIAA0196 (SPG8) mutations in AD-HSP patients and to investigate their phenotype. Extensive family investigation was performed after positive KIAA0196 mutation analysis, which was part of an on-going mutation screening effort in AD-HSP patients. A novel pathogenic KIAA0196 mutation p.(Gly696Ala) was identified in two AD-HSP patients, who subsequently were shown to belong to a single large Dutch pedigree with more than 10 affected family members. The phenotype consisted of a pure HSP with ages at onset between 20 and 60 years, distally reduced vibration sense in the legs in all, and urinary urgency in seven out of 10 patients. Frequent features were exercise- or emotion-induced increase of spasticity and gait problems and chronic nonspecific lower back and joint pains. We have identified a fourth pathogenic KIAA0196 mutation in a Dutch HSP-family, the seventh family worldwide, with a less severe clinical course than described before. © 2013 Springer-Verlag Berlin Heidelberg.","author":[{"dropping-particle":"","family":"Bot","given":"Susanne T.","non-dropping-particle":"De","parse-names":false,"suffix":""},{"dropping-particle":"","family":"Vermeer","given":"Sascha","non-dropping-particle":"","parse-names":false,"suffix":""},{"dropping-particle":"","family":"Buijsman","given":"Wendy","non-dropping-particle":"","parse-names":false,"suffix":""},{"dropping-particle":"","family":"Heister","given":"Angelien","non-dropping-particle":"","parse-names":false,"suffix":""},{"dropping-particle":"","family":"Voorendt","given":"Marsha","non-dropping-particle":"","parse-names":false,"suffix":""},{"dropping-particle":"","family":"Verrips","given":"Aad","non-dropping-particle":"","parse-names":false,"suffix":""},{"dropping-particle":"","family":"Scheffer","given":"Hans","non-dropping-particle":"","parse-names":false,"suffix":""},{"dropping-particle":"","family":"Kremer","given":"Hubertus P.H.","non-dropping-particle":"","parse-names":false,"suffix":""},{"dropping-particle":"","family":"Warrenburg","given":"Bart P.C.","non-dropping-particle":"Van De","parse-names":false,"suffix":""},{"dropping-particle":"","family":"Kamsteeg","given":"Erik Jan","non-dropping-particle":"","parse-names":false,"suffix":""}],"container-title":"Journal of Neurology","id":"ITEM-2","issue":"7","issued":{"date-parts":[["2013","7"]]},"page":"1765-1769","publisher":"J Neurol","title":"Pure adult-onset Spastic Paraplegia caused by a novel mutation in the KIAA0196 (SPG8) gene","type":"article-journal","volume":"260"},"uris":["http://www.mendeley.com/documents/?uuid=b542663e-284b-3e49-b3a1-eca305bb23ea"]},{"id":"ITEM-3","itemData":{"DOI":"10.1086/510782","ISSN":"00029297","abstract":"Hereditary spastic paraplegia (HSP) is a progressive upper-motor neurodegenerative disease. The eighth HSP locus, SPG8, is on chromosome 8p24.13. The three families previously linked to the SPG8 locus present with relatively severe, pure spastic paraplegia. We have identified three mutations in the KIAA0196 gene in six families that map to the SPG8 locus. One mutation, V626F, segregated in three large North American families with European ancestry and in one British family. An L619F mutation was found in a Brazilian family. The third mutation, N471D, was identified in a smaller family of European origin and lies in a spectrin domain. None of these mutations were identified in 500 control individuals. Both the L619 and V626 residues are strictly conserved across species and likely have a notable effect on the structure of the protein product strumpellin. Rescue studies with human mRNA injected in zebrafish treated with morpholino oligonucleotides to knock down the endogenous protein showed that mutations at these two residues impaired the normal function of the KIAA0196 gene. However, the function of the 1,159-aa strumpellin protein is relatively unknown. The identification and characterization of the KIAA0196 gene will enable further insight into the pathogenesis of HSP. © 2006 by The American Society of Human Genetics. All rights reserved.","author":[{"dropping-particle":"","family":"Valdmanis","given":"Paul N.","non-dropping-particle":"","parse-names":false,"suffix":""},{"dropping-particle":"","family":"Meijer","given":"Inge A.","non-dropping-particle":"","parse-names":false,"suffix":""},{"dropping-particle":"","family":"Reynolds","given":"Annie","non-dropping-particle":"","parse-names":false,"suffix":""},{"dropping-particle":"","family":"Lei","given":"Adrienne","non-dropping-particle":"","parse-names":false,"suffix":""},{"dropping-particle":"","family":"MacLeod","given":"Patrick","non-dropping-particle":"","parse-names":false,"suffix":""},{"dropping-particle":"","family":"Schlesinger","given":"David","non-dropping-particle":"","parse-names":false,"suffix":""},{"dropping-particle":"","family":"Zatz","given":"Mayana","non-dropping-particle":"","parse-names":false,"suffix":""},{"dropping-particle":"","family":"Reid","given":"Evan","non-dropping-particle":"","parse-names":false,"suffix":""},{"dropping-particle":"","family":"Dion","given":"Patrick A.","non-dropping-particle":"","parse-names":false,"suffix":""},{"dropping-particle":"","family":"Drapeau","given":"Pierre","non-dropping-particle":"","parse-names":false,"suffix":""},{"dropping-particle":"","family":"Rouleau","given":"Guy A.","non-dropping-particle":"","parse-names":false,"suffix":""}],"container-title":"American Journal of Human Genetics","id":"ITEM-3","issued":{"date-parts":[["2007"]]},"title":"Mutations in the KIAA0196 gene at the SPG8 locus cause hereditary spastic paraplegia","type":"article-journal"},"uris":["http://www.mendeley.com/documents/?uuid=6fc802b1-07d6-4d25-9fa2-b2141bfbc62e"]}],"mendeley":{"formattedCitation":"&lt;sup&gt;32,33,114&lt;/sup&gt;","plainTextFormattedCitation":"32,33,114","previouslyFormattedCitation":"&lt;sup&gt;32,33,113&lt;/sup&gt;"},"properties":{"noteIndex":0},"schema":"https://github.com/citation-style-language/schema/raw/master/csl-citation.json"}</w:instrText>
      </w:r>
      <w:r w:rsidR="00D3651B">
        <w:rPr>
          <w:rFonts w:asciiTheme="minorBidi" w:hAnsiTheme="minorBidi"/>
        </w:rPr>
        <w:fldChar w:fldCharType="separate"/>
      </w:r>
      <w:r w:rsidR="0086372A" w:rsidRPr="0086372A">
        <w:rPr>
          <w:rFonts w:asciiTheme="minorBidi" w:hAnsiTheme="minorBidi"/>
          <w:noProof/>
          <w:vertAlign w:val="superscript"/>
        </w:rPr>
        <w:t>32,33,114</w:t>
      </w:r>
      <w:r w:rsidR="00D3651B">
        <w:rPr>
          <w:rFonts w:asciiTheme="minorBidi" w:hAnsiTheme="minorBidi"/>
        </w:rPr>
        <w:fldChar w:fldCharType="end"/>
      </w:r>
      <w:r w:rsidR="00310210">
        <w:rPr>
          <w:rFonts w:asciiTheme="minorBidi" w:hAnsiTheme="minorBidi"/>
        </w:rPr>
        <w:t>,</w:t>
      </w:r>
      <w:r w:rsidR="00D3651B">
        <w:rPr>
          <w:rFonts w:asciiTheme="minorBidi" w:hAnsiTheme="minorBidi"/>
        </w:rPr>
        <w:t>Ritscher-Schinzel Syndrome</w:t>
      </w:r>
      <w:r w:rsidR="00D3651B" w:rsidRPr="00140120">
        <w:rPr>
          <w:rFonts w:asciiTheme="minorBidi" w:hAnsiTheme="minorBidi"/>
          <w:color w:val="000000"/>
          <w:shd w:val="clear" w:color="auto" w:fill="FFFFFF"/>
        </w:rPr>
        <w:fldChar w:fldCharType="begin" w:fldLock="1"/>
      </w:r>
      <w:r w:rsidR="00610919">
        <w:rPr>
          <w:rFonts w:asciiTheme="minorBidi" w:hAnsiTheme="minorBidi"/>
          <w:color w:val="000000"/>
          <w:shd w:val="clear" w:color="auto" w:fill="FFFFFF"/>
        </w:rPr>
        <w:instrText>ADDIN CSL_CITATION {"citationItems":[{"id":"ITEM-1","itemData":{"DOI":"10.1136/jmedgenet-2013-101715","ISSN":"00222593","abstract":"Background Ritscher-Schinzel syndrome (RSS) is a clinically heterogeneous disorder characterised by distinctive craniofacial features in addition to cerebellar and cardiac anomalies. It has been described in different populations and is presumed to follow autosomal recessive inheritance. In an effort to identify the underlying genetic cause of RSS, affected individuals from a First Nations (FN) community in northern Manitoba, Canada, were enrolled in this study. Methods Homozygosity mapping by SNP array and Sanger sequencing of the candidate genes in a 1Mb interval on chromosome 8q24.13 were performed on genomic DNA from eight FN RSS patients, eight of their parents and five unaffected individuals (control subjects) from this geographic isolate. Results All eight patients were homozygous for a novel splice site mutation in KIAA0196. RNA analysis revealed an approximate eightfold reduction in the relative amount of a KIAA0196 transcript lacking exon 27. A 60% reduction in the amount of strumpellin protein was observed on western blot. Conclusions We have identified a mutation in KIAA0196 as the cause of the form of RSS characterised in our cohort. The ubiquitous expression and highly conserved nature of strumpellin, the product of KIAA0196, is consistent with the complex and multisystem nature of this disorder.","author":[{"dropping-particle":"","family":"Elliott","given":"Alison M.","non-dropping-particle":"","parse-names":false,"suffix":""},{"dropping-particle":"","family":"Simard","given":"Louise R.","non-dropping-particle":"","parse-names":false,"suffix":""},{"dropping-particle":"","family":"Coghlan","given":"Gail","non-dropping-particle":"","parse-names":false,"suffix":""},{"dropping-particle":"","family":"Chudley","given":"Albert E.","non-dropping-particle":"","parse-names":false,"suffix":""},{"dropping-particle":"","family":"Chodirker","given":"Bernard N.","non-dropping-particle":"","parse-names":false,"suffix":""},{"dropping-particle":"","family":"Greenberg","given":"Cheryl R.","non-dropping-particle":"","parse-names":false,"suffix":""},{"dropping-particle":"","family":"Burch","given":"Tanya","non-dropping-particle":"","parse-names":false,"suffix":""},{"dropping-particle":"","family":"Ly","given":"Valentina","non-dropping-particle":"","parse-names":false,"suffix":""},{"dropping-particle":"","family":"Hatch","given":"Grant M.","non-dropping-particle":"","parse-names":false,"suffix":""},{"dropping-particle":"","family":"Zelinski","given":"Teresa","non-dropping-particle":"","parse-names":false,"suffix":""}],"container-title":"Journal of Medical Genetics","id":"ITEM-1","issue":"12","issued":{"date-parts":[["2013","12","1"]]},"page":"819-822","publisher":"BMJ Publishing Group Ltd","title":"A novel mutation in KIAA0196: Identification of a gene involved in Ritscher-Schinzel/3C syndrome in a First Nations cohort","type":"article-journal","volume":"50"},"uris":["http://www.mendeley.com/documents/?uuid=70cc8b8d-acbe-3586-a31b-3de1faa31491"]}],"mendeley":{"formattedCitation":"&lt;sup&gt;36&lt;/sup&gt;","plainTextFormattedCitation":"36","previouslyFormattedCitation":"&lt;sup&gt;36&lt;/sup&gt;"},"properties":{"noteIndex":0},"schema":"https://github.com/citation-style-language/schema/raw/master/csl-citation.json"}</w:instrText>
      </w:r>
      <w:r w:rsidR="00D3651B" w:rsidRPr="00140120">
        <w:rPr>
          <w:rFonts w:asciiTheme="minorBidi" w:hAnsiTheme="minorBidi"/>
          <w:color w:val="000000"/>
          <w:shd w:val="clear" w:color="auto" w:fill="FFFFFF"/>
        </w:rPr>
        <w:fldChar w:fldCharType="separate"/>
      </w:r>
      <w:r w:rsidR="000F707D" w:rsidRPr="000F707D">
        <w:rPr>
          <w:rFonts w:asciiTheme="minorBidi" w:hAnsiTheme="minorBidi"/>
          <w:noProof/>
          <w:color w:val="000000"/>
          <w:shd w:val="clear" w:color="auto" w:fill="FFFFFF"/>
          <w:vertAlign w:val="superscript"/>
        </w:rPr>
        <w:t>36</w:t>
      </w:r>
      <w:r w:rsidR="00D3651B" w:rsidRPr="00140120">
        <w:rPr>
          <w:rFonts w:asciiTheme="minorBidi" w:hAnsiTheme="minorBidi"/>
          <w:color w:val="000000"/>
          <w:shd w:val="clear" w:color="auto" w:fill="FFFFFF"/>
        </w:rPr>
        <w:fldChar w:fldCharType="end"/>
      </w:r>
      <w:r w:rsidR="00310210">
        <w:rPr>
          <w:rFonts w:asciiTheme="minorBidi" w:hAnsiTheme="minorBidi"/>
          <w:color w:val="000000"/>
          <w:shd w:val="clear" w:color="auto" w:fill="FFFFFF"/>
        </w:rPr>
        <w:t xml:space="preserve">, and </w:t>
      </w:r>
      <w:r w:rsidR="00D3651B">
        <w:rPr>
          <w:rFonts w:asciiTheme="minorBidi" w:hAnsiTheme="minorBidi"/>
        </w:rPr>
        <w:t>intellectual disability</w:t>
      </w:r>
      <w:r w:rsidR="00D3651B" w:rsidRPr="002166CA">
        <w:rPr>
          <w:rFonts w:asciiTheme="minorBidi" w:hAnsiTheme="minorBidi"/>
        </w:rPr>
        <w:fldChar w:fldCharType="begin" w:fldLock="1"/>
      </w:r>
      <w:r w:rsidR="00610919">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swip","type":"article-journal"},"uris":["http://www.mendeley.com/documents/?uuid=6c862955-d6e9-454f-8eca-ed6688921c64"]},{"id":"ITEM-2","itemData":{"DOI":"10.1002/ajmg.a.61487","abstract":"In 2011, KIAA1033/WASHC4 was associated with autosomal recessive intellectual disability (ARID) in a large consanguineous family comprising seven affected individuals with moderate ID and short stature. Since then, no other cases of KIAA1033 variants have been reported. Here we describe three additional patients (from two unrelated families) with syndromic ID due to compound heterozygous KIAA1033 variants ascertained by exome sequencing (ES). Two sisters, aged 4 and 5.5 years, had a stop-gain and a missense variants, each inherited from one parent (p.(Gln442*) and p. (Asp1048Gly)). Both had learning disabilities, macrocephaly, dysmorphic features, skeletal anomalies, and subependymal heterotopic nodules. In addition, the younger sibling had a congenital absence of the right internal carotid and bilateral sensorineu-ral hearing loss. The third patient was aged 34 years and had two missense variants, one inherited from each parent (p.(Lys1079Arg) and p.(His503Arg)). This patient presented with mild ID, short stature, and microcephaly. KIAA1033 encodes a large protein (WASHC4), which is part of the WASH complex. The WASH complex is involved in the regulation of the fission of tubules that serve as transport intermediates during endosome sorting. Another member of the WASH complex, KIAA0196/WASHC5, has already been implicated in ARID with brain and cardiac malformations, under the designation of 3C or Ritscher-Schinzel syndrome (MIM#20210). ES has proved efficient for finding replications of genes with insufficient data in the literature to be defined as new OMIM genes. We conclude that KIAA1033 is responsible for a heterogeneous ARID phenotype, and additional description will be needed to refine the clinical phenotype. K E Y W O R D S exome sequencing, intellectual disability, KIAA1033/WASHC4","author":[{"dropping-particle":"","family":"Assoum","given":"Mirna","non-dropping-particle":"","parse-names":false,"suffix":""},{"dropping-particle":"","family":"Ange-Line Bruel","given":"|","non-dropping-particle":"","parse-names":false,"suffix":""},{"dropping-particle":"","family":"Crenshaw","given":"Melissa L","non-dropping-particle":"","parse-names":false,"suffix":""},{"dropping-particle":"","family":"Delanne","given":"| Julian","non-dropping-particle":"","parse-names":false,"suffix":""},{"dropping-particle":"","family":"Wentzensen","given":"Ingrid M","non-dropping-particle":"","parse-names":false,"suffix":""},{"dropping-particle":"","family":"Mcwalter","given":"Kirsty","non-dropping-particle":"","parse-names":false,"suffix":""},{"dropping-particle":"","family":"Dent","given":"Karin M","non-dropping-particle":"","parse-names":false,"suffix":""},{"dropping-particle":"","family":"Vitobello","given":"| Antonio","non-dropping-particle":"","parse-names":false,"suffix":""},{"dropping-particle":"","family":"Kuentz","given":"Paul","non-dropping-particle":"","parse-names":false,"suffix":""},{"dropping-particle":"","family":"Thevenon","given":"Julien","non-dropping-particle":"","parse-names":false,"suffix":""},{"dropping-particle":"","family":"Duffourd","given":"Yannis","non-dropping-particle":"","parse-names":false,"suffix":""},{"dropping-particle":"","family":"Thauvin-Robinet","given":"Christel","non-dropping-particle":"","parse-names":false,"suffix":""},{"dropping-particle":"","family":"Faivre","given":"| Laurence","non-dropping-particle":"","parse-names":false,"suffix":""}],"container-title":"Am J Med Genet","id":"ITEM-2","issued":{"date-parts":[["2020"]]},"page":"182","title":"Novel KIAA1033/WASHC4 mutations in three patients with syndromic intellectual disability and a review of the literature","type":"article-journal"},"uris":["http://www.mendeley.com/documents/?uuid=ede16bdf-01cb-3fb4-b5c1-a93700db3371"]}],"mendeley":{"formattedCitation":"&lt;sup&gt;34,35&lt;/sup&gt;","plainTextFormattedCitation":"34,35","previouslyFormattedCitation":"&lt;sup&gt;34,35&lt;/sup&gt;"},"properties":{"noteIndex":0},"schema":"https://github.com/citation-style-language/schema/raw/master/csl-citation.json"}</w:instrText>
      </w:r>
      <w:r w:rsidR="00D3651B" w:rsidRPr="002166CA">
        <w:rPr>
          <w:rFonts w:asciiTheme="minorBidi" w:hAnsiTheme="minorBidi"/>
        </w:rPr>
        <w:fldChar w:fldCharType="separate"/>
      </w:r>
      <w:r w:rsidR="000F707D" w:rsidRPr="000F707D">
        <w:rPr>
          <w:rFonts w:asciiTheme="minorBidi" w:hAnsiTheme="minorBidi"/>
          <w:noProof/>
          <w:vertAlign w:val="superscript"/>
        </w:rPr>
        <w:t>34,35</w:t>
      </w:r>
      <w:r w:rsidR="00D3651B" w:rsidRPr="002166CA">
        <w:rPr>
          <w:rFonts w:asciiTheme="minorBidi" w:hAnsiTheme="minorBidi"/>
        </w:rPr>
        <w:fldChar w:fldCharType="end"/>
      </w:r>
      <w:r w:rsidR="00D3651B">
        <w:rPr>
          <w:rFonts w:asciiTheme="minorBidi" w:hAnsiTheme="minorBidi"/>
        </w:rPr>
        <w:t>.</w:t>
      </w:r>
      <w:r w:rsidR="00310210">
        <w:rPr>
          <w:rFonts w:asciiTheme="minorBidi" w:hAnsiTheme="minorBidi"/>
        </w:rPr>
        <w:t xml:space="preserve"> </w:t>
      </w:r>
      <w:r w:rsidR="00310210" w:rsidRPr="00310210">
        <w:rPr>
          <w:rFonts w:asciiTheme="minorBidi" w:hAnsiTheme="minorBidi"/>
          <w:b/>
          <w:bCs/>
        </w:rPr>
        <w:t>b</w:t>
      </w:r>
      <w:r w:rsidR="00310210">
        <w:rPr>
          <w:rFonts w:asciiTheme="minorBidi" w:hAnsiTheme="minorBidi"/>
        </w:rPr>
        <w:t xml:space="preserve">, </w:t>
      </w:r>
      <w:r w:rsidRPr="00310210">
        <w:rPr>
          <w:rFonts w:asciiTheme="minorBidi" w:hAnsiTheme="minorBidi"/>
        </w:rPr>
        <w:t>A</w:t>
      </w:r>
      <w:r>
        <w:rPr>
          <w:rFonts w:asciiTheme="minorBidi" w:hAnsiTheme="minorBidi"/>
        </w:rPr>
        <w:t xml:space="preserve"> BioID2 probe was attached to the c-terminus of WASH1 and expressed under the human synapsin-1 (hSyn1) promoter in an AAV construct for </w:t>
      </w:r>
      <w:r w:rsidRPr="00D4413A">
        <w:rPr>
          <w:rFonts w:asciiTheme="minorBidi" w:hAnsiTheme="minorBidi"/>
          <w:i/>
          <w:iCs/>
        </w:rPr>
        <w:t xml:space="preserve">in vivo </w:t>
      </w:r>
      <w:proofErr w:type="spellStart"/>
      <w:r>
        <w:rPr>
          <w:rFonts w:asciiTheme="minorBidi" w:hAnsiTheme="minorBidi"/>
        </w:rPr>
        <w:t>BioID</w:t>
      </w:r>
      <w:proofErr w:type="spellEnd"/>
      <w:r>
        <w:rPr>
          <w:rFonts w:asciiTheme="minorBidi" w:hAnsiTheme="minorBidi"/>
        </w:rPr>
        <w:t xml:space="preserve"> (iBioID). </w:t>
      </w:r>
      <w:r w:rsidR="00310210">
        <w:rPr>
          <w:rFonts w:asciiTheme="minorBidi" w:hAnsiTheme="minorBidi"/>
          <w:b/>
          <w:bCs/>
        </w:rPr>
        <w:t>c</w:t>
      </w:r>
      <w:r>
        <w:rPr>
          <w:rFonts w:asciiTheme="minorBidi" w:hAnsiTheme="minorBidi"/>
        </w:rPr>
        <w:t>, iBioID probes (WASH1-BioID2</w:t>
      </w:r>
      <w:r w:rsidR="00310210">
        <w:rPr>
          <w:rFonts w:asciiTheme="minorBidi" w:hAnsiTheme="minorBidi"/>
        </w:rPr>
        <w:t>-HA</w:t>
      </w:r>
      <w:r>
        <w:rPr>
          <w:rFonts w:asciiTheme="minorBidi" w:hAnsiTheme="minorBidi"/>
        </w:rPr>
        <w:t xml:space="preserve">, or negative </w:t>
      </w:r>
      <w:r>
        <w:rPr>
          <w:rFonts w:asciiTheme="minorBidi" w:hAnsiTheme="minorBidi"/>
        </w:rPr>
        <w:lastRenderedPageBreak/>
        <w:t>control solubleBioID2</w:t>
      </w:r>
      <w:r w:rsidR="00310210">
        <w:rPr>
          <w:rFonts w:asciiTheme="minorBidi" w:hAnsiTheme="minorBidi"/>
        </w:rPr>
        <w:t>-HA</w:t>
      </w:r>
      <w:r>
        <w:rPr>
          <w:rFonts w:asciiTheme="minorBidi" w:hAnsiTheme="minorBidi"/>
        </w:rPr>
        <w:t xml:space="preserve">) were injected into wild-type mouse brain at P0 and allowed to express for two weeks. Subcutaneous biotin injections (24 mg/kg) were administered over seven days for biotinylation, and then brains were harvested for isolation and purification of biotinylated proteins. LC-MS/MS identified proteins significantly enriched in all three replicates of WASH1-BioID2 samples over soluble-BioID2 controls. </w:t>
      </w:r>
      <w:r w:rsidR="00310210">
        <w:rPr>
          <w:rFonts w:asciiTheme="minorBidi" w:hAnsiTheme="minorBidi"/>
          <w:b/>
          <w:bCs/>
        </w:rPr>
        <w:t>d</w:t>
      </w:r>
      <w:r w:rsidRPr="00A30DDC">
        <w:rPr>
          <w:rFonts w:asciiTheme="minorBidi" w:hAnsiTheme="minorBidi"/>
        </w:rPr>
        <w:t>,</w:t>
      </w:r>
      <w:r>
        <w:rPr>
          <w:rFonts w:asciiTheme="minorBidi" w:hAnsiTheme="minorBidi"/>
          <w:b/>
          <w:bCs/>
        </w:rPr>
        <w:t xml:space="preserve"> </w:t>
      </w:r>
      <w:r w:rsidR="00D67956">
        <w:rPr>
          <w:rFonts w:asciiTheme="minorBidi" w:hAnsiTheme="minorBidi"/>
        </w:rPr>
        <w:t>Representative image of WASH1-BioID2-HA expression in mouse cortex (</w:t>
      </w:r>
      <w:proofErr w:type="spellStart"/>
      <w:r w:rsidR="00D67956">
        <w:rPr>
          <w:rFonts w:asciiTheme="minorBidi" w:hAnsiTheme="minorBidi"/>
        </w:rPr>
        <w:t>Cx</w:t>
      </w:r>
      <w:proofErr w:type="spellEnd"/>
      <w:r w:rsidR="00D67956">
        <w:rPr>
          <w:rFonts w:asciiTheme="minorBidi" w:hAnsiTheme="minorBidi"/>
        </w:rPr>
        <w:t xml:space="preserve">). Individual panels show nuclei (DAPI, blue), AAV construct HA epitope (green), and biotinylated proteins (Streptavidin, red). Merged image shows colocalization of HA and Streptavidin (yellow). </w:t>
      </w:r>
      <w:r w:rsidR="00FF7DBF">
        <w:rPr>
          <w:rFonts w:asciiTheme="minorBidi" w:hAnsiTheme="minorBidi"/>
        </w:rPr>
        <w:t>Scale bar</w:t>
      </w:r>
      <w:r w:rsidR="009D2D37">
        <w:rPr>
          <w:rFonts w:asciiTheme="minorBidi" w:hAnsiTheme="minorBidi"/>
        </w:rPr>
        <w:t>,</w:t>
      </w:r>
      <w:r w:rsidR="00FF7DBF">
        <w:rPr>
          <w:rFonts w:asciiTheme="minorBidi" w:hAnsiTheme="minorBidi"/>
        </w:rPr>
        <w:t xml:space="preserve"> 50 </w:t>
      </w:r>
      <w:r w:rsidR="00FF7DBF" w:rsidRPr="00F472E1">
        <w:rPr>
          <w:rFonts w:ascii="Arial" w:hAnsi="Arial" w:cs="Arial"/>
          <w:color w:val="000000" w:themeColor="text1"/>
        </w:rPr>
        <w:t>µ</w:t>
      </w:r>
      <w:r w:rsidR="00FF7DBF">
        <w:rPr>
          <w:rFonts w:asciiTheme="minorBidi" w:hAnsiTheme="minorBidi"/>
        </w:rPr>
        <w:t xml:space="preserve">m. </w:t>
      </w:r>
      <w:r w:rsidR="00D67956" w:rsidRPr="00FF7DBF">
        <w:rPr>
          <w:rFonts w:asciiTheme="minorBidi" w:hAnsiTheme="minorBidi"/>
          <w:b/>
          <w:bCs/>
        </w:rPr>
        <w:t>e</w:t>
      </w:r>
      <w:r w:rsidR="00D67956">
        <w:rPr>
          <w:rFonts w:asciiTheme="minorBidi" w:hAnsiTheme="minorBidi"/>
        </w:rPr>
        <w:t xml:space="preserve">, </w:t>
      </w:r>
      <w:r w:rsidRPr="00D67956">
        <w:rPr>
          <w:rFonts w:asciiTheme="minorBidi" w:hAnsiTheme="minorBidi"/>
        </w:rPr>
        <w:t>iBioID</w:t>
      </w:r>
      <w:r>
        <w:rPr>
          <w:rFonts w:asciiTheme="minorBidi" w:hAnsiTheme="minorBidi"/>
        </w:rPr>
        <w:t xml:space="preserve"> identified known and unknown proteins interactors of the WASH complex in murine neurons. Nodes size represents protein abundance fold-enrichment over negative control (range: </w:t>
      </w:r>
      <w:r w:rsidR="00CD736D">
        <w:rPr>
          <w:rFonts w:asciiTheme="minorBidi" w:hAnsiTheme="minorBidi"/>
        </w:rPr>
        <w:t xml:space="preserve">3 </w:t>
      </w:r>
      <w:r>
        <w:rPr>
          <w:rFonts w:asciiTheme="minorBidi" w:hAnsiTheme="minorBidi"/>
        </w:rPr>
        <w:t xml:space="preserve">to 181.7), solid </w:t>
      </w:r>
      <w:r w:rsidR="00CD736D">
        <w:rPr>
          <w:rFonts w:asciiTheme="minorBidi" w:hAnsiTheme="minorBidi"/>
        </w:rPr>
        <w:t xml:space="preserve">grey </w:t>
      </w:r>
      <w:r>
        <w:rPr>
          <w:rFonts w:asciiTheme="minorBidi" w:hAnsiTheme="minorBidi"/>
        </w:rPr>
        <w:t xml:space="preserve">lines delineate iBioID interactions between the </w:t>
      </w:r>
      <w:ins w:id="724" w:author="Jamie Courtland" w:date="2020-06-26T10:54:00Z">
        <w:r w:rsidR="00115A9C">
          <w:rPr>
            <w:rFonts w:asciiTheme="minorBidi" w:hAnsiTheme="minorBidi"/>
          </w:rPr>
          <w:t xml:space="preserve">WASHC1 </w:t>
        </w:r>
      </w:ins>
      <w:r>
        <w:rPr>
          <w:rFonts w:asciiTheme="minorBidi" w:hAnsiTheme="minorBidi"/>
        </w:rPr>
        <w:t xml:space="preserve">probe (seen in yellow at the center) and identified proteins, dashed lines indicate known protein-protein interactions from </w:t>
      </w:r>
      <w:proofErr w:type="spellStart"/>
      <w:r w:rsidR="00CD736D" w:rsidRPr="00115A9C">
        <w:rPr>
          <w:rFonts w:asciiTheme="minorBidi" w:hAnsiTheme="minorBidi"/>
          <w:color w:val="000000" w:themeColor="text1"/>
        </w:rPr>
        <w:t>HitPredict</w:t>
      </w:r>
      <w:proofErr w:type="spellEnd"/>
      <w:r w:rsidR="00CD736D" w:rsidRPr="00115A9C">
        <w:rPr>
          <w:rFonts w:asciiTheme="minorBidi" w:hAnsiTheme="minorBidi"/>
          <w:color w:val="000000" w:themeColor="text1"/>
        </w:rPr>
        <w:t xml:space="preserve"> database</w:t>
      </w:r>
      <w:r w:rsidR="00CD736D" w:rsidRPr="00115A9C">
        <w:rPr>
          <w:rFonts w:asciiTheme="minorBidi" w:hAnsiTheme="minorBidi"/>
          <w:color w:val="000000" w:themeColor="text1"/>
        </w:rPr>
        <w:fldChar w:fldCharType="begin" w:fldLock="1"/>
      </w:r>
      <w:r w:rsidR="0086372A" w:rsidRPr="00115A9C">
        <w:rPr>
          <w:rFonts w:asciiTheme="minorBidi" w:hAnsiTheme="minorBidi"/>
          <w:color w:val="000000" w:themeColor="text1"/>
        </w:rPr>
        <w:instrText>ADDIN CSL_CITATION {"citationItems":[{"id":"ITEM-1","itemData":{"DOI":"10.1093/database/bav117","ISSN":"17580463","abstract":"HitPredict is a consolidated resource of experimentally identified, physical protein-protein interactions with confidence scores to indicate their reliability. The study of genes and their inter-relationships using methods such as network and pathway analysis requires high quality protein-protein interaction information. Extracting reliable interactions from most of the existing databases is challenging because they either contain only a subset of the available interactions, or a mixture of physical, genetic and predicted interactions. Automated integration of interactions is further complicated by varying levels of accuracy of database content and lack of adherence to standard formats. To address these issues, the latest version of HitPredict provides a manually curated dataset of 398 696 physical associations between 70 808 proteins from 105 species. Manual confirmation was used to resolve all issues encountered during data integration. For improved reliability assessment, this version combines a new score derived from the experimental information of the interactions with the original score based on the features of the interacting proteins. The combined interaction score performs better than either of the individual scores in HitPredict as well as the reliability score of another similar database. HitPredict provides a web interface to search proteins and visualize their interactions, and the data can be downloaded for offline analysis. Data usability has been enhanced by mapping protein identifiers across multiple reference databases. Thus, the latest version of HitPredict provides a significantly larger, more reliable and usable dataset of protein-protein interactions from several species for the study of gene groups.","author":[{"dropping-particle":"","family":"López","given":"Yosvany","non-dropping-particle":"","parse-names":false,"suffix":""},{"dropping-particle":"","family":"Nakai","given":"Kenta","non-dropping-particle":"","parse-names":false,"suffix":""},{"dropping-particle":"","family":"Patil","given":"Ashwini","non-dropping-particle":"","parse-names":false,"suffix":""}],"container-title":"Database","id":"ITEM-1","issued":{"date-parts":[["2015"]]},"title":"HitPredict version 4: Comprehensive reliability scoring of physical protein-protein interactions from more than 100 species","type":"article-journal"},"uris":["http://www.mendeley.com/documents/?uuid=c494349c-a098-4ed3-b2e7-e0a6b2d69a35"]}],"mendeley":{"formattedCitation":"&lt;sup&gt;101&lt;/sup&gt;","plainTextFormattedCitation":"101","previouslyFormattedCitation":"&lt;sup&gt;101&lt;/sup&gt;"},"properties":{"noteIndex":0},"schema":"https://github.com/citation-style-language/schema/raw/master/csl-citation.json"}</w:instrText>
      </w:r>
      <w:r w:rsidR="00CD736D" w:rsidRPr="00115A9C">
        <w:rPr>
          <w:rFonts w:asciiTheme="minorBidi" w:hAnsiTheme="minorBidi"/>
          <w:color w:val="000000" w:themeColor="text1"/>
        </w:rPr>
        <w:fldChar w:fldCharType="separate"/>
      </w:r>
      <w:r w:rsidR="001B3279" w:rsidRPr="00115A9C">
        <w:rPr>
          <w:rFonts w:asciiTheme="minorBidi" w:hAnsiTheme="minorBidi"/>
          <w:noProof/>
          <w:color w:val="000000" w:themeColor="text1"/>
          <w:vertAlign w:val="superscript"/>
        </w:rPr>
        <w:t>101</w:t>
      </w:r>
      <w:r w:rsidR="00CD736D" w:rsidRPr="00115A9C">
        <w:rPr>
          <w:rFonts w:asciiTheme="minorBidi" w:hAnsiTheme="minorBidi"/>
          <w:color w:val="000000" w:themeColor="text1"/>
        </w:rPr>
        <w:fldChar w:fldCharType="end"/>
      </w:r>
      <w:r>
        <w:rPr>
          <w:rFonts w:asciiTheme="minorBidi" w:hAnsiTheme="minorBidi"/>
        </w:rPr>
        <w:t xml:space="preserve">. </w:t>
      </w:r>
      <w:proofErr w:type="spellStart"/>
      <w:r>
        <w:rPr>
          <w:rFonts w:asciiTheme="minorBidi" w:hAnsiTheme="minorBidi"/>
        </w:rPr>
        <w:t>Clustergrams</w:t>
      </w:r>
      <w:proofErr w:type="spellEnd"/>
      <w:r>
        <w:rPr>
          <w:rFonts w:asciiTheme="minorBidi" w:hAnsiTheme="minorBidi"/>
        </w:rPr>
        <w:t xml:space="preserve"> of: </w:t>
      </w:r>
      <w:r w:rsidR="00D67956">
        <w:rPr>
          <w:rFonts w:asciiTheme="minorBidi" w:hAnsiTheme="minorBidi"/>
          <w:b/>
          <w:bCs/>
        </w:rPr>
        <w:t>f</w:t>
      </w:r>
      <w:r w:rsidRPr="00A30DDC">
        <w:rPr>
          <w:rFonts w:asciiTheme="minorBidi" w:hAnsiTheme="minorBidi"/>
        </w:rPr>
        <w:t>,</w:t>
      </w:r>
      <w:r>
        <w:rPr>
          <w:rFonts w:asciiTheme="minorBidi" w:hAnsiTheme="minorBidi"/>
          <w:b/>
          <w:bCs/>
        </w:rPr>
        <w:t xml:space="preserve"> </w:t>
      </w:r>
      <w:r>
        <w:rPr>
          <w:rFonts w:asciiTheme="minorBidi" w:hAnsiTheme="minorBidi"/>
        </w:rPr>
        <w:t xml:space="preserve">all five WASH complex proteins identified by iBioID; </w:t>
      </w:r>
      <w:r w:rsidR="00D67956">
        <w:rPr>
          <w:rFonts w:asciiTheme="minorBidi" w:hAnsiTheme="minorBidi"/>
          <w:b/>
          <w:bCs/>
        </w:rPr>
        <w:t>g</w:t>
      </w:r>
      <w:r w:rsidRPr="00A30DDC">
        <w:rPr>
          <w:rFonts w:asciiTheme="minorBidi" w:hAnsiTheme="minorBidi"/>
        </w:rPr>
        <w:t>,</w:t>
      </w:r>
      <w:r>
        <w:rPr>
          <w:rFonts w:asciiTheme="minorBidi" w:hAnsiTheme="minorBidi"/>
          <w:b/>
          <w:bCs/>
        </w:rPr>
        <w:t xml:space="preserve"> </w:t>
      </w:r>
      <w:r>
        <w:rPr>
          <w:rFonts w:asciiTheme="minorBidi" w:hAnsiTheme="minorBidi"/>
        </w:rPr>
        <w:t>previously reported WASH interactors (</w:t>
      </w:r>
      <w:r w:rsidR="00A75748">
        <w:rPr>
          <w:rFonts w:asciiTheme="minorBidi" w:hAnsiTheme="minorBidi"/>
        </w:rPr>
        <w:t>13</w:t>
      </w:r>
      <w:r>
        <w:rPr>
          <w:rFonts w:asciiTheme="minorBidi" w:hAnsiTheme="minorBidi"/>
        </w:rPr>
        <w:t>/</w:t>
      </w:r>
      <w:r w:rsidR="00CD736D">
        <w:rPr>
          <w:rFonts w:asciiTheme="minorBidi" w:hAnsiTheme="minorBidi"/>
        </w:rPr>
        <w:t>176</w:t>
      </w:r>
      <w:r>
        <w:rPr>
          <w:rFonts w:asciiTheme="minorBidi" w:hAnsiTheme="minorBidi"/>
        </w:rPr>
        <w:t xml:space="preserve">), including the CCC </w:t>
      </w:r>
      <w:ins w:id="725" w:author="Jamie Courtland" w:date="2020-06-26T10:54:00Z">
        <w:r w:rsidR="00115A9C">
          <w:rPr>
            <w:rFonts w:asciiTheme="minorBidi" w:hAnsiTheme="minorBidi"/>
          </w:rPr>
          <w:t>and Retr</w:t>
        </w:r>
      </w:ins>
      <w:ins w:id="726" w:author="Jamie Courtland" w:date="2020-06-26T10:55:00Z">
        <w:r w:rsidR="00115A9C">
          <w:rPr>
            <w:rFonts w:asciiTheme="minorBidi" w:hAnsiTheme="minorBidi"/>
          </w:rPr>
          <w:t xml:space="preserve">iever </w:t>
        </w:r>
      </w:ins>
      <w:r>
        <w:rPr>
          <w:rFonts w:asciiTheme="minorBidi" w:hAnsiTheme="minorBidi"/>
        </w:rPr>
        <w:t>complex</w:t>
      </w:r>
      <w:ins w:id="727" w:author="Jamie Courtland" w:date="2020-06-26T10:55:00Z">
        <w:r w:rsidR="00115A9C">
          <w:rPr>
            <w:rFonts w:asciiTheme="minorBidi" w:hAnsiTheme="minorBidi"/>
          </w:rPr>
          <w:t>es</w:t>
        </w:r>
      </w:ins>
      <w:r>
        <w:rPr>
          <w:rFonts w:asciiTheme="minorBidi" w:hAnsiTheme="minorBidi"/>
        </w:rPr>
        <w:t xml:space="preserve">; </w:t>
      </w:r>
      <w:r w:rsidR="00D67956">
        <w:rPr>
          <w:rFonts w:asciiTheme="minorBidi" w:hAnsiTheme="minorBidi"/>
          <w:b/>
          <w:bCs/>
        </w:rPr>
        <w:t>h</w:t>
      </w:r>
      <w:r w:rsidRPr="00A30DDC">
        <w:rPr>
          <w:rFonts w:asciiTheme="minorBidi" w:hAnsiTheme="minorBidi"/>
        </w:rPr>
        <w:t>,</w:t>
      </w:r>
      <w:r>
        <w:rPr>
          <w:rFonts w:asciiTheme="minorBidi" w:hAnsiTheme="minorBidi"/>
        </w:rPr>
        <w:t xml:space="preserve"> endosomal trafficking proteins (</w:t>
      </w:r>
      <w:r w:rsidR="00175D1E">
        <w:rPr>
          <w:rFonts w:asciiTheme="minorBidi" w:hAnsiTheme="minorBidi"/>
        </w:rPr>
        <w:t>23</w:t>
      </w:r>
      <w:r>
        <w:rPr>
          <w:rFonts w:asciiTheme="minorBidi" w:hAnsiTheme="minorBidi"/>
        </w:rPr>
        <w:t>/</w:t>
      </w:r>
      <w:r w:rsidR="00CD736D">
        <w:rPr>
          <w:rFonts w:asciiTheme="minorBidi" w:hAnsiTheme="minorBidi"/>
        </w:rPr>
        <w:t xml:space="preserve">176 </w:t>
      </w:r>
      <w:r>
        <w:rPr>
          <w:rFonts w:asciiTheme="minorBidi" w:hAnsiTheme="minorBidi"/>
        </w:rPr>
        <w:t xml:space="preserve">proteins); </w:t>
      </w:r>
      <w:proofErr w:type="spellStart"/>
      <w:r w:rsidR="00D67956">
        <w:rPr>
          <w:rFonts w:asciiTheme="minorBidi" w:hAnsiTheme="minorBidi"/>
          <w:b/>
          <w:bCs/>
        </w:rPr>
        <w:t>i</w:t>
      </w:r>
      <w:proofErr w:type="spellEnd"/>
      <w:r w:rsidRPr="00A30DDC">
        <w:rPr>
          <w:rFonts w:asciiTheme="minorBidi" w:hAnsiTheme="minorBidi"/>
        </w:rPr>
        <w:t>,</w:t>
      </w:r>
      <w:r>
        <w:rPr>
          <w:rFonts w:asciiTheme="minorBidi" w:hAnsiTheme="minorBidi"/>
          <w:b/>
          <w:bCs/>
        </w:rPr>
        <w:t xml:space="preserve"> </w:t>
      </w:r>
      <w:r>
        <w:rPr>
          <w:rFonts w:asciiTheme="minorBidi" w:hAnsiTheme="minorBidi"/>
        </w:rPr>
        <w:t>endocytic proteins (</w:t>
      </w:r>
      <w:r w:rsidR="00175D1E">
        <w:rPr>
          <w:rFonts w:asciiTheme="minorBidi" w:hAnsiTheme="minorBidi"/>
        </w:rPr>
        <w:t>24</w:t>
      </w:r>
      <w:r>
        <w:rPr>
          <w:rFonts w:asciiTheme="minorBidi" w:hAnsiTheme="minorBidi"/>
        </w:rPr>
        <w:t>/</w:t>
      </w:r>
      <w:r w:rsidR="00CD736D">
        <w:rPr>
          <w:rFonts w:asciiTheme="minorBidi" w:hAnsiTheme="minorBidi"/>
        </w:rPr>
        <w:t>176</w:t>
      </w:r>
      <w:r>
        <w:rPr>
          <w:rFonts w:asciiTheme="minorBidi" w:hAnsiTheme="minorBidi"/>
        </w:rPr>
        <w:t xml:space="preserve">); </w:t>
      </w:r>
      <w:r w:rsidR="00D67956">
        <w:rPr>
          <w:rFonts w:asciiTheme="minorBidi" w:hAnsiTheme="minorBidi"/>
          <w:b/>
          <w:bCs/>
        </w:rPr>
        <w:t>j</w:t>
      </w:r>
      <w:r w:rsidRPr="00A30DDC">
        <w:rPr>
          <w:rFonts w:asciiTheme="minorBidi" w:hAnsiTheme="minorBidi"/>
        </w:rPr>
        <w:t>,</w:t>
      </w:r>
      <w:r>
        <w:rPr>
          <w:rFonts w:asciiTheme="minorBidi" w:hAnsiTheme="minorBidi"/>
          <w:b/>
          <w:bCs/>
        </w:rPr>
        <w:t xml:space="preserve"> </w:t>
      </w:r>
      <w:r>
        <w:rPr>
          <w:rFonts w:asciiTheme="minorBidi" w:hAnsiTheme="minorBidi"/>
        </w:rPr>
        <w:t>proteins involved in cytoskeletal regulation (</w:t>
      </w:r>
      <w:r w:rsidR="00CD736D">
        <w:rPr>
          <w:rFonts w:asciiTheme="minorBidi" w:hAnsiTheme="minorBidi"/>
        </w:rPr>
        <w:t>32</w:t>
      </w:r>
      <w:r>
        <w:rPr>
          <w:rFonts w:asciiTheme="minorBidi" w:hAnsiTheme="minorBidi"/>
        </w:rPr>
        <w:t>/</w:t>
      </w:r>
      <w:r w:rsidR="00CD736D">
        <w:rPr>
          <w:rFonts w:asciiTheme="minorBidi" w:hAnsiTheme="minorBidi"/>
        </w:rPr>
        <w:t>176</w:t>
      </w:r>
      <w:r>
        <w:rPr>
          <w:rFonts w:asciiTheme="minorBidi" w:hAnsiTheme="minorBidi"/>
        </w:rPr>
        <w:t xml:space="preserve">), including Arp2/3 subunit </w:t>
      </w:r>
      <w:ins w:id="728" w:author="Jamie Courtland" w:date="2020-06-26T10:55:00Z">
        <w:r w:rsidR="00115A9C">
          <w:rPr>
            <w:rFonts w:asciiTheme="minorBidi" w:hAnsiTheme="minorBidi"/>
          </w:rPr>
          <w:t>ARPC5</w:t>
        </w:r>
      </w:ins>
      <w:r>
        <w:rPr>
          <w:rFonts w:asciiTheme="minorBidi" w:hAnsiTheme="minorBidi"/>
        </w:rPr>
        <w:t xml:space="preserve">; and </w:t>
      </w:r>
      <w:r w:rsidR="00D67956">
        <w:rPr>
          <w:rFonts w:asciiTheme="minorBidi" w:hAnsiTheme="minorBidi"/>
          <w:b/>
          <w:bCs/>
        </w:rPr>
        <w:t>k</w:t>
      </w:r>
      <w:r w:rsidRPr="00A30DDC">
        <w:rPr>
          <w:rFonts w:asciiTheme="minorBidi" w:hAnsiTheme="minorBidi"/>
        </w:rPr>
        <w:t xml:space="preserve">, </w:t>
      </w:r>
      <w:r>
        <w:rPr>
          <w:rFonts w:asciiTheme="minorBidi" w:hAnsiTheme="minorBidi"/>
        </w:rPr>
        <w:t>synaptic proteins (28/</w:t>
      </w:r>
      <w:r w:rsidR="00CD736D">
        <w:rPr>
          <w:rFonts w:asciiTheme="minorBidi" w:hAnsiTheme="minorBidi"/>
        </w:rPr>
        <w:t>176</w:t>
      </w:r>
      <w:r>
        <w:rPr>
          <w:rFonts w:asciiTheme="minorBidi" w:hAnsiTheme="minorBidi"/>
        </w:rPr>
        <w:t xml:space="preserve">). </w:t>
      </w:r>
      <w:proofErr w:type="spellStart"/>
      <w:r>
        <w:rPr>
          <w:rFonts w:asciiTheme="minorBidi" w:hAnsiTheme="minorBidi"/>
        </w:rPr>
        <w:t>Clustergrams</w:t>
      </w:r>
      <w:proofErr w:type="spellEnd"/>
      <w:r>
        <w:rPr>
          <w:rFonts w:asciiTheme="minorBidi" w:hAnsiTheme="minorBidi"/>
        </w:rPr>
        <w:t xml:space="preserve"> were annotated by hand and cross-referenced with Metascape</w:t>
      </w:r>
      <w:r>
        <w:rPr>
          <w:rFonts w:asciiTheme="minorBidi" w:hAnsiTheme="minorBidi"/>
        </w:rPr>
        <w:fldChar w:fldCharType="begin" w:fldLock="1"/>
      </w:r>
      <w:r w:rsidR="0086372A">
        <w:rPr>
          <w:rFonts w:asciiTheme="minorBidi" w:hAnsiTheme="minorBidi"/>
        </w:rPr>
        <w:instrText>ADDIN CSL_CITATION {"citationItems":[{"id":"ITEM-1","itemData":{"DOI":"10.1038/s41467-019-09234-6","ISSN":"20411723","abstract":"A critical component in the interpretation of systems-level studies is the inference of enriched biological pathways and protein complexes contained within OMICs datasets. Successful analysis requires the integration of a broad set of current biological databases and the application of a robust analytical pipeline to produce readily interpretable results. Metascape is a web-based portal designed to provide a comprehensive gene list annotation and analysis resource for experimental biologists. In terms of design features, Metascape combines functional enrichment, interactome analysis, gene annotation, and membership search to leverage over 40 independent knowledgebases within one integrated portal. Additionally, it facilitates comparative analyses of datasets across multiple independent and orthogonal experiments. Metascape provides a significantly simplified user experience through a one-click Express Analysis interface to generate interpretable outputs. Taken together, Metascape is an effective and efficient tool for experimental biologists to comprehensively analyze and interpret OMICs-based studies in the big data era.","author":[{"dropping-particle":"","family":"Zhou","given":"Yingyao","non-dropping-particle":"","parse-names":false,"suffix":""},{"dropping-particle":"","family":"Zhou","given":"Bin","non-dropping-particle":"","parse-names":false,"suffix":""},{"dropping-particle":"","family":"Pache","given":"Lars","non-dropping-particle":"","parse-names":false,"suffix":""},{"dropping-particle":"","family":"Chang","given":"Max","non-dropping-particle":"","parse-names":false,"suffix":""},{"dropping-particle":"","family":"Khodabakhshi","given":"Alireza Hadj","non-dropping-particle":"","parse-names":false,"suffix":""},{"dropping-particle":"","family":"Tanaseichuk","given":"Olga","non-dropping-particle":"","parse-names":false,"suffix":""},{"dropping-particle":"","family":"Benner","given":"Christopher","non-dropping-particle":"","parse-names":false,"suffix":""},{"dropping-particle":"","family":"Chanda","given":"Sumit K.","non-dropping-particle":"","parse-names":false,"suffix":""}],"container-title":"Nature Communications","id":"ITEM-1","issue":"1","issued":{"date-parts":[["2019","12","1"]]},"publisher":"Nature Publishing Group","title":"Metascape provides a biologist-oriented resource for the analysis of systems-level datasets","type":"article-journal","volume":"10"},"uris":["http://www.mendeley.com/documents/?uuid=bf619afe-ead4-3339-9de4-5fa3143c5a55"]}],"mendeley":{"formattedCitation":"&lt;sup&gt;102&lt;/sup&gt;","plainTextFormattedCitation":"102","previouslyFormattedCitation":"&lt;sup&gt;102&lt;/sup&gt;"},"properties":{"noteIndex":0},"schema":"https://github.com/citation-style-language/schema/raw/master/csl-citation.json"}</w:instrText>
      </w:r>
      <w:r>
        <w:rPr>
          <w:rFonts w:asciiTheme="minorBidi" w:hAnsiTheme="minorBidi"/>
        </w:rPr>
        <w:fldChar w:fldCharType="separate"/>
      </w:r>
      <w:r w:rsidR="001B3279" w:rsidRPr="001B3279">
        <w:rPr>
          <w:rFonts w:asciiTheme="minorBidi" w:hAnsiTheme="minorBidi"/>
          <w:noProof/>
          <w:vertAlign w:val="superscript"/>
        </w:rPr>
        <w:t>102</w:t>
      </w:r>
      <w:r>
        <w:rPr>
          <w:rFonts w:asciiTheme="minorBidi" w:hAnsiTheme="minorBidi"/>
        </w:rPr>
        <w:fldChar w:fldCharType="end"/>
      </w:r>
      <w:r>
        <w:rPr>
          <w:rFonts w:asciiTheme="minorBidi" w:hAnsiTheme="minorBidi"/>
        </w:rPr>
        <w:t xml:space="preserve"> GO enrichment of WASH1 proteome constituents over all proteins identified in </w:t>
      </w:r>
      <w:r w:rsidR="00310210">
        <w:rPr>
          <w:rFonts w:asciiTheme="minorBidi" w:hAnsiTheme="minorBidi"/>
        </w:rPr>
        <w:t xml:space="preserve">the </w:t>
      </w:r>
      <w:proofErr w:type="spellStart"/>
      <w:r>
        <w:rPr>
          <w:rFonts w:asciiTheme="minorBidi" w:hAnsiTheme="minorBidi"/>
        </w:rPr>
        <w:t>BioID</w:t>
      </w:r>
      <w:proofErr w:type="spellEnd"/>
      <w:r>
        <w:rPr>
          <w:rFonts w:asciiTheme="minorBidi" w:hAnsiTheme="minorBidi"/>
        </w:rPr>
        <w:t xml:space="preserve"> experiment.</w:t>
      </w:r>
    </w:p>
    <w:p w14:paraId="76C28322" w14:textId="77777777" w:rsidR="008958FA" w:rsidRDefault="008958FA" w:rsidP="008958FA">
      <w:pPr>
        <w:rPr>
          <w:rFonts w:asciiTheme="minorBidi" w:hAnsiTheme="minorBidi"/>
        </w:rPr>
      </w:pPr>
    </w:p>
    <w:p w14:paraId="1F2D993A" w14:textId="27E7AC4C" w:rsidR="00E329CA" w:rsidRPr="00D309A0" w:rsidRDefault="0025081C" w:rsidP="00D309A0">
      <w:pPr>
        <w:jc w:val="thaiDistribute"/>
        <w:rPr>
          <w:rFonts w:ascii="Arial" w:hAnsi="Arial" w:cs="Arial"/>
          <w:color w:val="222222"/>
          <w:sz w:val="21"/>
          <w:szCs w:val="21"/>
          <w:shd w:val="clear" w:color="auto" w:fill="FFFFFF"/>
        </w:rPr>
      </w:pPr>
      <w:r w:rsidRPr="00E06118">
        <w:rPr>
          <w:rFonts w:asciiTheme="minorBidi" w:hAnsiTheme="minorBidi"/>
          <w:b/>
          <w:bCs/>
        </w:rPr>
        <w:t xml:space="preserve">Fig. </w:t>
      </w:r>
      <w:r w:rsidR="00944C26">
        <w:rPr>
          <w:rFonts w:asciiTheme="minorBidi" w:hAnsiTheme="minorBidi"/>
          <w:b/>
          <w:bCs/>
        </w:rPr>
        <w:t>2</w:t>
      </w:r>
      <w:r w:rsidRPr="00E06118">
        <w:rPr>
          <w:rFonts w:asciiTheme="minorBidi" w:hAnsiTheme="minorBidi"/>
          <w:b/>
          <w:bCs/>
        </w:rPr>
        <w:t xml:space="preserve"> </w:t>
      </w:r>
      <w:ins w:id="729" w:author="Jamie Courtland" w:date="2020-06-26T11:05:00Z">
        <w:r w:rsidR="00D309A0">
          <w:rPr>
            <w:rFonts w:asciiTheme="minorBidi" w:hAnsiTheme="minorBidi"/>
            <w:b/>
            <w:bCs/>
          </w:rPr>
          <w:t xml:space="preserve">Spatial proteomics </w:t>
        </w:r>
      </w:ins>
      <w:r w:rsidRPr="00E06118">
        <w:rPr>
          <w:rFonts w:asciiTheme="minorBidi" w:hAnsiTheme="minorBidi"/>
          <w:b/>
          <w:bCs/>
        </w:rPr>
        <w:t>reveals significant disruption in endo</w:t>
      </w:r>
      <w:r w:rsidR="00944C26">
        <w:rPr>
          <w:rFonts w:asciiTheme="minorBidi" w:hAnsiTheme="minorBidi"/>
          <w:b/>
          <w:bCs/>
        </w:rPr>
        <w:t>-</w:t>
      </w:r>
      <w:r w:rsidRPr="00E06118">
        <w:rPr>
          <w:rFonts w:asciiTheme="minorBidi" w:hAnsiTheme="minorBidi"/>
          <w:b/>
          <w:bCs/>
        </w:rPr>
        <w:t xml:space="preserve">lysosomal protein </w:t>
      </w:r>
      <w:ins w:id="730" w:author="Jamie Courtland" w:date="2020-06-26T11:05:00Z">
        <w:r w:rsidR="00D309A0">
          <w:rPr>
            <w:rFonts w:asciiTheme="minorBidi" w:hAnsiTheme="minorBidi"/>
            <w:b/>
            <w:bCs/>
          </w:rPr>
          <w:t>networks</w:t>
        </w:r>
        <w:r w:rsidR="00D309A0" w:rsidRPr="00E06118">
          <w:rPr>
            <w:rFonts w:asciiTheme="minorBidi" w:hAnsiTheme="minorBidi"/>
            <w:b/>
            <w:bCs/>
          </w:rPr>
          <w:t xml:space="preserve"> </w:t>
        </w:r>
      </w:ins>
      <w:r w:rsidRPr="00E06118">
        <w:rPr>
          <w:rFonts w:asciiTheme="minorBidi" w:hAnsiTheme="minorBidi"/>
          <w:b/>
          <w:bCs/>
        </w:rPr>
        <w:t>in SWIP</w:t>
      </w:r>
      <w:r w:rsidRPr="00E06118">
        <w:rPr>
          <w:rFonts w:asciiTheme="minorBidi" w:hAnsiTheme="minorBidi"/>
          <w:b/>
          <w:bCs/>
          <w:vertAlign w:val="superscript"/>
        </w:rPr>
        <w:t>P1019R</w:t>
      </w:r>
      <w:r w:rsidRPr="00E06118">
        <w:rPr>
          <w:rFonts w:asciiTheme="minorBidi" w:hAnsiTheme="minorBidi"/>
          <w:b/>
          <w:bCs/>
        </w:rPr>
        <w:t xml:space="preserve"> mutant brain. a</w:t>
      </w:r>
      <w:r w:rsidRPr="00E06118">
        <w:rPr>
          <w:rFonts w:asciiTheme="minorBidi" w:hAnsiTheme="minorBidi"/>
        </w:rPr>
        <w:t>,</w:t>
      </w:r>
      <w:r>
        <w:rPr>
          <w:rFonts w:asciiTheme="minorBidi" w:hAnsiTheme="minorBidi"/>
          <w:b/>
          <w:bCs/>
        </w:rPr>
        <w:t xml:space="preserve"> </w:t>
      </w:r>
      <w:r w:rsidR="00536BD8">
        <w:rPr>
          <w:rFonts w:asciiTheme="minorBidi" w:hAnsiTheme="minorBidi"/>
        </w:rPr>
        <w:t>M</w:t>
      </w:r>
      <w:r w:rsidR="00310210">
        <w:rPr>
          <w:rFonts w:asciiTheme="minorBidi" w:hAnsiTheme="minorBidi"/>
        </w:rPr>
        <w:t xml:space="preserve">ouse model of the human </w:t>
      </w:r>
      <w:r w:rsidR="00310210" w:rsidRPr="00AE6DAC">
        <w:rPr>
          <w:rFonts w:asciiTheme="minorBidi" w:hAnsiTheme="minorBidi"/>
        </w:rPr>
        <w:t>SWIP</w:t>
      </w:r>
      <w:r w:rsidR="00310210" w:rsidRPr="00AE6DAC">
        <w:rPr>
          <w:rFonts w:asciiTheme="minorBidi" w:hAnsiTheme="minorBidi"/>
          <w:vertAlign w:val="superscript"/>
        </w:rPr>
        <w:t>P1019R</w:t>
      </w:r>
      <w:r w:rsidR="00310210" w:rsidRPr="00340786">
        <w:rPr>
          <w:rFonts w:asciiTheme="minorBidi" w:hAnsiTheme="minorBidi"/>
          <w:i/>
          <w:iCs/>
        </w:rPr>
        <w:t xml:space="preserve"> </w:t>
      </w:r>
      <w:r w:rsidR="00310210">
        <w:rPr>
          <w:rFonts w:asciiTheme="minorBidi" w:hAnsiTheme="minorBidi"/>
        </w:rPr>
        <w:t xml:space="preserve">missense mutation </w:t>
      </w:r>
      <w:r w:rsidR="00944C26">
        <w:rPr>
          <w:rFonts w:asciiTheme="minorBidi" w:hAnsiTheme="minorBidi"/>
        </w:rPr>
        <w:t>created using</w:t>
      </w:r>
      <w:r w:rsidR="00310210">
        <w:rPr>
          <w:rFonts w:asciiTheme="minorBidi" w:hAnsiTheme="minorBidi"/>
        </w:rPr>
        <w:t xml:space="preserve"> CRISPR. A C&gt;G point mutation was introduced into exon29 of murine </w:t>
      </w:r>
      <w:r w:rsidR="00310210" w:rsidRPr="00340786">
        <w:rPr>
          <w:rFonts w:asciiTheme="minorBidi" w:hAnsiTheme="minorBidi"/>
          <w:i/>
          <w:iCs/>
        </w:rPr>
        <w:t>Washc4</w:t>
      </w:r>
      <w:r w:rsidR="00310210">
        <w:rPr>
          <w:rFonts w:asciiTheme="minorBidi" w:hAnsiTheme="minorBidi"/>
        </w:rPr>
        <w:t xml:space="preserve">, leading to a P1019R amino acid substitution. </w:t>
      </w:r>
      <w:r w:rsidR="00310210">
        <w:rPr>
          <w:rFonts w:asciiTheme="minorBidi" w:hAnsiTheme="minorBidi"/>
          <w:b/>
          <w:bCs/>
        </w:rPr>
        <w:t>b</w:t>
      </w:r>
      <w:r w:rsidR="00310210" w:rsidRPr="002166CA">
        <w:rPr>
          <w:rFonts w:asciiTheme="minorBidi" w:hAnsiTheme="minorBidi"/>
        </w:rPr>
        <w:t>,</w:t>
      </w:r>
      <w:r w:rsidR="00310210">
        <w:rPr>
          <w:rFonts w:asciiTheme="minorBidi" w:hAnsiTheme="minorBidi"/>
        </w:rPr>
        <w:t xml:space="preserve"> Representative western blot of whole brain lysate from adult mice with wild-type (WT, </w:t>
      </w:r>
      <w:r w:rsidR="00310210" w:rsidRPr="00340786">
        <w:rPr>
          <w:rFonts w:asciiTheme="minorBidi" w:hAnsiTheme="minorBidi"/>
          <w:i/>
          <w:iCs/>
        </w:rPr>
        <w:t>Washc4</w:t>
      </w:r>
      <w:r w:rsidR="00310210">
        <w:rPr>
          <w:rFonts w:asciiTheme="minorBidi" w:hAnsiTheme="minorBidi"/>
          <w:vertAlign w:val="superscript"/>
        </w:rPr>
        <w:t>C/C</w:t>
      </w:r>
      <w:r w:rsidR="00310210">
        <w:rPr>
          <w:rFonts w:asciiTheme="minorBidi" w:hAnsiTheme="minorBidi"/>
        </w:rPr>
        <w:t>)</w:t>
      </w:r>
      <w:r w:rsidR="009F21D9">
        <w:rPr>
          <w:rFonts w:asciiTheme="minorBidi" w:hAnsiTheme="minorBidi"/>
        </w:rPr>
        <w:t xml:space="preserve"> </w:t>
      </w:r>
      <w:r w:rsidR="00310210">
        <w:rPr>
          <w:rFonts w:asciiTheme="minorBidi" w:hAnsiTheme="minorBidi"/>
        </w:rPr>
        <w:t xml:space="preserve">and homozygous (MUT, </w:t>
      </w:r>
      <w:r w:rsidR="00310210" w:rsidRPr="00340786">
        <w:rPr>
          <w:rFonts w:asciiTheme="minorBidi" w:hAnsiTheme="minorBidi"/>
          <w:i/>
          <w:iCs/>
        </w:rPr>
        <w:t>Washc4</w:t>
      </w:r>
      <w:r w:rsidR="00310210">
        <w:rPr>
          <w:rFonts w:asciiTheme="minorBidi" w:hAnsiTheme="minorBidi"/>
          <w:vertAlign w:val="superscript"/>
        </w:rPr>
        <w:t>G</w:t>
      </w:r>
      <w:r w:rsidR="00310210" w:rsidRPr="00340786">
        <w:rPr>
          <w:rFonts w:asciiTheme="minorBidi" w:hAnsiTheme="minorBidi"/>
          <w:vertAlign w:val="superscript"/>
        </w:rPr>
        <w:t>/</w:t>
      </w:r>
      <w:r w:rsidR="00310210">
        <w:rPr>
          <w:rFonts w:asciiTheme="minorBidi" w:hAnsiTheme="minorBidi"/>
          <w:vertAlign w:val="superscript"/>
        </w:rPr>
        <w:t>G</w:t>
      </w:r>
      <w:r w:rsidR="00310210">
        <w:rPr>
          <w:rFonts w:asciiTheme="minorBidi" w:hAnsiTheme="minorBidi"/>
        </w:rPr>
        <w:t xml:space="preserve">) mutations, probed for two WASH complex </w:t>
      </w:r>
      <w:r w:rsidR="00310210" w:rsidRPr="001F6C72">
        <w:rPr>
          <w:rFonts w:asciiTheme="minorBidi" w:hAnsiTheme="minorBidi"/>
        </w:rPr>
        <w:t xml:space="preserve">components, </w:t>
      </w:r>
      <w:proofErr w:type="spellStart"/>
      <w:r w:rsidR="00310210" w:rsidRPr="001F6C72">
        <w:rPr>
          <w:rFonts w:asciiTheme="minorBidi" w:hAnsiTheme="minorBidi"/>
        </w:rPr>
        <w:t>Strumpellin</w:t>
      </w:r>
      <w:proofErr w:type="spellEnd"/>
      <w:r w:rsidR="00310210" w:rsidRPr="001F6C72">
        <w:rPr>
          <w:rFonts w:asciiTheme="minorBidi" w:hAnsiTheme="minorBidi"/>
        </w:rPr>
        <w:t xml:space="preserve"> and WASH1</w:t>
      </w:r>
      <w:r w:rsidR="00310210">
        <w:rPr>
          <w:rFonts w:asciiTheme="minorBidi" w:hAnsiTheme="minorBidi"/>
        </w:rPr>
        <w:t xml:space="preserve"> (</w:t>
      </w:r>
      <w:r w:rsidR="00310210" w:rsidRPr="001F6C72">
        <w:rPr>
          <w:rFonts w:asciiTheme="minorBidi" w:hAnsiTheme="minorBidi"/>
        </w:rPr>
        <w:t xml:space="preserve">predicted </w:t>
      </w:r>
      <w:proofErr w:type="spellStart"/>
      <w:r w:rsidR="00310210" w:rsidRPr="001F6C72">
        <w:rPr>
          <w:rFonts w:asciiTheme="minorBidi" w:hAnsiTheme="minorBidi"/>
        </w:rPr>
        <w:t>kDa</w:t>
      </w:r>
      <w:proofErr w:type="spellEnd"/>
      <w:r w:rsidR="00310210" w:rsidRPr="001F6C72">
        <w:rPr>
          <w:rFonts w:asciiTheme="minorBidi" w:hAnsiTheme="minorBidi"/>
        </w:rPr>
        <w:t>: 134</w:t>
      </w:r>
      <w:r w:rsidR="00310210">
        <w:rPr>
          <w:rFonts w:asciiTheme="minorBidi" w:hAnsiTheme="minorBidi"/>
        </w:rPr>
        <w:t xml:space="preserve"> and </w:t>
      </w:r>
      <w:r w:rsidR="00310210" w:rsidRPr="001F6C72">
        <w:rPr>
          <w:rFonts w:asciiTheme="minorBidi" w:hAnsiTheme="minorBidi"/>
        </w:rPr>
        <w:t>72</w:t>
      </w:r>
      <w:r w:rsidR="00310210">
        <w:rPr>
          <w:rFonts w:asciiTheme="minorBidi" w:hAnsiTheme="minorBidi"/>
        </w:rPr>
        <w:t>, respectively</w:t>
      </w:r>
      <w:r w:rsidR="00310210" w:rsidRPr="001F6C72">
        <w:rPr>
          <w:rFonts w:asciiTheme="minorBidi" w:hAnsiTheme="minorBidi"/>
        </w:rPr>
        <w:t>)</w:t>
      </w:r>
      <w:r w:rsidR="00310210">
        <w:rPr>
          <w:rFonts w:asciiTheme="minorBidi" w:hAnsiTheme="minorBidi"/>
        </w:rPr>
        <w:t>, and l</w:t>
      </w:r>
      <w:r w:rsidR="00310210" w:rsidRPr="001F6C72">
        <w:rPr>
          <w:rFonts w:asciiTheme="minorBidi" w:hAnsiTheme="minorBidi"/>
        </w:rPr>
        <w:t>oading control,</w:t>
      </w:r>
      <w:r w:rsidR="00310210" w:rsidRPr="00D309A0">
        <w:rPr>
          <w:rFonts w:asciiTheme="minorBidi" w:hAnsiTheme="minorBidi"/>
        </w:rPr>
        <w:t xml:space="preserve"> </w:t>
      </w:r>
      <w:ins w:id="731" w:author="Jamie Courtland" w:date="2020-06-26T10:57:00Z">
        <w:r w:rsidR="00D309A0" w:rsidRPr="00D309A0">
          <w:rPr>
            <w:rFonts w:ascii="Arial" w:hAnsi="Arial" w:cs="Arial"/>
            <w:color w:val="222222"/>
            <w:shd w:val="clear" w:color="auto" w:fill="FFFFFF"/>
          </w:rPr>
          <w:t>β</w:t>
        </w:r>
      </w:ins>
      <w:r w:rsidR="00310210" w:rsidRPr="001F6C72">
        <w:rPr>
          <w:rFonts w:asciiTheme="minorBidi" w:hAnsiTheme="minorBidi"/>
        </w:rPr>
        <w:t>-</w:t>
      </w:r>
      <w:ins w:id="732" w:author="Jamie Courtland" w:date="2020-06-26T10:58:00Z">
        <w:r w:rsidR="00D309A0">
          <w:rPr>
            <w:rFonts w:asciiTheme="minorBidi" w:hAnsiTheme="minorBidi"/>
          </w:rPr>
          <w:t>Tubulin</w:t>
        </w:r>
        <w:r w:rsidR="00D309A0" w:rsidRPr="001F6C72">
          <w:rPr>
            <w:rFonts w:asciiTheme="minorBidi" w:hAnsiTheme="minorBidi"/>
          </w:rPr>
          <w:t xml:space="preserve"> </w:t>
        </w:r>
      </w:ins>
      <w:r w:rsidR="00310210" w:rsidRPr="001F6C72">
        <w:rPr>
          <w:rFonts w:asciiTheme="minorBidi" w:hAnsiTheme="minorBidi"/>
        </w:rPr>
        <w:t>(55kDa). Graph</w:t>
      </w:r>
      <w:r w:rsidR="00944C26">
        <w:rPr>
          <w:rFonts w:asciiTheme="minorBidi" w:hAnsiTheme="minorBidi"/>
        </w:rPr>
        <w:t xml:space="preserve">s </w:t>
      </w:r>
      <w:r w:rsidR="00310210" w:rsidRPr="001F6C72">
        <w:rPr>
          <w:rFonts w:asciiTheme="minorBidi" w:hAnsiTheme="minorBidi"/>
        </w:rPr>
        <w:t>of protein band intensities relative to WT</w:t>
      </w:r>
      <w:r w:rsidR="00944C26">
        <w:rPr>
          <w:rFonts w:asciiTheme="minorBidi" w:hAnsiTheme="minorBidi"/>
        </w:rPr>
        <w:t xml:space="preserve"> are seen below</w:t>
      </w:r>
      <w:r w:rsidR="00310210" w:rsidRPr="001F6C72">
        <w:rPr>
          <w:rFonts w:asciiTheme="minorBidi" w:hAnsiTheme="minorBidi"/>
        </w:rPr>
        <w:t xml:space="preserve">: </w:t>
      </w:r>
      <w:r w:rsidR="00310210" w:rsidRPr="001F6C72">
        <w:rPr>
          <w:rFonts w:ascii="Arial" w:hAnsi="Arial" w:cs="Arial"/>
        </w:rPr>
        <w:t xml:space="preserve">n=3 </w:t>
      </w:r>
      <w:r w:rsidR="00310210" w:rsidRPr="001F6C72">
        <w:rPr>
          <w:rFonts w:asciiTheme="minorBidi" w:hAnsiTheme="minorBidi"/>
        </w:rPr>
        <w:t>mice per genotype</w:t>
      </w:r>
      <w:r w:rsidR="00944C26">
        <w:rPr>
          <w:rFonts w:asciiTheme="minorBidi" w:hAnsiTheme="minorBidi"/>
        </w:rPr>
        <w:t xml:space="preserve">, </w:t>
      </w:r>
      <w:proofErr w:type="spellStart"/>
      <w:r w:rsidR="00944C26">
        <w:rPr>
          <w:rFonts w:asciiTheme="minorBidi" w:hAnsiTheme="minorBidi"/>
        </w:rPr>
        <w:t>Strumpellin</w:t>
      </w:r>
      <w:proofErr w:type="spellEnd"/>
      <w:r w:rsidR="00310210" w:rsidRPr="001F6C72">
        <w:rPr>
          <w:rFonts w:asciiTheme="minorBidi" w:hAnsiTheme="minorBidi"/>
        </w:rPr>
        <w:t xml:space="preserve"> (W</w:t>
      </w:r>
      <w:r w:rsidR="00310210">
        <w:rPr>
          <w:rFonts w:asciiTheme="minorBidi" w:hAnsiTheme="minorBidi"/>
        </w:rPr>
        <w:t>T</w:t>
      </w:r>
      <w:r w:rsidR="00310210" w:rsidRPr="001F6C72">
        <w:rPr>
          <w:rFonts w:asciiTheme="minorBidi" w:hAnsiTheme="minorBidi"/>
        </w:rPr>
        <w:t xml:space="preserve"> 100.0 </w:t>
      </w:r>
      <w:r w:rsidR="00310210" w:rsidRPr="001F6C72">
        <w:rPr>
          <w:rFonts w:ascii="Arial" w:hAnsi="Arial" w:cs="Arial"/>
        </w:rPr>
        <w:t>±</w:t>
      </w:r>
      <w:r w:rsidR="00310210" w:rsidRPr="001F6C72">
        <w:rPr>
          <w:rFonts w:asciiTheme="minorBidi" w:hAnsiTheme="minorBidi"/>
        </w:rPr>
        <w:t xml:space="preserve"> </w:t>
      </w:r>
      <w:r w:rsidR="009F21D9">
        <w:rPr>
          <w:rFonts w:asciiTheme="minorBidi" w:hAnsiTheme="minorBidi"/>
        </w:rPr>
        <w:t>5.2</w:t>
      </w:r>
      <w:r w:rsidR="00310210">
        <w:rPr>
          <w:rFonts w:asciiTheme="minorBidi" w:hAnsiTheme="minorBidi"/>
        </w:rPr>
        <w:t>%,</w:t>
      </w:r>
      <w:r w:rsidR="00310210" w:rsidRPr="001F6C72">
        <w:rPr>
          <w:rFonts w:asciiTheme="minorBidi" w:hAnsiTheme="minorBidi"/>
        </w:rPr>
        <w:t xml:space="preserve"> </w:t>
      </w:r>
      <w:r w:rsidR="00310210" w:rsidRPr="001F6C72">
        <w:rPr>
          <w:rFonts w:ascii="Arial" w:hAnsi="Arial" w:cs="Arial"/>
        </w:rPr>
        <w:t>MUT 3.</w:t>
      </w:r>
      <w:r w:rsidR="009F21D9">
        <w:rPr>
          <w:rFonts w:ascii="Arial" w:hAnsi="Arial" w:cs="Arial"/>
        </w:rPr>
        <w:t>5</w:t>
      </w:r>
      <w:r w:rsidR="009F21D9" w:rsidRPr="001F6C72">
        <w:rPr>
          <w:rFonts w:ascii="Arial" w:hAnsi="Arial" w:cs="Arial"/>
        </w:rPr>
        <w:t xml:space="preserve"> </w:t>
      </w:r>
      <w:r w:rsidR="00310210" w:rsidRPr="001F6C72">
        <w:rPr>
          <w:rFonts w:ascii="Arial" w:hAnsi="Arial" w:cs="Arial"/>
        </w:rPr>
        <w:t xml:space="preserve">± </w:t>
      </w:r>
      <w:r w:rsidR="00310210">
        <w:rPr>
          <w:rFonts w:ascii="Arial" w:hAnsi="Arial" w:cs="Arial"/>
        </w:rPr>
        <w:t>0.</w:t>
      </w:r>
      <w:r w:rsidR="009F21D9">
        <w:rPr>
          <w:rFonts w:ascii="Arial" w:hAnsi="Arial" w:cs="Arial"/>
        </w:rPr>
        <w:t>7</w:t>
      </w:r>
      <w:r w:rsidR="00310210">
        <w:rPr>
          <w:rFonts w:asciiTheme="minorBidi" w:hAnsiTheme="minorBidi"/>
        </w:rPr>
        <w:t>%,</w:t>
      </w:r>
      <w:r w:rsidR="00310210" w:rsidRPr="001F6C72">
        <w:rPr>
          <w:rFonts w:ascii="Arial" w:hAnsi="Arial" w:cs="Arial"/>
        </w:rPr>
        <w:t xml:space="preserve"> </w:t>
      </w:r>
      <w:r w:rsidR="009F21D9">
        <w:rPr>
          <w:rFonts w:ascii="Arial" w:hAnsi="Arial" w:cs="Arial"/>
        </w:rPr>
        <w:t>t</w:t>
      </w:r>
      <w:r w:rsidR="009F21D9">
        <w:rPr>
          <w:rFonts w:ascii="Arial" w:hAnsi="Arial" w:cs="Arial"/>
          <w:vertAlign w:val="subscript"/>
        </w:rPr>
        <w:t>2.1</w:t>
      </w:r>
      <w:r w:rsidR="00310210" w:rsidRPr="001F6C72">
        <w:rPr>
          <w:rFonts w:ascii="Arial" w:hAnsi="Arial" w:cs="Arial"/>
        </w:rPr>
        <w:t>=</w:t>
      </w:r>
      <w:r w:rsidR="009F21D9">
        <w:rPr>
          <w:rFonts w:ascii="Arial" w:hAnsi="Arial" w:cs="Arial"/>
        </w:rPr>
        <w:t>18.44</w:t>
      </w:r>
      <w:r w:rsidR="00310210" w:rsidRPr="001F6C72">
        <w:rPr>
          <w:rFonts w:ascii="Arial" w:hAnsi="Arial" w:cs="Arial"/>
        </w:rPr>
        <w:t xml:space="preserve">, </w:t>
      </w:r>
      <w:r w:rsidR="00310210">
        <w:rPr>
          <w:rFonts w:ascii="Arial" w:hAnsi="Arial" w:cs="Arial"/>
        </w:rPr>
        <w:t>p</w:t>
      </w:r>
      <w:r w:rsidR="009F21D9">
        <w:rPr>
          <w:rFonts w:ascii="Arial" w:hAnsi="Arial" w:cs="Arial"/>
        </w:rPr>
        <w:t>=0.0024</w:t>
      </w:r>
      <w:r w:rsidR="00310210" w:rsidRPr="001F6C72">
        <w:rPr>
          <w:rFonts w:ascii="Arial" w:hAnsi="Arial" w:cs="Arial"/>
        </w:rPr>
        <w:t xml:space="preserve">), WASH1 (WT 100.0 ± </w:t>
      </w:r>
      <w:r w:rsidR="009F21D9">
        <w:rPr>
          <w:rFonts w:ascii="Arial" w:hAnsi="Arial" w:cs="Arial"/>
        </w:rPr>
        <w:t>3.8</w:t>
      </w:r>
      <w:r w:rsidR="00310210">
        <w:rPr>
          <w:rFonts w:asciiTheme="minorBidi" w:hAnsiTheme="minorBidi"/>
        </w:rPr>
        <w:t>%,</w:t>
      </w:r>
      <w:r w:rsidR="00310210" w:rsidRPr="001F6C72">
        <w:rPr>
          <w:rFonts w:ascii="Arial" w:hAnsi="Arial" w:cs="Arial"/>
        </w:rPr>
        <w:t xml:space="preserve"> MUT 1.1 ± 0.</w:t>
      </w:r>
      <w:r w:rsidR="00310210">
        <w:rPr>
          <w:rFonts w:ascii="Arial" w:hAnsi="Arial" w:cs="Arial"/>
        </w:rPr>
        <w:t>4</w:t>
      </w:r>
      <w:r w:rsidR="00310210">
        <w:rPr>
          <w:rFonts w:asciiTheme="minorBidi" w:hAnsiTheme="minorBidi"/>
        </w:rPr>
        <w:t>%,</w:t>
      </w:r>
      <w:r w:rsidR="00310210" w:rsidRPr="001F6C72">
        <w:rPr>
          <w:rFonts w:ascii="Arial" w:hAnsi="Arial" w:cs="Arial"/>
        </w:rPr>
        <w:t xml:space="preserve"> </w:t>
      </w:r>
      <w:r w:rsidR="009F21D9">
        <w:rPr>
          <w:rFonts w:ascii="Arial" w:hAnsi="Arial" w:cs="Arial"/>
        </w:rPr>
        <w:t>t</w:t>
      </w:r>
      <w:r w:rsidR="009F21D9">
        <w:rPr>
          <w:rFonts w:ascii="Arial" w:hAnsi="Arial" w:cs="Arial"/>
          <w:vertAlign w:val="subscript"/>
        </w:rPr>
        <w:t>2.1</w:t>
      </w:r>
      <w:r w:rsidR="00310210" w:rsidRPr="001F6C72">
        <w:rPr>
          <w:rFonts w:ascii="Arial" w:hAnsi="Arial" w:cs="Arial"/>
        </w:rPr>
        <w:t>=</w:t>
      </w:r>
      <w:r w:rsidR="009F21D9">
        <w:rPr>
          <w:rFonts w:ascii="Arial" w:hAnsi="Arial" w:cs="Arial"/>
        </w:rPr>
        <w:t>25.92</w:t>
      </w:r>
      <w:r w:rsidR="00310210" w:rsidRPr="001F6C72">
        <w:rPr>
          <w:rFonts w:ascii="Arial" w:hAnsi="Arial" w:cs="Arial"/>
        </w:rPr>
        <w:t xml:space="preserve">, </w:t>
      </w:r>
      <w:r w:rsidR="00310210">
        <w:rPr>
          <w:rFonts w:ascii="Arial" w:hAnsi="Arial" w:cs="Arial"/>
        </w:rPr>
        <w:t>p</w:t>
      </w:r>
      <w:r w:rsidR="009F21D9">
        <w:rPr>
          <w:rFonts w:ascii="Arial" w:hAnsi="Arial" w:cs="Arial"/>
        </w:rPr>
        <w:t>=</w:t>
      </w:r>
      <w:r w:rsidR="00310210" w:rsidRPr="001F6C72">
        <w:rPr>
          <w:rFonts w:ascii="Arial" w:hAnsi="Arial" w:cs="Arial"/>
        </w:rPr>
        <w:t>0.</w:t>
      </w:r>
      <w:r w:rsidR="009F21D9" w:rsidRPr="001F6C72">
        <w:rPr>
          <w:rFonts w:ascii="Arial" w:hAnsi="Arial" w:cs="Arial"/>
        </w:rPr>
        <w:t>00</w:t>
      </w:r>
      <w:r w:rsidR="009F21D9">
        <w:rPr>
          <w:rFonts w:ascii="Arial" w:hAnsi="Arial" w:cs="Arial"/>
        </w:rPr>
        <w:t>13</w:t>
      </w:r>
      <w:r w:rsidR="00310210" w:rsidRPr="001F6C72">
        <w:rPr>
          <w:rFonts w:ascii="Arial" w:hAnsi="Arial" w:cs="Arial"/>
        </w:rPr>
        <w:t xml:space="preserve">), </w:t>
      </w:r>
      <w:r w:rsidR="00944C26">
        <w:rPr>
          <w:rFonts w:ascii="Arial" w:hAnsi="Arial" w:cs="Arial"/>
        </w:rPr>
        <w:t xml:space="preserve">and </w:t>
      </w:r>
      <w:ins w:id="733" w:author="Jamie Courtland" w:date="2020-06-26T10:58:00Z">
        <w:r w:rsidR="00D309A0" w:rsidRPr="00D309A0">
          <w:rPr>
            <w:rFonts w:ascii="Arial" w:hAnsi="Arial" w:cs="Arial"/>
            <w:color w:val="222222"/>
            <w:shd w:val="clear" w:color="auto" w:fill="FFFFFF"/>
          </w:rPr>
          <w:t>β</w:t>
        </w:r>
        <w:r w:rsidR="00D309A0" w:rsidRPr="001F6C72">
          <w:rPr>
            <w:rFonts w:asciiTheme="minorBidi" w:hAnsiTheme="minorBidi"/>
          </w:rPr>
          <w:t>-</w:t>
        </w:r>
        <w:r w:rsidR="00D309A0">
          <w:rPr>
            <w:rFonts w:asciiTheme="minorBidi" w:hAnsiTheme="minorBidi"/>
          </w:rPr>
          <w:t>Tubulin</w:t>
        </w:r>
        <w:r w:rsidR="00D309A0" w:rsidRPr="001F6C72">
          <w:rPr>
            <w:rFonts w:asciiTheme="minorBidi" w:hAnsiTheme="minorBidi"/>
          </w:rPr>
          <w:t xml:space="preserve"> </w:t>
        </w:r>
      </w:ins>
      <w:r w:rsidR="00310210" w:rsidRPr="001F6C72">
        <w:rPr>
          <w:rFonts w:ascii="Arial" w:hAnsi="Arial" w:cs="Arial"/>
        </w:rPr>
        <w:t xml:space="preserve">(WT 100.0 ± </w:t>
      </w:r>
      <w:r w:rsidR="00310210">
        <w:rPr>
          <w:rFonts w:ascii="Arial" w:hAnsi="Arial" w:cs="Arial"/>
        </w:rPr>
        <w:t>8.</w:t>
      </w:r>
      <w:r w:rsidR="009F21D9">
        <w:rPr>
          <w:rFonts w:ascii="Arial" w:hAnsi="Arial" w:cs="Arial"/>
        </w:rPr>
        <w:t>2</w:t>
      </w:r>
      <w:r w:rsidR="00310210">
        <w:rPr>
          <w:rFonts w:asciiTheme="minorBidi" w:hAnsiTheme="minorBidi"/>
        </w:rPr>
        <w:t>%,</w:t>
      </w:r>
      <w:r w:rsidR="00310210" w:rsidRPr="001F6C72">
        <w:rPr>
          <w:rFonts w:ascii="Arial" w:hAnsi="Arial" w:cs="Arial"/>
        </w:rPr>
        <w:t xml:space="preserve"> MUT</w:t>
      </w:r>
      <w:r w:rsidR="00310210">
        <w:rPr>
          <w:rFonts w:ascii="Arial" w:hAnsi="Arial" w:cs="Arial"/>
        </w:rPr>
        <w:t xml:space="preserve"> </w:t>
      </w:r>
      <w:r w:rsidR="009F21D9">
        <w:rPr>
          <w:rFonts w:ascii="Arial" w:hAnsi="Arial" w:cs="Arial"/>
        </w:rPr>
        <w:t>94</w:t>
      </w:r>
      <w:r w:rsidR="00310210" w:rsidRPr="001F6C72">
        <w:rPr>
          <w:rFonts w:ascii="Arial" w:hAnsi="Arial" w:cs="Arial"/>
        </w:rPr>
        <w:t>.</w:t>
      </w:r>
      <w:r w:rsidR="009F21D9">
        <w:rPr>
          <w:rFonts w:ascii="Arial" w:hAnsi="Arial" w:cs="Arial"/>
        </w:rPr>
        <w:t>1</w:t>
      </w:r>
      <w:r w:rsidR="00310210" w:rsidRPr="001F6C72">
        <w:rPr>
          <w:rFonts w:ascii="Arial" w:hAnsi="Arial" w:cs="Arial"/>
        </w:rPr>
        <w:t xml:space="preserve"> ± </w:t>
      </w:r>
      <w:r w:rsidR="009F21D9">
        <w:rPr>
          <w:rFonts w:ascii="Arial" w:hAnsi="Arial" w:cs="Arial"/>
        </w:rPr>
        <w:t>4.1</w:t>
      </w:r>
      <w:r w:rsidR="00310210">
        <w:rPr>
          <w:rFonts w:asciiTheme="minorBidi" w:hAnsiTheme="minorBidi"/>
        </w:rPr>
        <w:t>%,</w:t>
      </w:r>
      <w:r w:rsidR="00310210" w:rsidRPr="001F6C72">
        <w:rPr>
          <w:rFonts w:ascii="Arial" w:hAnsi="Arial" w:cs="Arial"/>
        </w:rPr>
        <w:t xml:space="preserve"> </w:t>
      </w:r>
      <w:r w:rsidR="009F21D9">
        <w:rPr>
          <w:rFonts w:ascii="Arial" w:hAnsi="Arial" w:cs="Arial"/>
        </w:rPr>
        <w:t>U=4</w:t>
      </w:r>
      <w:r w:rsidR="00310210" w:rsidRPr="001F6C72">
        <w:rPr>
          <w:rFonts w:ascii="Arial" w:hAnsi="Arial" w:cs="Arial"/>
        </w:rPr>
        <w:t xml:space="preserve">, </w:t>
      </w:r>
      <w:r w:rsidR="00310210">
        <w:rPr>
          <w:rFonts w:ascii="Arial" w:hAnsi="Arial" w:cs="Arial"/>
        </w:rPr>
        <w:t>p</w:t>
      </w:r>
      <w:r w:rsidR="009F21D9">
        <w:rPr>
          <w:rFonts w:ascii="Arial" w:hAnsi="Arial" w:cs="Arial"/>
        </w:rPr>
        <w:t>&gt;</w:t>
      </w:r>
      <w:r w:rsidR="00310210" w:rsidRPr="001F6C72">
        <w:rPr>
          <w:rFonts w:ascii="Arial" w:hAnsi="Arial" w:cs="Arial"/>
        </w:rPr>
        <w:t>0.</w:t>
      </w:r>
      <w:r w:rsidR="009F21D9">
        <w:rPr>
          <w:rFonts w:ascii="Arial" w:hAnsi="Arial" w:cs="Arial"/>
        </w:rPr>
        <w:t>99</w:t>
      </w:r>
      <w:r w:rsidR="00310210" w:rsidRPr="001F6C72">
        <w:rPr>
          <w:rFonts w:ascii="Arial" w:hAnsi="Arial" w:cs="Arial"/>
        </w:rPr>
        <w:t>)</w:t>
      </w:r>
      <w:r w:rsidR="00310210" w:rsidRPr="001F6C72">
        <w:rPr>
          <w:rFonts w:asciiTheme="minorBidi" w:hAnsiTheme="minorBidi"/>
        </w:rPr>
        <w:t xml:space="preserve">. </w:t>
      </w:r>
      <w:r w:rsidR="00310210" w:rsidRPr="002B1B3B">
        <w:rPr>
          <w:rFonts w:asciiTheme="minorBidi" w:hAnsiTheme="minorBidi"/>
          <w:b/>
          <w:bCs/>
        </w:rPr>
        <w:t>c</w:t>
      </w:r>
      <w:r w:rsidR="00310210">
        <w:rPr>
          <w:rFonts w:asciiTheme="minorBidi" w:hAnsiTheme="minorBidi"/>
        </w:rPr>
        <w:t xml:space="preserve">, </w:t>
      </w:r>
      <w:r w:rsidR="00944C26">
        <w:rPr>
          <w:rFonts w:asciiTheme="minorBidi" w:hAnsiTheme="minorBidi"/>
        </w:rPr>
        <w:t>Spatial proteomics e</w:t>
      </w:r>
      <w:r>
        <w:rPr>
          <w:rFonts w:asciiTheme="minorBidi" w:hAnsiTheme="minorBidi"/>
        </w:rPr>
        <w:t xml:space="preserve">xperimental design. Brains were extracted and gently homogenized from one WT and one MUT mouse (10mo). The lysates were passed through a ball-bearing homogenizer to release organelles, and then centrifuged at progressively higher speeds to separate cellular compartments. 7 of these organellar pellets from each animal, along with two quality control samples (QC), were labeled with unique TMT tags and concatenated for simultaneous LC-MS/MS analysis. This experiment was repeated three times (3 WT and 3 MUT brains total). </w:t>
      </w:r>
      <w:r w:rsidR="00944C26">
        <w:rPr>
          <w:rFonts w:asciiTheme="minorBidi" w:hAnsiTheme="minorBidi"/>
          <w:b/>
          <w:bCs/>
        </w:rPr>
        <w:t>d</w:t>
      </w:r>
      <w:r w:rsidRPr="005B506A">
        <w:rPr>
          <w:rFonts w:asciiTheme="minorBidi" w:hAnsiTheme="minorBidi"/>
        </w:rPr>
        <w:t>,</w:t>
      </w:r>
      <w:r>
        <w:rPr>
          <w:rFonts w:asciiTheme="minorBidi" w:hAnsiTheme="minorBidi"/>
          <w:b/>
          <w:bCs/>
        </w:rPr>
        <w:t xml:space="preserve"> </w:t>
      </w:r>
      <w:r w:rsidR="00FF7DBF">
        <w:rPr>
          <w:rFonts w:asciiTheme="minorBidi" w:hAnsiTheme="minorBidi"/>
        </w:rPr>
        <w:t>Protein m</w:t>
      </w:r>
      <w:r w:rsidR="00D67956">
        <w:rPr>
          <w:rFonts w:asciiTheme="minorBidi" w:hAnsiTheme="minorBidi"/>
        </w:rPr>
        <w:t>odule 19 (M19) contain</w:t>
      </w:r>
      <w:r w:rsidR="00FF7DBF">
        <w:rPr>
          <w:rFonts w:asciiTheme="minorBidi" w:hAnsiTheme="minorBidi"/>
        </w:rPr>
        <w:t>s</w:t>
      </w:r>
      <w:r w:rsidR="00D67956">
        <w:rPr>
          <w:rFonts w:asciiTheme="minorBidi" w:hAnsiTheme="minorBidi"/>
        </w:rPr>
        <w:t xml:space="preserve"> subunits of the WASH, CCC, and Retriever complex</w:t>
      </w:r>
      <w:r w:rsidR="00FF7DBF">
        <w:rPr>
          <w:rFonts w:asciiTheme="minorBidi" w:hAnsiTheme="minorBidi"/>
        </w:rPr>
        <w:t>es</w:t>
      </w:r>
      <w:r w:rsidR="00D67956">
        <w:rPr>
          <w:rFonts w:asciiTheme="minorBidi" w:hAnsiTheme="minorBidi"/>
        </w:rPr>
        <w:t>.</w:t>
      </w:r>
      <w:r w:rsidR="00C91021">
        <w:rPr>
          <w:rFonts w:asciiTheme="minorBidi" w:hAnsiTheme="minorBidi"/>
        </w:rPr>
        <w:t xml:space="preserve"> Node size </w:t>
      </w:r>
      <w:r w:rsidR="00C91021" w:rsidRPr="00115A9C">
        <w:rPr>
          <w:rFonts w:asciiTheme="minorBidi" w:hAnsiTheme="minorBidi"/>
        </w:rPr>
        <w:t xml:space="preserve">denotes </w:t>
      </w:r>
      <w:ins w:id="734" w:author="Jamie Courtland" w:date="2020-06-26T10:50:00Z">
        <w:r w:rsidR="00115A9C" w:rsidRPr="00115A9C">
          <w:rPr>
            <w:rFonts w:asciiTheme="minorBidi" w:hAnsiTheme="minorBidi"/>
          </w:rPr>
          <w:t xml:space="preserve">its </w:t>
        </w:r>
      </w:ins>
      <w:ins w:id="735" w:author="Jamie Courtland" w:date="2020-06-26T10:47:00Z">
        <w:r w:rsidR="00115A9C" w:rsidRPr="00115A9C">
          <w:rPr>
            <w:rFonts w:asciiTheme="minorBidi" w:hAnsiTheme="minorBidi"/>
          </w:rPr>
          <w:t>weighted degree (~importanc</w:t>
        </w:r>
        <w:r w:rsidR="00115A9C" w:rsidRPr="00D309A0">
          <w:rPr>
            <w:rFonts w:asciiTheme="minorBidi" w:hAnsiTheme="minorBidi"/>
          </w:rPr>
          <w:t>e</w:t>
        </w:r>
      </w:ins>
      <w:ins w:id="736" w:author="Jamie Courtland" w:date="2020-06-26T10:48:00Z">
        <w:r w:rsidR="00115A9C" w:rsidRPr="00D309A0">
          <w:rPr>
            <w:rFonts w:asciiTheme="minorBidi" w:hAnsiTheme="minorBidi"/>
          </w:rPr>
          <w:t xml:space="preserve"> in network</w:t>
        </w:r>
      </w:ins>
      <w:ins w:id="737" w:author="Jamie Courtland" w:date="2020-06-26T10:47:00Z">
        <w:r w:rsidR="00115A9C" w:rsidRPr="00D309A0">
          <w:rPr>
            <w:rFonts w:asciiTheme="minorBidi" w:hAnsiTheme="minorBidi"/>
          </w:rPr>
          <w:t>)</w:t>
        </w:r>
      </w:ins>
      <w:r w:rsidR="00C91021" w:rsidRPr="00D309A0">
        <w:rPr>
          <w:rFonts w:asciiTheme="minorBidi" w:hAnsiTheme="minorBidi"/>
        </w:rPr>
        <w:t xml:space="preserve">, purple color </w:t>
      </w:r>
      <w:ins w:id="738" w:author="Jamie Courtland" w:date="2020-06-26T10:50:00Z">
        <w:r w:rsidR="00115A9C" w:rsidRPr="00D309A0">
          <w:rPr>
            <w:rFonts w:asciiTheme="minorBidi" w:hAnsiTheme="minorBidi"/>
          </w:rPr>
          <w:t xml:space="preserve">indicates </w:t>
        </w:r>
      </w:ins>
      <w:r w:rsidR="00C91021" w:rsidRPr="00D309A0">
        <w:rPr>
          <w:rFonts w:asciiTheme="minorBidi" w:hAnsiTheme="minorBidi"/>
        </w:rPr>
        <w:t>proteins with altered</w:t>
      </w:r>
      <w:r w:rsidR="00C91021" w:rsidRPr="00684977">
        <w:rPr>
          <w:rFonts w:asciiTheme="minorBidi" w:hAnsiTheme="minorBidi"/>
        </w:rPr>
        <w:t xml:space="preserve"> abundan</w:t>
      </w:r>
      <w:r w:rsidR="00C91021" w:rsidRPr="00B376DA">
        <w:rPr>
          <w:rFonts w:asciiTheme="minorBidi" w:hAnsiTheme="minorBidi"/>
        </w:rPr>
        <w:t xml:space="preserve">ce in MUT brain relative to WT, black node </w:t>
      </w:r>
      <w:ins w:id="739" w:author="Jamie Courtland" w:date="2020-06-26T10:48:00Z">
        <w:r w:rsidR="00115A9C" w:rsidRPr="00AB12EB">
          <w:rPr>
            <w:rFonts w:asciiTheme="minorBidi" w:hAnsiTheme="minorBidi"/>
          </w:rPr>
          <w:t xml:space="preserve">border </w:t>
        </w:r>
      </w:ins>
      <w:r w:rsidR="00C91021" w:rsidRPr="00AB12EB">
        <w:rPr>
          <w:rFonts w:asciiTheme="minorBidi" w:hAnsiTheme="minorBidi"/>
        </w:rPr>
        <w:t xml:space="preserve">denotes proteins identified in </w:t>
      </w:r>
      <w:ins w:id="740" w:author="Jamie Courtland" w:date="2020-06-26T10:50:00Z">
        <w:r w:rsidR="00115A9C" w:rsidRPr="00AB12EB">
          <w:rPr>
            <w:rFonts w:asciiTheme="minorBidi" w:hAnsiTheme="minorBidi"/>
          </w:rPr>
          <w:t>t</w:t>
        </w:r>
        <w:r w:rsidR="00115A9C" w:rsidRPr="004755B3">
          <w:rPr>
            <w:rFonts w:asciiTheme="minorBidi" w:hAnsiTheme="minorBidi"/>
          </w:rPr>
          <w:t>h</w:t>
        </w:r>
        <w:r w:rsidR="00115A9C" w:rsidRPr="00115A9C">
          <w:rPr>
            <w:rFonts w:asciiTheme="minorBidi" w:hAnsiTheme="minorBidi"/>
            <w:rPrChange w:id="741" w:author="Jamie Courtland" w:date="2020-06-26T10:51:00Z">
              <w:rPr>
                <w:rFonts w:asciiTheme="minorBidi" w:hAnsiTheme="minorBidi"/>
              </w:rPr>
            </w:rPrChange>
          </w:rPr>
          <w:t xml:space="preserve">e </w:t>
        </w:r>
      </w:ins>
      <w:r w:rsidR="00C91021" w:rsidRPr="00115A9C">
        <w:rPr>
          <w:rFonts w:asciiTheme="minorBidi" w:hAnsiTheme="minorBidi"/>
          <w:rPrChange w:id="742" w:author="Jamie Courtland" w:date="2020-06-26T10:51:00Z">
            <w:rPr>
              <w:rFonts w:asciiTheme="minorBidi" w:hAnsiTheme="minorBidi"/>
            </w:rPr>
          </w:rPrChange>
        </w:rPr>
        <w:t>WASH</w:t>
      </w:r>
      <w:ins w:id="743" w:author="Jamie Courtland" w:date="2020-06-26T10:48:00Z">
        <w:r w:rsidR="00115A9C" w:rsidRPr="00115A9C">
          <w:rPr>
            <w:rFonts w:asciiTheme="minorBidi" w:hAnsiTheme="minorBidi"/>
            <w:rPrChange w:id="744" w:author="Jamie Courtland" w:date="2020-06-26T10:51:00Z">
              <w:rPr>
                <w:rFonts w:asciiTheme="minorBidi" w:hAnsiTheme="minorBidi"/>
              </w:rPr>
            </w:rPrChange>
          </w:rPr>
          <w:t>1-BioID</w:t>
        </w:r>
      </w:ins>
      <w:r w:rsidR="00175D1E" w:rsidRPr="00115A9C">
        <w:rPr>
          <w:rFonts w:asciiTheme="minorBidi" w:hAnsiTheme="minorBidi"/>
          <w:rPrChange w:id="745" w:author="Jamie Courtland" w:date="2020-06-26T10:51:00Z">
            <w:rPr>
              <w:rFonts w:asciiTheme="minorBidi" w:hAnsiTheme="minorBidi"/>
            </w:rPr>
          </w:rPrChange>
        </w:rPr>
        <w:t xml:space="preserve"> proteome </w:t>
      </w:r>
      <w:r w:rsidR="00C91021" w:rsidRPr="00115A9C">
        <w:rPr>
          <w:rFonts w:asciiTheme="minorBidi" w:hAnsiTheme="minorBidi"/>
          <w:rPrChange w:id="746" w:author="Jamie Courtland" w:date="2020-06-26T10:51:00Z">
            <w:rPr>
              <w:rFonts w:asciiTheme="minorBidi" w:hAnsiTheme="minorBidi"/>
            </w:rPr>
          </w:rPrChange>
        </w:rPr>
        <w:t>(Fig 1)</w:t>
      </w:r>
      <w:ins w:id="747" w:author="Jamie Courtland" w:date="2020-06-26T10:50:00Z">
        <w:r w:rsidR="00115A9C" w:rsidRPr="00115A9C">
          <w:rPr>
            <w:rFonts w:asciiTheme="minorBidi" w:hAnsiTheme="minorBidi"/>
            <w:rPrChange w:id="748" w:author="Jamie Courtland" w:date="2020-06-26T10:51:00Z">
              <w:rPr>
                <w:rFonts w:asciiTheme="minorBidi" w:hAnsiTheme="minorBidi"/>
              </w:rPr>
            </w:rPrChange>
          </w:rPr>
          <w:t>,</w:t>
        </w:r>
      </w:ins>
      <w:r w:rsidR="00C91021" w:rsidRPr="00115A9C">
        <w:rPr>
          <w:rFonts w:asciiTheme="minorBidi" w:hAnsiTheme="minorBidi"/>
          <w:rPrChange w:id="749" w:author="Jamie Courtland" w:date="2020-06-26T10:51:00Z">
            <w:rPr>
              <w:rFonts w:asciiTheme="minorBidi" w:hAnsiTheme="minorBidi"/>
            </w:rPr>
          </w:rPrChange>
        </w:rPr>
        <w:t xml:space="preserve"> </w:t>
      </w:r>
      <w:ins w:id="750" w:author="Jamie Courtland" w:date="2020-06-26T10:51:00Z">
        <w:r w:rsidR="00115A9C" w:rsidRPr="00115A9C">
          <w:rPr>
            <w:rFonts w:asciiTheme="minorBidi" w:hAnsiTheme="minorBidi"/>
            <w:rPrChange w:id="751" w:author="Jamie Courtland" w:date="2020-06-26T10:51:00Z">
              <w:rPr>
                <w:rFonts w:asciiTheme="minorBidi" w:hAnsiTheme="minorBidi"/>
              </w:rPr>
            </w:rPrChange>
          </w:rPr>
          <w:t>b</w:t>
        </w:r>
      </w:ins>
      <w:ins w:id="752" w:author="Jamie Courtland" w:date="2020-06-26T10:49:00Z">
        <w:r w:rsidR="00115A9C" w:rsidRPr="00115A9C">
          <w:rPr>
            <w:rFonts w:asciiTheme="minorBidi" w:hAnsiTheme="minorBidi"/>
            <w:rPrChange w:id="753" w:author="Jamie Courtland" w:date="2020-06-26T10:51:00Z">
              <w:rPr>
                <w:rFonts w:asciiTheme="minorBidi" w:hAnsiTheme="minorBidi"/>
              </w:rPr>
            </w:rPrChange>
          </w:rPr>
          <w:t>lack l</w:t>
        </w:r>
      </w:ins>
      <w:ins w:id="754" w:author="Jamie Courtland" w:date="2020-06-26T10:48:00Z">
        <w:r w:rsidR="00115A9C" w:rsidRPr="00115A9C">
          <w:rPr>
            <w:rFonts w:asciiTheme="minorBidi" w:hAnsiTheme="minorBidi"/>
            <w:rPrChange w:id="755" w:author="Jamie Courtland" w:date="2020-06-26T10:51:00Z">
              <w:rPr>
                <w:rFonts w:asciiTheme="minorBidi" w:hAnsiTheme="minorBidi"/>
              </w:rPr>
            </w:rPrChange>
          </w:rPr>
          <w:t xml:space="preserve">ines </w:t>
        </w:r>
      </w:ins>
      <w:r w:rsidR="00C91021" w:rsidRPr="00115A9C">
        <w:rPr>
          <w:rFonts w:asciiTheme="minorBidi" w:hAnsiTheme="minorBidi"/>
          <w:rPrChange w:id="756" w:author="Jamie Courtland" w:date="2020-06-26T10:51:00Z">
            <w:rPr>
              <w:rFonts w:asciiTheme="minorBidi" w:hAnsiTheme="minorBidi"/>
            </w:rPr>
          </w:rPrChange>
        </w:rPr>
        <w:t xml:space="preserve">indicate known protein-protein interactions from </w:t>
      </w:r>
      <w:proofErr w:type="spellStart"/>
      <w:r w:rsidR="00C91021" w:rsidRPr="00115A9C">
        <w:rPr>
          <w:rFonts w:asciiTheme="minorBidi" w:hAnsiTheme="minorBidi"/>
          <w:color w:val="000000" w:themeColor="text1"/>
        </w:rPr>
        <w:t>HitPredict</w:t>
      </w:r>
      <w:proofErr w:type="spellEnd"/>
      <w:r w:rsidR="00C91021" w:rsidRPr="00115A9C">
        <w:rPr>
          <w:rFonts w:asciiTheme="minorBidi" w:hAnsiTheme="minorBidi"/>
          <w:color w:val="000000" w:themeColor="text1"/>
        </w:rPr>
        <w:t xml:space="preserve"> database</w:t>
      </w:r>
      <w:r w:rsidR="00C91021" w:rsidRPr="00115A9C">
        <w:rPr>
          <w:rFonts w:asciiTheme="minorBidi" w:hAnsiTheme="minorBidi"/>
          <w:color w:val="000000" w:themeColor="text1"/>
        </w:rPr>
        <w:fldChar w:fldCharType="begin" w:fldLock="1"/>
      </w:r>
      <w:r w:rsidR="0086372A" w:rsidRPr="00115A9C">
        <w:rPr>
          <w:rFonts w:asciiTheme="minorBidi" w:hAnsiTheme="minorBidi"/>
          <w:color w:val="000000" w:themeColor="text1"/>
        </w:rPr>
        <w:instrText>ADDIN CSL_CITATION {"citationItems":[{"id":"ITEM-1","itemData":{"DOI":"10.1093/database/bav117","ISSN":"17580463","abstract":"HitPredict is a consolidated resource of experimentally identified, physical protein-protein interactions with confidence scores to indicate their reliability. The study of genes and their inter-relationships using methods such as network and pathway analysis requires high quality protein-protein interaction information. Extracting reliable interactions from most of the existing databases is challenging because they either contain only a subset of the available interactions, or a mixture of physical, genetic and predicted interactions. Automated integration of interactions is further complicated by varying levels of accuracy of database content and lack of adherence to standard formats. To address these issues, the latest version of HitPredict provides a manually curated dataset of 398 696 physical associations between 70 808 proteins from 105 species. Manual confirmation was used to resolve all issues encountered during data integration. For improved reliability assessment, this version combines a new score derived from the experimental information of the interactions with the original score based on the features of the interacting proteins. The combined interaction score performs better than either of the individual scores in HitPredict as well as the reliability score of another similar database. HitPredict provides a web interface to search proteins and visualize their interactions, and the data can be downloaded for offline analysis. Data usability has been enhanced by mapping protein identifiers across multiple reference databases. Thus, the latest version of HitPredict provides a significantly larger, more reliable and usable dataset of protein-protein interactions from several species for the study of gene groups.","author":[{"dropping-particle":"","family":"López","given":"Yosvany","non-dropping-particle":"","parse-names":false,"suffix":""},{"dropping-particle":"","family":"Nakai","given":"Kenta","non-dropping-particle":"","parse-names":false,"suffix":""},{"dropping-particle":"","family":"Patil","given":"Ashwini","non-dropping-particle":"","parse-names":false,"suffix":""}],"container-title":"Database","id":"ITEM-1","issued":{"date-parts":[["2015"]]},"title":"HitPredict version 4: Comprehensive reliability scoring of physical protein-protein interactions from more than 100 species","type":"article-journal"},"uris":["http://www.mendeley.com/documents/?uuid=c494349c-a098-4ed3-b2e7-e0a6b2d69a35"]}],"mendeley":{"formattedCitation":"&lt;sup&gt;101&lt;/sup&gt;","plainTextFormattedCitation":"101","previouslyFormattedCitation":"&lt;sup&gt;101&lt;/sup&gt;"},"properties":{"noteIndex":0},"schema":"https://github.com/citation-style-language/schema/raw/master/csl-citation.json"}</w:instrText>
      </w:r>
      <w:r w:rsidR="00C91021" w:rsidRPr="00115A9C">
        <w:rPr>
          <w:rFonts w:asciiTheme="minorBidi" w:hAnsiTheme="minorBidi"/>
          <w:color w:val="000000" w:themeColor="text1"/>
        </w:rPr>
        <w:fldChar w:fldCharType="separate"/>
      </w:r>
      <w:r w:rsidR="001B3279" w:rsidRPr="00115A9C">
        <w:rPr>
          <w:rFonts w:asciiTheme="minorBidi" w:hAnsiTheme="minorBidi"/>
          <w:noProof/>
          <w:color w:val="000000" w:themeColor="text1"/>
          <w:vertAlign w:val="superscript"/>
        </w:rPr>
        <w:t>101</w:t>
      </w:r>
      <w:r w:rsidR="00C91021" w:rsidRPr="00115A9C">
        <w:rPr>
          <w:rFonts w:asciiTheme="minorBidi" w:hAnsiTheme="minorBidi"/>
          <w:color w:val="000000" w:themeColor="text1"/>
        </w:rPr>
        <w:fldChar w:fldCharType="end"/>
      </w:r>
      <w:r w:rsidR="00C91021" w:rsidRPr="00115A9C">
        <w:rPr>
          <w:rFonts w:asciiTheme="minorBidi" w:hAnsiTheme="minorBidi"/>
          <w:color w:val="000000" w:themeColor="text1"/>
        </w:rPr>
        <w:t xml:space="preserve">, </w:t>
      </w:r>
      <w:ins w:id="757" w:author="Jamie Courtland" w:date="2020-06-26T10:49:00Z">
        <w:r w:rsidR="00115A9C" w:rsidRPr="00115A9C">
          <w:rPr>
            <w:rFonts w:asciiTheme="minorBidi" w:hAnsiTheme="minorBidi"/>
            <w:color w:val="000000" w:themeColor="text1"/>
          </w:rPr>
          <w:t xml:space="preserve">and </w:t>
        </w:r>
        <w:r w:rsidR="00115A9C" w:rsidRPr="00D309A0">
          <w:rPr>
            <w:rFonts w:asciiTheme="minorBidi" w:hAnsiTheme="minorBidi"/>
            <w:color w:val="000000" w:themeColor="text1"/>
          </w:rPr>
          <w:t>grey-red lines denote the str</w:t>
        </w:r>
        <w:r w:rsidR="00115A9C" w:rsidRPr="00684977">
          <w:rPr>
            <w:rFonts w:asciiTheme="minorBidi" w:hAnsiTheme="minorBidi"/>
            <w:color w:val="000000" w:themeColor="text1"/>
          </w:rPr>
          <w:t>e</w:t>
        </w:r>
        <w:r w:rsidR="00115A9C" w:rsidRPr="00B376DA">
          <w:rPr>
            <w:rFonts w:asciiTheme="minorBidi" w:hAnsiTheme="minorBidi"/>
            <w:color w:val="000000" w:themeColor="text1"/>
          </w:rPr>
          <w:t>ng</w:t>
        </w:r>
        <w:r w:rsidR="00115A9C" w:rsidRPr="00AB12EB">
          <w:rPr>
            <w:rFonts w:asciiTheme="minorBidi" w:hAnsiTheme="minorBidi"/>
            <w:color w:val="000000" w:themeColor="text1"/>
          </w:rPr>
          <w:t>th of pro</w:t>
        </w:r>
        <w:r w:rsidR="00115A9C" w:rsidRPr="004755B3">
          <w:rPr>
            <w:rFonts w:asciiTheme="minorBidi" w:hAnsiTheme="minorBidi"/>
            <w:color w:val="000000" w:themeColor="text1"/>
          </w:rPr>
          <w:t>t</w:t>
        </w:r>
        <w:r w:rsidR="00115A9C" w:rsidRPr="00115A9C">
          <w:rPr>
            <w:rFonts w:asciiTheme="minorBidi" w:hAnsiTheme="minorBidi"/>
            <w:color w:val="000000" w:themeColor="text1"/>
            <w:rPrChange w:id="758" w:author="Jamie Courtland" w:date="2020-06-26T10:51:00Z">
              <w:rPr>
                <w:rFonts w:asciiTheme="minorBidi" w:hAnsiTheme="minorBidi"/>
                <w:color w:val="000000" w:themeColor="text1"/>
              </w:rPr>
            </w:rPrChange>
          </w:rPr>
          <w:t>ein covariation (red = strongest)</w:t>
        </w:r>
      </w:ins>
      <w:r w:rsidR="00C91021" w:rsidRPr="00115A9C">
        <w:rPr>
          <w:rFonts w:asciiTheme="minorBidi" w:hAnsiTheme="minorBidi"/>
          <w:color w:val="000000" w:themeColor="text1"/>
          <w:rPrChange w:id="759" w:author="Jamie Courtland" w:date="2020-06-26T10:51:00Z">
            <w:rPr>
              <w:rFonts w:asciiTheme="minorBidi" w:hAnsiTheme="minorBidi"/>
              <w:color w:val="000000" w:themeColor="text1"/>
            </w:rPr>
          </w:rPrChange>
        </w:rPr>
        <w:t xml:space="preserve">. </w:t>
      </w:r>
      <w:r w:rsidR="00C91021" w:rsidRPr="00115A9C">
        <w:rPr>
          <w:rFonts w:asciiTheme="minorBidi" w:hAnsiTheme="minorBidi"/>
          <w:b/>
          <w:bCs/>
          <w:color w:val="000000" w:themeColor="text1"/>
          <w:rPrChange w:id="760" w:author="Jamie Courtland" w:date="2020-06-26T10:51:00Z">
            <w:rPr>
              <w:rFonts w:asciiTheme="minorBidi" w:hAnsiTheme="minorBidi"/>
              <w:b/>
              <w:bCs/>
              <w:color w:val="000000" w:themeColor="text1"/>
            </w:rPr>
          </w:rPrChange>
        </w:rPr>
        <w:t>e</w:t>
      </w:r>
      <w:r w:rsidR="00C91021" w:rsidRPr="00115A9C">
        <w:rPr>
          <w:rFonts w:asciiTheme="minorBidi" w:hAnsiTheme="minorBidi"/>
          <w:color w:val="000000" w:themeColor="text1"/>
          <w:rPrChange w:id="761" w:author="Jamie Courtland" w:date="2020-06-26T10:51:00Z">
            <w:rPr>
              <w:rFonts w:asciiTheme="minorBidi" w:hAnsiTheme="minorBidi"/>
              <w:color w:val="000000" w:themeColor="text1"/>
            </w:rPr>
          </w:rPrChange>
        </w:rPr>
        <w:t>, Difference in M19</w:t>
      </w:r>
      <w:ins w:id="762" w:author="Jamie Courtland" w:date="2020-06-26T11:01:00Z">
        <w:r w:rsidR="00D309A0">
          <w:rPr>
            <w:rFonts w:asciiTheme="minorBidi" w:hAnsiTheme="minorBidi"/>
            <w:color w:val="000000" w:themeColor="text1"/>
          </w:rPr>
          <w:t xml:space="preserve"> average </w:t>
        </w:r>
      </w:ins>
      <w:r w:rsidR="00C91021" w:rsidRPr="00D309A0">
        <w:rPr>
          <w:rFonts w:asciiTheme="minorBidi" w:hAnsiTheme="minorBidi"/>
          <w:color w:val="000000" w:themeColor="text1"/>
        </w:rPr>
        <w:t>protein abundance, across the seven fractions analyzed (</w:t>
      </w:r>
      <w:r w:rsidR="00C91021" w:rsidRPr="00115A9C">
        <w:rPr>
          <w:rFonts w:asciiTheme="minorBidi" w:hAnsiTheme="minorBidi"/>
          <w:color w:val="000000" w:themeColor="text1"/>
        </w:rPr>
        <w:t>WT 13.</w:t>
      </w:r>
      <w:ins w:id="763" w:author="Jamie Courtland" w:date="2020-06-26T10:45:00Z">
        <w:r w:rsidR="00570E38" w:rsidRPr="00115A9C">
          <w:rPr>
            <w:rFonts w:asciiTheme="minorBidi" w:hAnsiTheme="minorBidi"/>
            <w:color w:val="000000" w:themeColor="text1"/>
          </w:rPr>
          <w:t>21</w:t>
        </w:r>
      </w:ins>
      <w:ins w:id="764" w:author="Jamie Courtland" w:date="2020-06-26T10:42:00Z">
        <w:r w:rsidR="00570E38" w:rsidRPr="00115A9C">
          <w:rPr>
            <w:rFonts w:asciiTheme="minorBidi" w:hAnsiTheme="minorBidi"/>
            <w:color w:val="000000" w:themeColor="text1"/>
          </w:rPr>
          <w:t xml:space="preserve"> </w:t>
        </w:r>
      </w:ins>
      <w:r w:rsidR="00C91021" w:rsidRPr="00115A9C">
        <w:rPr>
          <w:rFonts w:ascii="Arial" w:hAnsi="Arial" w:cs="Arial"/>
        </w:rPr>
        <w:t xml:space="preserve">± </w:t>
      </w:r>
      <w:ins w:id="765" w:author="Jamie Courtland" w:date="2020-06-26T10:42:00Z">
        <w:r w:rsidR="00570E38" w:rsidRPr="00115A9C">
          <w:rPr>
            <w:rFonts w:ascii="Arial" w:hAnsi="Arial" w:cs="Arial"/>
          </w:rPr>
          <w:t>0.00</w:t>
        </w:r>
      </w:ins>
      <w:ins w:id="766" w:author="Jamie Courtland" w:date="2020-06-26T10:45:00Z">
        <w:r w:rsidR="00570E38" w:rsidRPr="00115A9C">
          <w:rPr>
            <w:rFonts w:ascii="Arial" w:hAnsi="Arial" w:cs="Arial"/>
          </w:rPr>
          <w:t>3</w:t>
        </w:r>
      </w:ins>
      <w:r w:rsidR="00FF7DBF" w:rsidRPr="00115A9C">
        <w:rPr>
          <w:rFonts w:ascii="Arial" w:hAnsi="Arial" w:cs="Arial"/>
        </w:rPr>
        <w:t xml:space="preserve">, MUT </w:t>
      </w:r>
      <w:ins w:id="767" w:author="Jamie Courtland" w:date="2020-06-26T10:45:00Z">
        <w:r w:rsidR="00570E38" w:rsidRPr="00115A9C">
          <w:rPr>
            <w:rFonts w:ascii="Arial" w:hAnsi="Arial" w:cs="Arial"/>
          </w:rPr>
          <w:t>12.99</w:t>
        </w:r>
      </w:ins>
      <w:r w:rsidR="00FF7DBF" w:rsidRPr="00115A9C">
        <w:rPr>
          <w:rFonts w:ascii="Arial" w:hAnsi="Arial" w:cs="Arial"/>
        </w:rPr>
        <w:t xml:space="preserve"> ± </w:t>
      </w:r>
      <w:ins w:id="768" w:author="Jamie Courtland" w:date="2020-06-26T10:42:00Z">
        <w:r w:rsidR="00570E38" w:rsidRPr="00115A9C">
          <w:rPr>
            <w:rFonts w:ascii="Arial" w:hAnsi="Arial" w:cs="Arial"/>
          </w:rPr>
          <w:t>0.00</w:t>
        </w:r>
      </w:ins>
      <w:ins w:id="769" w:author="Jamie Courtland" w:date="2020-06-26T10:45:00Z">
        <w:r w:rsidR="00570E38" w:rsidRPr="00115A9C">
          <w:rPr>
            <w:rFonts w:ascii="Arial" w:hAnsi="Arial" w:cs="Arial"/>
          </w:rPr>
          <w:t>3</w:t>
        </w:r>
      </w:ins>
      <w:ins w:id="770" w:author="Jamie Courtland" w:date="2020-06-26T10:42:00Z">
        <w:r w:rsidR="00570E38" w:rsidRPr="00115A9C">
          <w:rPr>
            <w:rFonts w:ascii="Arial" w:hAnsi="Arial" w:cs="Arial"/>
          </w:rPr>
          <w:t>,</w:t>
        </w:r>
      </w:ins>
      <w:r w:rsidR="00FF7DBF" w:rsidRPr="00115A9C">
        <w:rPr>
          <w:rFonts w:ascii="Arial" w:hAnsi="Arial" w:cs="Arial"/>
        </w:rPr>
        <w:t xml:space="preserve"> </w:t>
      </w:r>
      <w:ins w:id="771" w:author="Jamie Courtland" w:date="2020-06-21T12:42:00Z">
        <w:r w:rsidR="00E329CA" w:rsidRPr="00115A9C">
          <w:rPr>
            <w:rFonts w:ascii="Arial" w:hAnsi="Arial" w:cs="Arial"/>
          </w:rPr>
          <w:t>p=0.000</w:t>
        </w:r>
      </w:ins>
      <w:ins w:id="772" w:author="Jamie Courtland" w:date="2020-06-26T10:45:00Z">
        <w:r w:rsidR="00570E38" w:rsidRPr="00115A9C">
          <w:rPr>
            <w:rFonts w:ascii="Arial" w:hAnsi="Arial" w:cs="Arial"/>
          </w:rPr>
          <w:t>7</w:t>
        </w:r>
      </w:ins>
      <w:r w:rsidR="00FF7DBF" w:rsidRPr="00115A9C">
        <w:rPr>
          <w:rFonts w:ascii="Arial" w:hAnsi="Arial" w:cs="Arial"/>
        </w:rPr>
        <w:t xml:space="preserve">). </w:t>
      </w:r>
      <w:r w:rsidR="00FF7DBF" w:rsidRPr="00115A9C">
        <w:rPr>
          <w:rFonts w:ascii="Arial" w:hAnsi="Arial" w:cs="Arial"/>
          <w:b/>
          <w:bCs/>
        </w:rPr>
        <w:t>f</w:t>
      </w:r>
      <w:r w:rsidR="00FF7DBF" w:rsidRPr="00115A9C">
        <w:rPr>
          <w:rFonts w:ascii="Arial" w:hAnsi="Arial" w:cs="Arial"/>
        </w:rPr>
        <w:t>, Module</w:t>
      </w:r>
      <w:r w:rsidR="00FF7DBF">
        <w:rPr>
          <w:rFonts w:ascii="Arial" w:hAnsi="Arial" w:cs="Arial"/>
        </w:rPr>
        <w:t xml:space="preserve"> 2 (M2) </w:t>
      </w:r>
      <w:ins w:id="773" w:author="Jamie Courtland" w:date="2020-06-26T11:03:00Z">
        <w:r w:rsidR="00D309A0">
          <w:rPr>
            <w:rFonts w:ascii="Arial" w:hAnsi="Arial" w:cs="Arial"/>
          </w:rPr>
          <w:t xml:space="preserve">contains </w:t>
        </w:r>
      </w:ins>
      <w:r w:rsidR="00FF7DBF">
        <w:rPr>
          <w:rFonts w:ascii="Arial" w:hAnsi="Arial" w:cs="Arial"/>
        </w:rPr>
        <w:t xml:space="preserve">multiple proteins with </w:t>
      </w:r>
      <w:r w:rsidR="00FF7DBF">
        <w:rPr>
          <w:rFonts w:ascii="Arial" w:hAnsi="Arial" w:cs="Arial"/>
        </w:rPr>
        <w:lastRenderedPageBreak/>
        <w:t xml:space="preserve">increased abundance in MUT brain compared to WT, including lysosomal proteins </w:t>
      </w:r>
      <w:ins w:id="774" w:author="Jamie Courtland" w:date="2020-06-25T16:24:00Z">
        <w:r w:rsidR="00732D1D">
          <w:rPr>
            <w:rFonts w:ascii="Arial" w:hAnsi="Arial" w:cs="Arial"/>
          </w:rPr>
          <w:t>CTSS</w:t>
        </w:r>
      </w:ins>
      <w:r w:rsidR="00FF7DBF">
        <w:rPr>
          <w:rFonts w:ascii="Arial" w:hAnsi="Arial" w:cs="Arial"/>
        </w:rPr>
        <w:t xml:space="preserve">, </w:t>
      </w:r>
      <w:ins w:id="775" w:author="Jamie Courtland" w:date="2020-06-25T16:24:00Z">
        <w:r w:rsidR="00732D1D">
          <w:rPr>
            <w:rFonts w:ascii="Arial" w:hAnsi="Arial" w:cs="Arial"/>
          </w:rPr>
          <w:t>CTSL</w:t>
        </w:r>
      </w:ins>
      <w:r w:rsidR="00FF7DBF">
        <w:rPr>
          <w:rFonts w:ascii="Arial" w:hAnsi="Arial" w:cs="Arial"/>
        </w:rPr>
        <w:t xml:space="preserve">, </w:t>
      </w:r>
      <w:ins w:id="776" w:author="Jamie Courtland" w:date="2020-06-25T16:24:00Z">
        <w:r w:rsidR="00732D1D">
          <w:rPr>
            <w:rFonts w:ascii="Arial" w:hAnsi="Arial" w:cs="Arial"/>
          </w:rPr>
          <w:t>GRN</w:t>
        </w:r>
      </w:ins>
      <w:r w:rsidR="00FF7DBF">
        <w:rPr>
          <w:rFonts w:ascii="Arial" w:hAnsi="Arial" w:cs="Arial"/>
        </w:rPr>
        <w:t xml:space="preserve">, </w:t>
      </w:r>
      <w:ins w:id="777" w:author="Jamie Courtland" w:date="2020-06-25T16:24:00Z">
        <w:r w:rsidR="00732D1D">
          <w:rPr>
            <w:rFonts w:ascii="Arial" w:hAnsi="Arial" w:cs="Arial"/>
          </w:rPr>
          <w:t>IDS</w:t>
        </w:r>
      </w:ins>
      <w:r w:rsidR="00FF7DBF">
        <w:rPr>
          <w:rFonts w:ascii="Arial" w:hAnsi="Arial" w:cs="Arial"/>
        </w:rPr>
        <w:t xml:space="preserve">, </w:t>
      </w:r>
      <w:ins w:id="778" w:author="Jamie Courtland" w:date="2020-06-25T16:24:00Z">
        <w:r w:rsidR="00732D1D">
          <w:rPr>
            <w:rFonts w:ascii="Arial" w:hAnsi="Arial" w:cs="Arial"/>
          </w:rPr>
          <w:t>MAN2B1</w:t>
        </w:r>
      </w:ins>
      <w:r w:rsidR="00FF7DBF">
        <w:rPr>
          <w:rFonts w:ascii="Arial" w:hAnsi="Arial" w:cs="Arial"/>
        </w:rPr>
        <w:t xml:space="preserve">. </w:t>
      </w:r>
      <w:r w:rsidR="00FF7DBF">
        <w:rPr>
          <w:rFonts w:ascii="Arial" w:hAnsi="Arial" w:cs="Arial"/>
          <w:b/>
          <w:bCs/>
        </w:rPr>
        <w:t>g</w:t>
      </w:r>
      <w:r w:rsidR="00FF7DBF">
        <w:rPr>
          <w:rFonts w:ascii="Arial" w:hAnsi="Arial" w:cs="Arial"/>
        </w:rPr>
        <w:t xml:space="preserve">, </w:t>
      </w:r>
      <w:r w:rsidR="00FF7DBF">
        <w:rPr>
          <w:rFonts w:asciiTheme="minorBidi" w:hAnsiTheme="minorBidi"/>
          <w:color w:val="000000" w:themeColor="text1"/>
        </w:rPr>
        <w:t xml:space="preserve">Difference in M2 </w:t>
      </w:r>
      <w:ins w:id="779" w:author="Jamie Courtland" w:date="2020-06-26T11:03:00Z">
        <w:r w:rsidR="00D309A0">
          <w:rPr>
            <w:rFonts w:asciiTheme="minorBidi" w:hAnsiTheme="minorBidi"/>
            <w:color w:val="000000" w:themeColor="text1"/>
          </w:rPr>
          <w:t>average</w:t>
        </w:r>
      </w:ins>
      <w:r w:rsidR="00FF7DBF">
        <w:rPr>
          <w:rFonts w:asciiTheme="minorBidi" w:hAnsiTheme="minorBidi"/>
          <w:color w:val="000000" w:themeColor="text1"/>
        </w:rPr>
        <w:t xml:space="preserve"> protein abundance, across the seven fractions analyzed (</w:t>
      </w:r>
      <w:r w:rsidR="00570E38" w:rsidRPr="00115A9C">
        <w:rPr>
          <w:rFonts w:asciiTheme="minorBidi" w:hAnsiTheme="minorBidi"/>
          <w:color w:val="000000" w:themeColor="text1"/>
        </w:rPr>
        <w:t xml:space="preserve">WT 13.74 </w:t>
      </w:r>
      <w:r w:rsidR="00570E38" w:rsidRPr="00115A9C">
        <w:rPr>
          <w:rFonts w:ascii="Arial" w:hAnsi="Arial" w:cs="Arial"/>
        </w:rPr>
        <w:t>± 0.001, MUT 13.85 ± 0.0009, p=0.0006</w:t>
      </w:r>
      <w:r w:rsidR="00FF7DBF" w:rsidRPr="00115A9C">
        <w:rPr>
          <w:rFonts w:ascii="Arial" w:hAnsi="Arial" w:cs="Arial"/>
        </w:rPr>
        <w:t>).</w:t>
      </w:r>
      <w:r w:rsidR="00E329CA" w:rsidRPr="00115A9C">
        <w:rPr>
          <w:rFonts w:asciiTheme="minorBidi" w:hAnsiTheme="minorBidi"/>
        </w:rPr>
        <w:t xml:space="preserve"> ***p&lt;0.001, one-sided student’s t-test with Bonferroni correction (</w:t>
      </w:r>
      <w:proofErr w:type="spellStart"/>
      <w:proofErr w:type="gramStart"/>
      <w:r w:rsidR="00E329CA" w:rsidRPr="00115A9C">
        <w:rPr>
          <w:rFonts w:asciiTheme="minorBidi" w:hAnsiTheme="minorBidi"/>
        </w:rPr>
        <w:t>e,g</w:t>
      </w:r>
      <w:proofErr w:type="spellEnd"/>
      <w:proofErr w:type="gramEnd"/>
      <w:r w:rsidR="00E329CA" w:rsidRPr="00115A9C">
        <w:rPr>
          <w:rFonts w:asciiTheme="minorBidi" w:hAnsiTheme="minorBidi"/>
        </w:rPr>
        <w:t>)</w:t>
      </w:r>
    </w:p>
    <w:p w14:paraId="335C12DF" w14:textId="77777777" w:rsidR="00D67956" w:rsidRPr="00DC5D5D" w:rsidRDefault="00D67956" w:rsidP="00FF7DBF">
      <w:pPr>
        <w:jc w:val="thaiDistribute"/>
        <w:rPr>
          <w:rFonts w:asciiTheme="minorBidi" w:hAnsiTheme="minorBidi"/>
        </w:rPr>
      </w:pPr>
    </w:p>
    <w:p w14:paraId="6E4CD5D1" w14:textId="77777777" w:rsidR="00171C08" w:rsidRPr="004521B5" w:rsidRDefault="00171C08" w:rsidP="002B1B3B">
      <w:pPr>
        <w:rPr>
          <w:rFonts w:asciiTheme="minorBidi" w:hAnsiTheme="minorBidi"/>
        </w:rPr>
      </w:pPr>
    </w:p>
    <w:p w14:paraId="14B3A6D8" w14:textId="77777777" w:rsidR="005F4E2F" w:rsidRDefault="005F4E2F" w:rsidP="00171C08">
      <w:pPr>
        <w:jc w:val="thaiDistribute"/>
        <w:rPr>
          <w:rFonts w:ascii="Arial" w:hAnsi="Arial" w:cs="Arial"/>
        </w:rPr>
      </w:pPr>
      <w:r w:rsidRPr="0011096C">
        <w:rPr>
          <w:rFonts w:asciiTheme="minorBidi" w:hAnsiTheme="minorBidi"/>
          <w:b/>
          <w:bCs/>
        </w:rPr>
        <w:t xml:space="preserve">Fig. </w:t>
      </w:r>
      <w:r w:rsidR="00171C08">
        <w:rPr>
          <w:rFonts w:asciiTheme="minorBidi" w:hAnsiTheme="minorBidi"/>
          <w:b/>
          <w:bCs/>
        </w:rPr>
        <w:t>3</w:t>
      </w:r>
      <w:r w:rsidR="00171C08" w:rsidRPr="0011096C">
        <w:rPr>
          <w:rFonts w:asciiTheme="minorBidi" w:hAnsiTheme="minorBidi"/>
          <w:b/>
          <w:bCs/>
        </w:rPr>
        <w:t xml:space="preserve"> </w:t>
      </w:r>
      <w:r w:rsidRPr="0011096C">
        <w:rPr>
          <w:rFonts w:asciiTheme="minorBidi" w:hAnsiTheme="minorBidi"/>
          <w:b/>
          <w:bCs/>
        </w:rPr>
        <w:t>Cortical neurons from SWIP mutant mice display endo</w:t>
      </w:r>
      <w:r w:rsidR="00344FBD">
        <w:rPr>
          <w:rFonts w:asciiTheme="minorBidi" w:hAnsiTheme="minorBidi"/>
          <w:b/>
          <w:bCs/>
        </w:rPr>
        <w:t>-</w:t>
      </w:r>
      <w:r w:rsidRPr="0011096C">
        <w:rPr>
          <w:rFonts w:asciiTheme="minorBidi" w:hAnsiTheme="minorBidi"/>
          <w:b/>
          <w:bCs/>
        </w:rPr>
        <w:t xml:space="preserve">lysosomal abnormalities </w:t>
      </w:r>
      <w:r w:rsidRPr="00403D94">
        <w:rPr>
          <w:rFonts w:asciiTheme="minorBidi" w:hAnsiTheme="minorBidi"/>
          <w:b/>
          <w:bCs/>
          <w:i/>
          <w:iCs/>
        </w:rPr>
        <w:t>in vitro</w:t>
      </w:r>
      <w:r>
        <w:rPr>
          <w:rFonts w:asciiTheme="minorBidi" w:hAnsiTheme="minorBidi"/>
          <w:b/>
          <w:bCs/>
        </w:rPr>
        <w:t>. a</w:t>
      </w:r>
      <w:r w:rsidRPr="00F31325">
        <w:rPr>
          <w:rFonts w:asciiTheme="minorBidi" w:hAnsiTheme="minorBidi"/>
        </w:rPr>
        <w:t>,</w:t>
      </w:r>
      <w:r>
        <w:rPr>
          <w:rFonts w:asciiTheme="minorBidi" w:hAnsiTheme="minorBidi"/>
          <w:b/>
          <w:bCs/>
        </w:rPr>
        <w:t xml:space="preserve"> </w:t>
      </w:r>
      <w:r>
        <w:rPr>
          <w:rFonts w:asciiTheme="minorBidi" w:hAnsiTheme="minorBidi"/>
        </w:rPr>
        <w:t xml:space="preserve">Experimental design. Cortices were dissected from P0 pups and neurons were dissociated and cultured on glass coverslips for 15 days. Cultures were fixed, stained, and imaged using confocal microscopy. 3D puncta volumes were reconstructed from z-stack images using </w:t>
      </w:r>
      <w:proofErr w:type="spellStart"/>
      <w:r>
        <w:rPr>
          <w:rFonts w:asciiTheme="minorBidi" w:hAnsiTheme="minorBidi"/>
        </w:rPr>
        <w:t>Imaris</w:t>
      </w:r>
      <w:proofErr w:type="spellEnd"/>
      <w:r>
        <w:rPr>
          <w:rFonts w:asciiTheme="minorBidi" w:hAnsiTheme="minorBidi"/>
        </w:rPr>
        <w:t xml:space="preserve"> software. </w:t>
      </w:r>
      <w:r>
        <w:rPr>
          <w:rFonts w:asciiTheme="minorBidi" w:hAnsiTheme="minorBidi"/>
          <w:b/>
          <w:bCs/>
        </w:rPr>
        <w:t xml:space="preserve">b </w:t>
      </w:r>
      <w:r w:rsidRPr="00310D1D">
        <w:rPr>
          <w:rFonts w:asciiTheme="minorBidi" w:hAnsiTheme="minorBidi"/>
        </w:rPr>
        <w:t>(WT)</w:t>
      </w:r>
      <w:r>
        <w:rPr>
          <w:rFonts w:asciiTheme="minorBidi" w:hAnsiTheme="minorBidi"/>
          <w:b/>
          <w:bCs/>
        </w:rPr>
        <w:t xml:space="preserve"> c </w:t>
      </w:r>
      <w:r w:rsidRPr="00310D1D">
        <w:rPr>
          <w:rFonts w:asciiTheme="minorBidi" w:hAnsiTheme="minorBidi"/>
        </w:rPr>
        <w:t>(MUT),</w:t>
      </w:r>
      <w:r>
        <w:rPr>
          <w:rFonts w:asciiTheme="minorBidi" w:hAnsiTheme="minorBidi"/>
          <w:b/>
          <w:bCs/>
        </w:rPr>
        <w:t xml:space="preserve"> </w:t>
      </w:r>
      <w:r>
        <w:rPr>
          <w:rFonts w:asciiTheme="minorBidi" w:hAnsiTheme="minorBidi"/>
        </w:rPr>
        <w:t xml:space="preserve">Representative 3D reconstructions of DIV15 neurons stained for EEA1 (yellow) and MAP2 (magenta). </w:t>
      </w:r>
      <w:r>
        <w:rPr>
          <w:rFonts w:asciiTheme="minorBidi" w:hAnsiTheme="minorBidi"/>
          <w:b/>
          <w:bCs/>
        </w:rPr>
        <w:t>f</w:t>
      </w:r>
      <w:r w:rsidRPr="00F31325">
        <w:rPr>
          <w:rFonts w:asciiTheme="minorBidi" w:hAnsiTheme="minorBidi"/>
        </w:rPr>
        <w:t xml:space="preserve">, </w:t>
      </w:r>
      <w:r>
        <w:rPr>
          <w:rFonts w:asciiTheme="minorBidi" w:hAnsiTheme="minorBidi"/>
        </w:rPr>
        <w:t xml:space="preserve">Graph of the average number of EEA1+ volumes per soma in each image (WT 95.0 </w:t>
      </w:r>
      <w:r>
        <w:rPr>
          <w:rFonts w:ascii="Arial" w:hAnsi="Arial" w:cs="Arial"/>
        </w:rPr>
        <w:t>± 5.5,</w:t>
      </w:r>
      <w:r>
        <w:rPr>
          <w:rFonts w:asciiTheme="minorBidi" w:hAnsiTheme="minorBidi"/>
        </w:rPr>
        <w:t xml:space="preserve"> n=24 neurons; MUT 103.7 </w:t>
      </w:r>
      <w:r>
        <w:rPr>
          <w:rFonts w:ascii="Arial" w:hAnsi="Arial" w:cs="Arial"/>
        </w:rPr>
        <w:t xml:space="preserve">± 3.7, n=24 neurons; </w:t>
      </w:r>
      <w:r w:rsidRPr="002D67C3">
        <w:rPr>
          <w:rFonts w:ascii="Arial" w:hAnsi="Arial" w:cs="Arial"/>
        </w:rPr>
        <w:t>t</w:t>
      </w:r>
      <w:r>
        <w:rPr>
          <w:rFonts w:ascii="Arial" w:hAnsi="Arial" w:cs="Arial"/>
          <w:vertAlign w:val="subscript"/>
        </w:rPr>
        <w:t>40.2</w:t>
      </w:r>
      <w:r>
        <w:rPr>
          <w:rFonts w:ascii="Arial" w:hAnsi="Arial" w:cs="Arial"/>
        </w:rPr>
        <w:t xml:space="preserve">=1.314, </w:t>
      </w:r>
      <w:r w:rsidRPr="002D67C3">
        <w:rPr>
          <w:rFonts w:ascii="Arial" w:hAnsi="Arial" w:cs="Arial"/>
        </w:rPr>
        <w:t>p</w:t>
      </w:r>
      <w:r>
        <w:rPr>
          <w:rFonts w:ascii="Arial" w:hAnsi="Arial" w:cs="Arial"/>
        </w:rPr>
        <w:t>=0.1961</w:t>
      </w:r>
      <w:r>
        <w:rPr>
          <w:rFonts w:asciiTheme="minorBidi" w:hAnsiTheme="minorBidi"/>
        </w:rPr>
        <w:t xml:space="preserve">). </w:t>
      </w:r>
      <w:r>
        <w:rPr>
          <w:rFonts w:asciiTheme="minorBidi" w:hAnsiTheme="minorBidi"/>
          <w:b/>
          <w:bCs/>
        </w:rPr>
        <w:t>g</w:t>
      </w:r>
      <w:r w:rsidRPr="00F31325">
        <w:rPr>
          <w:rFonts w:asciiTheme="minorBidi" w:hAnsiTheme="minorBidi"/>
        </w:rPr>
        <w:t>,</w:t>
      </w:r>
      <w:r>
        <w:rPr>
          <w:rFonts w:asciiTheme="minorBidi" w:hAnsiTheme="minorBidi"/>
        </w:rPr>
        <w:t xml:space="preserve"> Graph of the average EEA1+ volume size per soma shows larger EEA1+ volumes in MUT neurons (WT 0.15 </w:t>
      </w:r>
      <w:r>
        <w:rPr>
          <w:rFonts w:ascii="Arial" w:hAnsi="Arial" w:cs="Arial"/>
        </w:rPr>
        <w:t xml:space="preserve">± 0.01 </w:t>
      </w:r>
      <w:r w:rsidR="00FF5553">
        <w:rPr>
          <w:rFonts w:ascii="Arial" w:hAnsi="Arial" w:cs="Arial"/>
          <w:color w:val="000000" w:themeColor="text1"/>
        </w:rPr>
        <w:t>µm</w:t>
      </w:r>
      <w:r>
        <w:rPr>
          <w:rFonts w:ascii="Arial" w:hAnsi="Arial" w:cs="Arial"/>
          <w:vertAlign w:val="superscript"/>
        </w:rPr>
        <w:t>3</w:t>
      </w:r>
      <w:r>
        <w:rPr>
          <w:rFonts w:ascii="Arial" w:hAnsi="Arial" w:cs="Arial"/>
        </w:rPr>
        <w:t xml:space="preserve">, n=24 neurons; MUT 0.30 ± 0.02 </w:t>
      </w:r>
      <w:r w:rsidR="00FF5553">
        <w:rPr>
          <w:rFonts w:ascii="Arial" w:hAnsi="Arial" w:cs="Arial"/>
          <w:color w:val="000000" w:themeColor="text1"/>
        </w:rPr>
        <w:t>µm</w:t>
      </w:r>
      <w:r>
        <w:rPr>
          <w:rFonts w:ascii="Arial" w:hAnsi="Arial" w:cs="Arial"/>
          <w:vertAlign w:val="superscript"/>
        </w:rPr>
        <w:t>3</w:t>
      </w:r>
      <w:r>
        <w:rPr>
          <w:rFonts w:ascii="Arial" w:hAnsi="Arial" w:cs="Arial"/>
        </w:rPr>
        <w:t>, n=24 neurons;</w:t>
      </w:r>
      <w:r>
        <w:rPr>
          <w:rFonts w:asciiTheme="minorBidi" w:hAnsiTheme="minorBidi"/>
        </w:rPr>
        <w:t xml:space="preserve"> </w:t>
      </w:r>
      <w:r w:rsidRPr="00A30DDC">
        <w:rPr>
          <w:rFonts w:asciiTheme="minorBidi" w:hAnsiTheme="minorBidi"/>
        </w:rPr>
        <w:t>U=50</w:t>
      </w:r>
      <w:r>
        <w:rPr>
          <w:rFonts w:asciiTheme="minorBidi" w:hAnsiTheme="minorBidi"/>
        </w:rPr>
        <w:t xml:space="preserve">, p&lt;0.0001). </w:t>
      </w:r>
      <w:r>
        <w:rPr>
          <w:rFonts w:asciiTheme="minorBidi" w:hAnsiTheme="minorBidi"/>
          <w:b/>
          <w:bCs/>
        </w:rPr>
        <w:t xml:space="preserve">d </w:t>
      </w:r>
      <w:r w:rsidRPr="00310D1D">
        <w:rPr>
          <w:rFonts w:asciiTheme="minorBidi" w:hAnsiTheme="minorBidi"/>
        </w:rPr>
        <w:t>(WT)</w:t>
      </w:r>
      <w:r>
        <w:rPr>
          <w:rFonts w:asciiTheme="minorBidi" w:hAnsiTheme="minorBidi"/>
          <w:b/>
          <w:bCs/>
        </w:rPr>
        <w:t xml:space="preserve"> e </w:t>
      </w:r>
      <w:r w:rsidRPr="00F31325">
        <w:rPr>
          <w:rFonts w:asciiTheme="minorBidi" w:hAnsiTheme="minorBidi"/>
        </w:rPr>
        <w:t>(</w:t>
      </w:r>
      <w:r w:rsidRPr="00310D1D">
        <w:rPr>
          <w:rFonts w:asciiTheme="minorBidi" w:hAnsiTheme="minorBidi"/>
        </w:rPr>
        <w:t>MUT),</w:t>
      </w:r>
      <w:r>
        <w:rPr>
          <w:rFonts w:asciiTheme="minorBidi" w:hAnsiTheme="minorBidi"/>
        </w:rPr>
        <w:t xml:space="preserve"> Representative 3D reconstructions of DIV15 neurons stained for Cathepsin D (cyan) and MAP2 (magenta). </w:t>
      </w:r>
      <w:r>
        <w:rPr>
          <w:rFonts w:asciiTheme="minorBidi" w:hAnsiTheme="minorBidi"/>
          <w:b/>
          <w:bCs/>
        </w:rPr>
        <w:t>h</w:t>
      </w:r>
      <w:r w:rsidRPr="00F31325">
        <w:rPr>
          <w:rFonts w:asciiTheme="minorBidi" w:hAnsiTheme="minorBidi"/>
        </w:rPr>
        <w:t>,</w:t>
      </w:r>
      <w:r>
        <w:rPr>
          <w:rFonts w:asciiTheme="minorBidi" w:hAnsiTheme="minorBidi"/>
          <w:b/>
          <w:bCs/>
        </w:rPr>
        <w:t xml:space="preserve"> </w:t>
      </w:r>
      <w:r>
        <w:rPr>
          <w:rFonts w:asciiTheme="minorBidi" w:hAnsiTheme="minorBidi"/>
        </w:rPr>
        <w:t xml:space="preserve">Graph of the average number of Cathepsin D+ volumes per soma illustrates less Cathepsin D+ volumes in MUT neurons (WT 30.4 </w:t>
      </w:r>
      <w:r>
        <w:rPr>
          <w:rFonts w:ascii="Arial" w:hAnsi="Arial" w:cs="Arial"/>
        </w:rPr>
        <w:t>± 1.4, n=42; MUT 17.2 ± 0.9, n=42; t</w:t>
      </w:r>
      <w:r>
        <w:rPr>
          <w:rFonts w:ascii="Arial" w:hAnsi="Arial" w:cs="Arial"/>
          <w:vertAlign w:val="subscript"/>
        </w:rPr>
        <w:t>71</w:t>
      </w:r>
      <w:r>
        <w:rPr>
          <w:rFonts w:ascii="Arial" w:hAnsi="Arial" w:cs="Arial"/>
        </w:rPr>
        <w:t>=7.943, p&lt;0.0001</w:t>
      </w:r>
      <w:r>
        <w:rPr>
          <w:rFonts w:asciiTheme="minorBidi" w:hAnsiTheme="minorBidi"/>
        </w:rPr>
        <w:t xml:space="preserve">). </w:t>
      </w:r>
      <w:proofErr w:type="spellStart"/>
      <w:r>
        <w:rPr>
          <w:rFonts w:asciiTheme="minorBidi" w:hAnsiTheme="minorBidi"/>
          <w:b/>
          <w:bCs/>
        </w:rPr>
        <w:t>i</w:t>
      </w:r>
      <w:proofErr w:type="spellEnd"/>
      <w:r>
        <w:rPr>
          <w:rFonts w:asciiTheme="minorBidi" w:hAnsiTheme="minorBidi"/>
          <w:b/>
          <w:bCs/>
        </w:rPr>
        <w:t xml:space="preserve">, </w:t>
      </w:r>
      <w:r>
        <w:rPr>
          <w:rFonts w:asciiTheme="minorBidi" w:hAnsiTheme="minorBidi"/>
        </w:rPr>
        <w:t xml:space="preserve">Graph of the average Cathepsin D+ volume size per soma demonstrates larger Cathepsin D+ volumes in MUT neurons (WT 0.54 </w:t>
      </w:r>
      <w:r>
        <w:rPr>
          <w:rFonts w:ascii="Arial" w:hAnsi="Arial" w:cs="Arial"/>
        </w:rPr>
        <w:t xml:space="preserve">± 0.02 </w:t>
      </w:r>
      <w:r w:rsidR="00FF5553">
        <w:rPr>
          <w:rFonts w:ascii="Arial" w:hAnsi="Arial" w:cs="Arial"/>
          <w:color w:val="000000" w:themeColor="text1"/>
        </w:rPr>
        <w:t>µm</w:t>
      </w:r>
      <w:r>
        <w:rPr>
          <w:rFonts w:ascii="Arial" w:hAnsi="Arial" w:cs="Arial"/>
          <w:vertAlign w:val="superscript"/>
        </w:rPr>
        <w:t>3</w:t>
      </w:r>
      <w:r>
        <w:rPr>
          <w:rFonts w:ascii="Arial" w:hAnsi="Arial" w:cs="Arial"/>
        </w:rPr>
        <w:t xml:space="preserve">, n=42; MUT 0.69 ± 0.04 </w:t>
      </w:r>
      <w:r w:rsidR="00FF5553">
        <w:rPr>
          <w:rFonts w:ascii="Arial" w:hAnsi="Arial" w:cs="Arial"/>
          <w:color w:val="000000" w:themeColor="text1"/>
        </w:rPr>
        <w:t>µm</w:t>
      </w:r>
      <w:r>
        <w:rPr>
          <w:rFonts w:ascii="Arial" w:hAnsi="Arial" w:cs="Arial"/>
          <w:vertAlign w:val="superscript"/>
        </w:rPr>
        <w:t>3</w:t>
      </w:r>
      <w:r>
        <w:rPr>
          <w:rFonts w:ascii="Arial" w:hAnsi="Arial" w:cs="Arial"/>
        </w:rPr>
        <w:t>, n=42; t</w:t>
      </w:r>
      <w:r>
        <w:rPr>
          <w:rFonts w:ascii="Arial" w:hAnsi="Arial" w:cs="Arial"/>
          <w:vertAlign w:val="subscript"/>
        </w:rPr>
        <w:t>63</w:t>
      </w:r>
      <w:r>
        <w:rPr>
          <w:rFonts w:ascii="Arial" w:hAnsi="Arial" w:cs="Arial"/>
        </w:rPr>
        <w:t xml:space="preserve">=3.701, p=0.0005). </w:t>
      </w:r>
      <w:r>
        <w:rPr>
          <w:rFonts w:ascii="Arial" w:hAnsi="Arial" w:cs="Arial"/>
          <w:b/>
          <w:bCs/>
        </w:rPr>
        <w:t xml:space="preserve">j </w:t>
      </w:r>
      <w:r>
        <w:rPr>
          <w:rFonts w:ascii="Arial" w:hAnsi="Arial" w:cs="Arial"/>
        </w:rPr>
        <w:t xml:space="preserve">and </w:t>
      </w:r>
      <w:r>
        <w:rPr>
          <w:rFonts w:ascii="Arial" w:hAnsi="Arial" w:cs="Arial"/>
          <w:b/>
          <w:bCs/>
        </w:rPr>
        <w:t>k</w:t>
      </w:r>
      <w:r w:rsidRPr="00F31325">
        <w:rPr>
          <w:rFonts w:ascii="Arial" w:hAnsi="Arial" w:cs="Arial"/>
        </w:rPr>
        <w:t>,</w:t>
      </w:r>
      <w:r>
        <w:rPr>
          <w:rFonts w:ascii="Arial" w:hAnsi="Arial" w:cs="Arial"/>
          <w:b/>
          <w:bCs/>
        </w:rPr>
        <w:t xml:space="preserve"> </w:t>
      </w:r>
      <w:r>
        <w:rPr>
          <w:rFonts w:ascii="Arial" w:hAnsi="Arial" w:cs="Arial"/>
        </w:rPr>
        <w:t>Histograms of EEA1+ (</w:t>
      </w:r>
      <w:r w:rsidRPr="00F31325">
        <w:rPr>
          <w:rFonts w:ascii="Arial" w:hAnsi="Arial" w:cs="Arial"/>
        </w:rPr>
        <w:t>j</w:t>
      </w:r>
      <w:r>
        <w:rPr>
          <w:rFonts w:ascii="Arial" w:hAnsi="Arial" w:cs="Arial"/>
        </w:rPr>
        <w:t xml:space="preserve">) and </w:t>
      </w:r>
      <w:proofErr w:type="spellStart"/>
      <w:r>
        <w:rPr>
          <w:rFonts w:ascii="Arial" w:hAnsi="Arial" w:cs="Arial"/>
        </w:rPr>
        <w:t>CathD</w:t>
      </w:r>
      <w:proofErr w:type="spellEnd"/>
      <w:r>
        <w:rPr>
          <w:rFonts w:ascii="Arial" w:hAnsi="Arial" w:cs="Arial"/>
        </w:rPr>
        <w:t>+ (</w:t>
      </w:r>
      <w:r w:rsidRPr="00F31325">
        <w:rPr>
          <w:rFonts w:ascii="Arial" w:hAnsi="Arial" w:cs="Arial"/>
        </w:rPr>
        <w:t>k</w:t>
      </w:r>
      <w:r>
        <w:rPr>
          <w:rFonts w:ascii="Arial" w:hAnsi="Arial" w:cs="Arial"/>
        </w:rPr>
        <w:t xml:space="preserve">) volumes illustrate differences in size distributions between MUT and WT neurons. </w:t>
      </w:r>
      <w:r>
        <w:rPr>
          <w:rFonts w:asciiTheme="minorBidi" w:hAnsiTheme="minorBidi"/>
        </w:rPr>
        <w:t xml:space="preserve">Analyses included at least three separate culture preparations. </w:t>
      </w:r>
      <w:r>
        <w:rPr>
          <w:rFonts w:ascii="Arial" w:hAnsi="Arial" w:cs="Arial"/>
        </w:rPr>
        <w:t>Scale bars, 5</w:t>
      </w:r>
      <w:r w:rsidR="00FF5553" w:rsidRPr="00FF5553">
        <w:rPr>
          <w:rFonts w:ascii="Arial" w:hAnsi="Arial" w:cs="Arial"/>
          <w:color w:val="000000" w:themeColor="text1"/>
        </w:rPr>
        <w:t xml:space="preserve"> </w:t>
      </w:r>
      <w:r w:rsidR="00FF5553">
        <w:rPr>
          <w:rFonts w:ascii="Arial" w:hAnsi="Arial" w:cs="Arial"/>
          <w:color w:val="000000" w:themeColor="text1"/>
        </w:rPr>
        <w:t>µm</w:t>
      </w:r>
      <w:r>
        <w:rPr>
          <w:rFonts w:ascii="Arial" w:hAnsi="Arial" w:cs="Arial"/>
        </w:rPr>
        <w:t xml:space="preserve">. </w:t>
      </w:r>
      <w:r>
        <w:rPr>
          <w:rFonts w:asciiTheme="minorBidi" w:hAnsiTheme="minorBidi"/>
        </w:rPr>
        <w:t xml:space="preserve">Data reported as mean </w:t>
      </w:r>
      <w:r w:rsidRPr="001F6C72">
        <w:rPr>
          <w:rFonts w:ascii="Arial" w:hAnsi="Arial" w:cs="Arial"/>
        </w:rPr>
        <w:t>±</w:t>
      </w:r>
      <w:r>
        <w:rPr>
          <w:rFonts w:ascii="Arial" w:hAnsi="Arial" w:cs="Arial"/>
        </w:rPr>
        <w:t xml:space="preserve"> SEM, e</w:t>
      </w:r>
      <w:r w:rsidRPr="001F6C72">
        <w:rPr>
          <w:rFonts w:asciiTheme="minorBidi" w:hAnsiTheme="minorBidi"/>
        </w:rPr>
        <w:t xml:space="preserve">rror bars are SEM. </w:t>
      </w:r>
      <w:r>
        <w:rPr>
          <w:rFonts w:ascii="Arial" w:hAnsi="Arial" w:cs="Arial"/>
        </w:rPr>
        <w:t>***p&lt;0.001, ****p&lt;0.0001, two-tailed t-tests or Mann-Whitney U test (g)</w:t>
      </w:r>
    </w:p>
    <w:p w14:paraId="4B145FF2" w14:textId="77777777" w:rsidR="005F4E2F" w:rsidRDefault="005F4E2F" w:rsidP="002B1B3B">
      <w:pPr>
        <w:jc w:val="thaiDistribute"/>
        <w:rPr>
          <w:rFonts w:ascii="Arial" w:hAnsi="Arial" w:cs="Arial"/>
        </w:rPr>
      </w:pPr>
    </w:p>
    <w:p w14:paraId="67B19895" w14:textId="5FA935DB" w:rsidR="005F4E2F" w:rsidRPr="00D23DEA" w:rsidRDefault="005F4E2F" w:rsidP="005F4E2F">
      <w:pPr>
        <w:jc w:val="thaiDistribute"/>
        <w:rPr>
          <w:rFonts w:asciiTheme="minorBidi" w:hAnsiTheme="minorBidi"/>
        </w:rPr>
      </w:pPr>
      <w:r>
        <w:rPr>
          <w:rFonts w:ascii="Arial" w:hAnsi="Arial" w:cs="Arial"/>
          <w:b/>
          <w:bCs/>
        </w:rPr>
        <w:t xml:space="preserve">Fig. </w:t>
      </w:r>
      <w:r w:rsidR="00171C08">
        <w:rPr>
          <w:rFonts w:ascii="Arial" w:hAnsi="Arial" w:cs="Arial"/>
          <w:b/>
          <w:bCs/>
        </w:rPr>
        <w:t xml:space="preserve">4 </w:t>
      </w:r>
      <w:r>
        <w:rPr>
          <w:rFonts w:ascii="Arial" w:hAnsi="Arial" w:cs="Arial"/>
          <w:b/>
          <w:bCs/>
        </w:rPr>
        <w:softHyphen/>
      </w:r>
      <w:r>
        <w:rPr>
          <w:rFonts w:ascii="Arial" w:hAnsi="Arial" w:cs="Arial"/>
          <w:b/>
          <w:bCs/>
        </w:rPr>
        <w:softHyphen/>
        <w:t xml:space="preserve">The </w:t>
      </w:r>
      <w:r w:rsidRPr="004A148C">
        <w:rPr>
          <w:rFonts w:asciiTheme="minorBidi" w:hAnsiTheme="minorBidi"/>
          <w:b/>
          <w:bCs/>
        </w:rPr>
        <w:t>SWIP</w:t>
      </w:r>
      <w:r w:rsidRPr="004A148C">
        <w:rPr>
          <w:rFonts w:asciiTheme="minorBidi" w:hAnsiTheme="minorBidi"/>
          <w:b/>
          <w:bCs/>
          <w:vertAlign w:val="superscript"/>
        </w:rPr>
        <w:t>P1019R</w:t>
      </w:r>
      <w:r w:rsidDel="00060890">
        <w:rPr>
          <w:rFonts w:ascii="Arial" w:hAnsi="Arial" w:cs="Arial"/>
          <w:b/>
          <w:bCs/>
          <w:i/>
          <w:iCs/>
        </w:rPr>
        <w:t xml:space="preserve"> </w:t>
      </w:r>
      <w:r w:rsidRPr="0011096C">
        <w:rPr>
          <w:rFonts w:ascii="Arial" w:hAnsi="Arial" w:cs="Arial"/>
          <w:b/>
          <w:bCs/>
        </w:rPr>
        <w:t>mutation</w:t>
      </w:r>
      <w:r>
        <w:rPr>
          <w:rFonts w:ascii="Arial" w:hAnsi="Arial" w:cs="Arial"/>
          <w:b/>
          <w:bCs/>
          <w:i/>
          <w:iCs/>
        </w:rPr>
        <w:t xml:space="preserve"> </w:t>
      </w:r>
      <w:r>
        <w:rPr>
          <w:rFonts w:ascii="Arial" w:hAnsi="Arial" w:cs="Arial"/>
          <w:b/>
          <w:bCs/>
        </w:rPr>
        <w:t>is associated with increased cell death and abnormal endo</w:t>
      </w:r>
      <w:r w:rsidR="00344FBD">
        <w:rPr>
          <w:rFonts w:ascii="Arial" w:hAnsi="Arial" w:cs="Arial"/>
          <w:b/>
          <w:bCs/>
        </w:rPr>
        <w:t>-</w:t>
      </w:r>
      <w:r>
        <w:rPr>
          <w:rFonts w:ascii="Arial" w:hAnsi="Arial" w:cs="Arial"/>
          <w:b/>
          <w:bCs/>
        </w:rPr>
        <w:t xml:space="preserve">lysosomal structures </w:t>
      </w:r>
      <w:r w:rsidRPr="004601E6">
        <w:rPr>
          <w:rFonts w:ascii="Arial" w:hAnsi="Arial" w:cs="Arial"/>
          <w:b/>
          <w:bCs/>
          <w:i/>
          <w:iCs/>
        </w:rPr>
        <w:t>in vivo</w:t>
      </w:r>
      <w:r>
        <w:rPr>
          <w:rFonts w:ascii="Arial" w:hAnsi="Arial" w:cs="Arial"/>
          <w:b/>
          <w:bCs/>
        </w:rPr>
        <w:t xml:space="preserve">. a </w:t>
      </w:r>
      <w:r w:rsidRPr="0011096C">
        <w:rPr>
          <w:rFonts w:ascii="Arial" w:hAnsi="Arial" w:cs="Arial"/>
        </w:rPr>
        <w:t>(WT) and</w:t>
      </w:r>
      <w:r>
        <w:rPr>
          <w:rFonts w:ascii="Arial" w:hAnsi="Arial" w:cs="Arial"/>
          <w:b/>
          <w:bCs/>
        </w:rPr>
        <w:t xml:space="preserve"> b </w:t>
      </w:r>
      <w:r w:rsidRPr="0011096C">
        <w:rPr>
          <w:rFonts w:ascii="Arial" w:hAnsi="Arial" w:cs="Arial"/>
        </w:rPr>
        <w:t>(MUT)</w:t>
      </w:r>
      <w:r w:rsidRPr="00F31325">
        <w:rPr>
          <w:rFonts w:ascii="Arial" w:hAnsi="Arial" w:cs="Arial"/>
        </w:rPr>
        <w:t>,</w:t>
      </w:r>
      <w:r>
        <w:rPr>
          <w:rFonts w:ascii="Arial" w:hAnsi="Arial" w:cs="Arial"/>
          <w:b/>
          <w:bCs/>
        </w:rPr>
        <w:t xml:space="preserve"> </w:t>
      </w:r>
      <w:r w:rsidRPr="0011096C">
        <w:rPr>
          <w:rFonts w:ascii="Arial" w:hAnsi="Arial" w:cs="Arial"/>
        </w:rPr>
        <w:t xml:space="preserve">Representative images of </w:t>
      </w:r>
      <w:r>
        <w:rPr>
          <w:rFonts w:ascii="Arial" w:hAnsi="Arial" w:cs="Arial"/>
        </w:rPr>
        <w:t xml:space="preserve">adolescent (P42) </w:t>
      </w:r>
      <w:r w:rsidRPr="0011096C">
        <w:rPr>
          <w:rFonts w:ascii="Arial" w:hAnsi="Arial" w:cs="Arial"/>
        </w:rPr>
        <w:t xml:space="preserve">motor cortex stained with </w:t>
      </w:r>
      <w:r>
        <w:rPr>
          <w:rFonts w:ascii="Arial" w:hAnsi="Arial" w:cs="Arial"/>
        </w:rPr>
        <w:t>cleaved caspase-3 (CC3,</w:t>
      </w:r>
      <w:r w:rsidRPr="0011096C">
        <w:rPr>
          <w:rFonts w:ascii="Arial" w:hAnsi="Arial" w:cs="Arial"/>
        </w:rPr>
        <w:t xml:space="preserve"> green) and DAPI (blue)</w:t>
      </w:r>
      <w:r>
        <w:rPr>
          <w:rFonts w:ascii="Arial" w:hAnsi="Arial" w:cs="Arial"/>
        </w:rPr>
        <w:t xml:space="preserve">. </w:t>
      </w:r>
      <w:r>
        <w:rPr>
          <w:rFonts w:ascii="Arial" w:hAnsi="Arial" w:cs="Arial"/>
          <w:b/>
          <w:bCs/>
        </w:rPr>
        <w:t>c</w:t>
      </w:r>
      <w:r w:rsidRPr="00F31325">
        <w:rPr>
          <w:rFonts w:ascii="Arial" w:hAnsi="Arial" w:cs="Arial"/>
        </w:rPr>
        <w:t>,</w:t>
      </w:r>
      <w:r>
        <w:rPr>
          <w:rFonts w:ascii="Arial" w:hAnsi="Arial" w:cs="Arial"/>
          <w:b/>
          <w:bCs/>
        </w:rPr>
        <w:t xml:space="preserve"> </w:t>
      </w:r>
      <w:r>
        <w:rPr>
          <w:rFonts w:ascii="Arial" w:hAnsi="Arial" w:cs="Arial"/>
        </w:rPr>
        <w:t>Anatomical representation of mouse brain with motor cortex highlighted in blue, adapted from Allen Brain Atlas</w:t>
      </w:r>
      <w:r>
        <w:rPr>
          <w:rFonts w:ascii="Arial" w:hAnsi="Arial" w:cs="Arial"/>
        </w:rPr>
        <w:fldChar w:fldCharType="begin" w:fldLock="1"/>
      </w:r>
      <w:r w:rsidR="0086372A">
        <w:rPr>
          <w:rFonts w:ascii="Arial" w:hAnsi="Arial" w:cs="Arial"/>
        </w:rPr>
        <w:instrText>ADDIN CSL_CITATION {"citationItems":[{"id":"ITEM-1","itemData":{"DOI":"10.1038/nature13186","ISSN":"14764687","abstract":"Comprehensive knowledge of the brain's wiring diagram is fundamental for understanding how the nervous system processes information at both local and global scales. However, with the singular exception of the C. elegans microscale connectome, there are no complete connectivity data sets in other species. Here we report a brain-wide, cellular-level, mesoscale connectome for the mouse. The Allen Mouse Brain Connectivity Atlas uses enhanced green fluorescent protein (EGFP)-expressing adeno-associated viral vectors to trace axonal projections from defined regions and cell types, and high-throughput serial two-photon tomography to image the EGFP-labelled axons throughout the brain. This systematic and standardized approach allows spatial registration of individual experiments into a common three dimensional (3D) reference space, resulting in a whole-brain connectivity matrix. A computational model yields insights into connectional strength distribution, symmetry and other network properties. Virtual tractography illustrates 3D topography among interconnected regions. Cortico-thalamic pathway analysis demonstrates segregation and integration of parallel pathways. The Allen Mouse Brain Connectivity Atlas is a freely available, foundational resource for structural and functional investigations into the neural circuits that support behavioural and cognitive processes in health and disease.","author":[{"dropping-particle":"","family":"Oh","given":"Seung Wook","non-dropping-particle":"","parse-names":false,"suffix":""},{"dropping-particle":"","family":"Harris","given":"Julie A.","non-dropping-particle":"","parse-names":false,"suffix":""},{"dropping-particle":"","family":"Ng","given":"Lydia","non-dropping-particle":"","parse-names":false,"suffix":""},{"dropping-particle":"","family":"Winslow","given":"Brent","non-dropping-particle":"","parse-names":false,"suffix":""},{"dropping-particle":"","family":"Cain","given":"Nicholas","non-dropping-particle":"","parse-names":false,"suffix":""},{"dropping-particle":"","family":"Mihalas","given":"Stefan","non-dropping-particle":"","parse-names":false,"suffix":""},{"dropping-particle":"","family":"Wang","given":"Quanxin","non-dropping-particle":"","parse-names":false,"suffix":""},{"dropping-particle":"","family":"Lau","given":"Chris","non-dropping-particle":"","parse-names":false,"suffix":""},{"dropping-particle":"","family":"Kuan","given":"Leonard","non-dropping-particle":"","parse-names":false,"suffix":""},{"dropping-particle":"","family":"Henry","given":"Alex M.","non-dropping-particle":"","parse-names":false,"suffix":""},{"dropping-particle":"","family":"Mortrud","given":"Marty T.","non-dropping-particle":"","parse-names":false,"suffix":""},{"dropping-particle":"","family":"Ouellette","given":"Benjamin","non-dropping-particle":"","parse-names":false,"suffix":""},{"dropping-particle":"","family":"Nguyen","given":"Thuc Nghi","non-dropping-particle":"","parse-names":false,"suffix":""},{"dropping-particle":"","family":"Sorensen","given":"Staci A.","non-dropping-particle":"","parse-names":false,"suffix":""},{"dropping-particle":"","family":"Slaughterbeck","given":"Clifford R.","non-dropping-particle":"","parse-names":false,"suffix":""},{"dropping-particle":"","family":"Wakeman","given":"Wayne","non-dropping-particle":"","parse-names":false,"suffix":""},{"dropping-particle":"","family":"Li","given":"Yang","non-dropping-particle":"","parse-names":false,"suffix":""},{"dropping-particle":"","family":"Feng","given":"David","non-dropping-particle":"","parse-names":false,"suffix":""},{"dropping-particle":"","family":"Ho","given":"Anh","non-dropping-particle":"","parse-names":false,"suffix":""},{"dropping-particle":"","family":"Nicholas","given":"Eric","non-dropping-particle":"","parse-names":false,"suffix":""},{"dropping-particle":"","family":"Hirokawa","given":"Karla E.","non-dropping-particle":"","parse-names":false,"suffix":""},{"dropping-particle":"","family":"Bohn","given":"Phillip","non-dropping-particle":"","parse-names":false,"suffix":""},{"dropping-particle":"","family":"Joines","given":"Kevin M.","non-dropping-particle":"","parse-names":false,"suffix":""},{"dropping-particle":"","family":"Peng","given":"Hanchuan","non-dropping-particle":"","parse-names":false,"suffix":""},{"dropping-particle":"","family":"Hawrylycz","given":"Michael J.","non-dropping-particle":"","parse-names":false,"suffix":""},{"dropping-particle":"","family":"Phillips","given":"John W.","non-dropping-particle":"","parse-names":false,"suffix":""},{"dropping-particle":"","family":"Hohmann","given":"John G.","non-dropping-particle":"","parse-names":false,"suffix":""},{"dropping-particle":"","family":"Wohnoutka","given":"Paul","non-dropping-particle":"","parse-names":false,"suffix":""},{"dropping-particle":"","family":"Gerfen","given":"Charles R.","non-dropping-particle":"","parse-names":false,"suffix":""},{"dropping-particle":"","family":"Koch","given":"Christof","non-dropping-particle":"","parse-names":false,"suffix":""},{"dropping-particle":"","family":"Bernard","given":"Amy","non-dropping-particle":"","parse-names":false,"suffix":""},{"dropping-particle":"","family":"Dang","given":"Chinh","non-dropping-particle":"","parse-names":false,"suffix":""},{"dropping-particle":"","family":"Jones","given":"Allan R.","non-dropping-particle":"","parse-names":false,"suffix":""},{"dropping-particle":"","family":"Zeng","given":"Hongkui","non-dropping-particle":"","parse-names":false,"suffix":""}],"container-title":"Nature","id":"ITEM-1","issue":"7495","issued":{"date-parts":[["2014","4","10"]]},"page":"207-214","publisher":"Nature Publishing Group","title":"A mesoscale connectome of the mouse brain","type":"article-journal","volume":"508"},"uris":["http://www.mendeley.com/documents/?uuid=1e563493-efd9-3f8e-ad71-611c184d4028"]}],"mendeley":{"formattedCitation":"&lt;sup&gt;115&lt;/sup&gt;","plainTextFormattedCitation":"115","previouslyFormattedCitation":"&lt;sup&gt;114&lt;/sup&gt;"},"properties":{"noteIndex":0},"schema":"https://github.com/citation-style-language/schema/raw/master/csl-citation.json"}</w:instrText>
      </w:r>
      <w:r>
        <w:rPr>
          <w:rFonts w:ascii="Arial" w:hAnsi="Arial" w:cs="Arial"/>
        </w:rPr>
        <w:fldChar w:fldCharType="separate"/>
      </w:r>
      <w:r w:rsidR="0086372A" w:rsidRPr="0086372A">
        <w:rPr>
          <w:rFonts w:ascii="Arial" w:hAnsi="Arial" w:cs="Arial"/>
          <w:noProof/>
          <w:vertAlign w:val="superscript"/>
        </w:rPr>
        <w:t>115</w:t>
      </w:r>
      <w:r>
        <w:rPr>
          <w:rFonts w:ascii="Arial" w:hAnsi="Arial" w:cs="Arial"/>
        </w:rPr>
        <w:fldChar w:fldCharType="end"/>
      </w:r>
      <w:r>
        <w:rPr>
          <w:rFonts w:ascii="Arial" w:hAnsi="Arial" w:cs="Arial"/>
        </w:rPr>
        <w:t xml:space="preserve">. </w:t>
      </w:r>
      <w:r>
        <w:rPr>
          <w:rFonts w:ascii="Arial" w:hAnsi="Arial" w:cs="Arial"/>
          <w:b/>
          <w:bCs/>
        </w:rPr>
        <w:t xml:space="preserve"> d </w:t>
      </w:r>
      <w:r w:rsidRPr="0011096C">
        <w:rPr>
          <w:rFonts w:ascii="Arial" w:hAnsi="Arial" w:cs="Arial"/>
        </w:rPr>
        <w:t>(WT) and</w:t>
      </w:r>
      <w:r>
        <w:rPr>
          <w:rFonts w:ascii="Arial" w:hAnsi="Arial" w:cs="Arial"/>
          <w:b/>
          <w:bCs/>
        </w:rPr>
        <w:t xml:space="preserve"> e </w:t>
      </w:r>
      <w:r w:rsidRPr="0011096C">
        <w:rPr>
          <w:rFonts w:ascii="Arial" w:hAnsi="Arial" w:cs="Arial"/>
        </w:rPr>
        <w:t>(MUT)</w:t>
      </w:r>
      <w:r w:rsidRPr="00F31325">
        <w:rPr>
          <w:rFonts w:ascii="Arial" w:hAnsi="Arial" w:cs="Arial"/>
        </w:rPr>
        <w:t>,</w:t>
      </w:r>
      <w:r>
        <w:rPr>
          <w:rFonts w:ascii="Arial" w:hAnsi="Arial" w:cs="Arial"/>
          <w:b/>
          <w:bCs/>
        </w:rPr>
        <w:t xml:space="preserve"> </w:t>
      </w:r>
      <w:r w:rsidRPr="0011096C">
        <w:rPr>
          <w:rFonts w:ascii="Arial" w:hAnsi="Arial" w:cs="Arial"/>
        </w:rPr>
        <w:t xml:space="preserve">Representative images of </w:t>
      </w:r>
      <w:r>
        <w:rPr>
          <w:rFonts w:ascii="Arial" w:hAnsi="Arial" w:cs="Arial"/>
        </w:rPr>
        <w:t xml:space="preserve">adult (10 </w:t>
      </w:r>
      <w:proofErr w:type="spellStart"/>
      <w:r>
        <w:rPr>
          <w:rFonts w:ascii="Arial" w:hAnsi="Arial" w:cs="Arial"/>
        </w:rPr>
        <w:t>mo</w:t>
      </w:r>
      <w:proofErr w:type="spellEnd"/>
      <w:r>
        <w:rPr>
          <w:rFonts w:ascii="Arial" w:hAnsi="Arial" w:cs="Arial"/>
        </w:rPr>
        <w:t xml:space="preserve">) </w:t>
      </w:r>
      <w:r w:rsidRPr="0011096C">
        <w:rPr>
          <w:rFonts w:ascii="Arial" w:hAnsi="Arial" w:cs="Arial"/>
        </w:rPr>
        <w:t xml:space="preserve">motor cortex stained with </w:t>
      </w:r>
      <w:r>
        <w:rPr>
          <w:rFonts w:ascii="Arial" w:hAnsi="Arial" w:cs="Arial"/>
        </w:rPr>
        <w:t>CC3 (</w:t>
      </w:r>
      <w:r w:rsidRPr="0011096C">
        <w:rPr>
          <w:rFonts w:ascii="Arial" w:hAnsi="Arial" w:cs="Arial"/>
        </w:rPr>
        <w:t>green) and DAPI (blue)</w:t>
      </w:r>
      <w:r>
        <w:rPr>
          <w:rFonts w:ascii="Arial" w:hAnsi="Arial" w:cs="Arial"/>
        </w:rPr>
        <w:t xml:space="preserve">. </w:t>
      </w:r>
      <w:r>
        <w:rPr>
          <w:rFonts w:ascii="Arial" w:hAnsi="Arial" w:cs="Arial"/>
          <w:b/>
          <w:bCs/>
        </w:rPr>
        <w:t xml:space="preserve">f, </w:t>
      </w:r>
      <w:r>
        <w:rPr>
          <w:rFonts w:ascii="Arial" w:hAnsi="Arial" w:cs="Arial"/>
        </w:rPr>
        <w:t>Graph depicting the % of DAPI+ nuclei that are positive for CC3 per image. No difference is seen at P42, but the amount of CC3+ nuclei is significantly higher in aged MUT mice (P42 WT 6.97 ± 0.80%, P42 MUT 5.26 ± 0.90%, 10mo WT 25.38 ± 2.05%, 10mo MUT 44.01 ± 1.90%, H=74.12, p&lt;0.0001)</w:t>
      </w:r>
      <w:r w:rsidRPr="00804401">
        <w:rPr>
          <w:rFonts w:ascii="Arial" w:hAnsi="Arial" w:cs="Arial"/>
        </w:rPr>
        <w:t xml:space="preserve">. </w:t>
      </w:r>
      <w:r>
        <w:rPr>
          <w:rFonts w:ascii="Arial" w:hAnsi="Arial" w:cs="Arial"/>
          <w:b/>
          <w:bCs/>
        </w:rPr>
        <w:t>g</w:t>
      </w:r>
      <w:r>
        <w:rPr>
          <w:rFonts w:ascii="Arial" w:hAnsi="Arial" w:cs="Arial"/>
        </w:rPr>
        <w:t xml:space="preserve">, </w:t>
      </w:r>
      <w:r>
        <w:rPr>
          <w:rFonts w:ascii="Arial" w:hAnsi="Arial" w:cs="Arial"/>
          <w:b/>
          <w:bCs/>
        </w:rPr>
        <w:t>h</w:t>
      </w:r>
      <w:r w:rsidRPr="00804401">
        <w:rPr>
          <w:rFonts w:ascii="Arial" w:hAnsi="Arial" w:cs="Arial"/>
        </w:rPr>
        <w:t>,</w:t>
      </w:r>
      <w:r>
        <w:rPr>
          <w:rFonts w:ascii="Arial" w:hAnsi="Arial" w:cs="Arial"/>
          <w:b/>
          <w:bCs/>
        </w:rPr>
        <w:t xml:space="preserve"> </w:t>
      </w:r>
      <w:proofErr w:type="spellStart"/>
      <w:r>
        <w:rPr>
          <w:rFonts w:ascii="Arial" w:hAnsi="Arial" w:cs="Arial"/>
          <w:b/>
          <w:bCs/>
        </w:rPr>
        <w:t>i</w:t>
      </w:r>
      <w:proofErr w:type="spellEnd"/>
      <w:r w:rsidRPr="00804401">
        <w:rPr>
          <w:rFonts w:ascii="Arial" w:hAnsi="Arial" w:cs="Arial"/>
        </w:rPr>
        <w:t xml:space="preserve">, </w:t>
      </w:r>
      <w:r>
        <w:rPr>
          <w:rFonts w:ascii="Arial" w:hAnsi="Arial" w:cs="Arial"/>
        </w:rPr>
        <w:t xml:space="preserve">and </w:t>
      </w:r>
      <w:r w:rsidRPr="00804401">
        <w:rPr>
          <w:rFonts w:ascii="Arial" w:hAnsi="Arial" w:cs="Arial"/>
          <w:b/>
          <w:bCs/>
        </w:rPr>
        <w:t>j</w:t>
      </w:r>
      <w:r>
        <w:rPr>
          <w:rFonts w:ascii="Arial" w:hAnsi="Arial" w:cs="Arial"/>
        </w:rPr>
        <w:t xml:space="preserve"> are the DAPI co-stained images for </w:t>
      </w:r>
      <w:r w:rsidRPr="00804401">
        <w:rPr>
          <w:rFonts w:ascii="Arial" w:hAnsi="Arial" w:cs="Arial"/>
          <w:b/>
          <w:bCs/>
        </w:rPr>
        <w:t>a</w:t>
      </w:r>
      <w:r w:rsidRPr="00804401">
        <w:rPr>
          <w:rFonts w:ascii="Arial" w:hAnsi="Arial" w:cs="Arial"/>
        </w:rPr>
        <w:t>,</w:t>
      </w:r>
      <w:r w:rsidRPr="00804401">
        <w:rPr>
          <w:rFonts w:ascii="Arial" w:hAnsi="Arial" w:cs="Arial"/>
          <w:b/>
          <w:bCs/>
        </w:rPr>
        <w:t xml:space="preserve"> b</w:t>
      </w:r>
      <w:r w:rsidRPr="00804401">
        <w:rPr>
          <w:rFonts w:ascii="Arial" w:hAnsi="Arial" w:cs="Arial"/>
        </w:rPr>
        <w:t>,</w:t>
      </w:r>
      <w:r w:rsidRPr="00804401">
        <w:rPr>
          <w:rFonts w:ascii="Arial" w:hAnsi="Arial" w:cs="Arial"/>
          <w:b/>
          <w:bCs/>
        </w:rPr>
        <w:t xml:space="preserve"> d</w:t>
      </w:r>
      <w:r>
        <w:rPr>
          <w:rFonts w:ascii="Arial" w:hAnsi="Arial" w:cs="Arial"/>
        </w:rPr>
        <w:t xml:space="preserve">, and </w:t>
      </w:r>
      <w:r w:rsidRPr="00804401">
        <w:rPr>
          <w:rFonts w:ascii="Arial" w:hAnsi="Arial" w:cs="Arial"/>
          <w:b/>
          <w:bCs/>
        </w:rPr>
        <w:t>e</w:t>
      </w:r>
      <w:r>
        <w:rPr>
          <w:rFonts w:ascii="Arial" w:hAnsi="Arial" w:cs="Arial"/>
        </w:rPr>
        <w:t xml:space="preserve">, respectively. </w:t>
      </w:r>
      <w:r>
        <w:rPr>
          <w:rFonts w:ascii="Arial" w:hAnsi="Arial" w:cs="Arial"/>
          <w:b/>
          <w:bCs/>
        </w:rPr>
        <w:t>k</w:t>
      </w:r>
      <w:r w:rsidRPr="00804401">
        <w:rPr>
          <w:rFonts w:ascii="Arial" w:hAnsi="Arial" w:cs="Arial"/>
        </w:rPr>
        <w:t>,</w:t>
      </w:r>
      <w:r>
        <w:rPr>
          <w:rFonts w:ascii="Arial" w:hAnsi="Arial" w:cs="Arial"/>
        </w:rPr>
        <w:t xml:space="preserve"> Graph depicting the average number of DAPI+ nuclei per image at two different ages shows no significant difference between genotypes (P42 WT 40.96</w:t>
      </w:r>
      <w:r w:rsidRPr="00804401">
        <w:rPr>
          <w:rFonts w:ascii="Arial" w:hAnsi="Arial" w:cs="Arial"/>
          <w:b/>
          <w:bCs/>
        </w:rPr>
        <w:t xml:space="preserve"> </w:t>
      </w:r>
      <w:r>
        <w:rPr>
          <w:rFonts w:ascii="Arial" w:hAnsi="Arial" w:cs="Arial"/>
        </w:rPr>
        <w:t>± 1.86, P42 MUT 47.21 ±1.87, 10mo WT 41.79 ±</w:t>
      </w:r>
      <w:r>
        <w:rPr>
          <w:rFonts w:ascii="Arial" w:hAnsi="Arial" w:cs="Arial"/>
          <w:b/>
          <w:bCs/>
        </w:rPr>
        <w:t xml:space="preserve"> </w:t>
      </w:r>
      <w:r>
        <w:rPr>
          <w:rFonts w:ascii="Arial" w:hAnsi="Arial" w:cs="Arial"/>
        </w:rPr>
        <w:t>2.00, 10mo MUT 38.04 ± 1.84, F</w:t>
      </w:r>
      <w:r>
        <w:rPr>
          <w:rFonts w:ascii="Arial" w:hAnsi="Arial" w:cs="Arial"/>
          <w:vertAlign w:val="subscript"/>
        </w:rPr>
        <w:t>1,92</w:t>
      </w:r>
      <w:r>
        <w:rPr>
          <w:rFonts w:ascii="Arial" w:hAnsi="Arial" w:cs="Arial"/>
        </w:rPr>
        <w:t xml:space="preserve">=0.4356, p=0.5109). n=24 images per condition taken from 4 different mice for </w:t>
      </w:r>
      <w:r>
        <w:rPr>
          <w:rFonts w:ascii="Arial" w:hAnsi="Arial" w:cs="Arial"/>
          <w:b/>
          <w:bCs/>
        </w:rPr>
        <w:t>f</w:t>
      </w:r>
      <w:r>
        <w:rPr>
          <w:rFonts w:ascii="Arial" w:hAnsi="Arial" w:cs="Arial"/>
        </w:rPr>
        <w:t xml:space="preserve"> and </w:t>
      </w:r>
      <w:r>
        <w:rPr>
          <w:rFonts w:ascii="Arial" w:hAnsi="Arial" w:cs="Arial"/>
          <w:b/>
          <w:bCs/>
        </w:rPr>
        <w:t>k</w:t>
      </w:r>
      <w:r>
        <w:rPr>
          <w:rFonts w:ascii="Arial" w:hAnsi="Arial" w:cs="Arial"/>
        </w:rPr>
        <w:t>. Scale bar for CC3 and DAPI, 15</w:t>
      </w:r>
      <w:r w:rsidR="00FF5553" w:rsidRPr="00FF5553">
        <w:rPr>
          <w:rFonts w:ascii="Arial" w:hAnsi="Arial" w:cs="Arial"/>
          <w:color w:val="000000" w:themeColor="text1"/>
        </w:rPr>
        <w:t xml:space="preserve"> </w:t>
      </w:r>
      <w:r w:rsidR="00FF5553">
        <w:rPr>
          <w:rFonts w:ascii="Arial" w:hAnsi="Arial" w:cs="Arial"/>
          <w:color w:val="000000" w:themeColor="text1"/>
        </w:rPr>
        <w:t>µm</w:t>
      </w:r>
      <w:r>
        <w:rPr>
          <w:rFonts w:ascii="Arial" w:hAnsi="Arial" w:cs="Arial"/>
        </w:rPr>
        <w:t xml:space="preserve">. </w:t>
      </w:r>
      <w:r>
        <w:rPr>
          <w:rFonts w:ascii="Arial" w:hAnsi="Arial" w:cs="Arial"/>
          <w:b/>
          <w:bCs/>
        </w:rPr>
        <w:t xml:space="preserve">l </w:t>
      </w:r>
      <w:r>
        <w:rPr>
          <w:rFonts w:ascii="Arial" w:hAnsi="Arial" w:cs="Arial"/>
        </w:rPr>
        <w:t xml:space="preserve">(WT) and </w:t>
      </w:r>
      <w:r>
        <w:rPr>
          <w:rFonts w:ascii="Arial" w:hAnsi="Arial" w:cs="Arial"/>
          <w:b/>
          <w:bCs/>
        </w:rPr>
        <w:t>m</w:t>
      </w:r>
      <w:r>
        <w:rPr>
          <w:rFonts w:ascii="Arial" w:hAnsi="Arial" w:cs="Arial"/>
        </w:rPr>
        <w:t xml:space="preserve"> (MUT), Representative transmission electron microscopy (TEM) images taken of somas from adult (7mo) motor cortex. </w:t>
      </w:r>
      <w:r w:rsidRPr="00804401">
        <w:rPr>
          <w:rFonts w:ascii="Arial" w:hAnsi="Arial" w:cs="Arial"/>
          <w:noProof/>
        </w:rPr>
        <w:drawing>
          <wp:inline distT="0" distB="0" distL="0" distR="0" wp14:anchorId="3ABDF8CE" wp14:editId="24FECBE2">
            <wp:extent cx="69574" cy="13914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671" cy="147342"/>
                    </a:xfrm>
                    <a:prstGeom prst="rect">
                      <a:avLst/>
                    </a:prstGeom>
                  </pic:spPr>
                </pic:pic>
              </a:graphicData>
            </a:graphic>
          </wp:inline>
        </w:drawing>
      </w:r>
      <w:r>
        <w:rPr>
          <w:rFonts w:ascii="Arial" w:hAnsi="Arial" w:cs="Arial"/>
        </w:rPr>
        <w:t xml:space="preserve"> delineates electron-dense lipofuscin material. </w:t>
      </w:r>
      <w:r>
        <w:rPr>
          <w:rFonts w:ascii="Arial" w:hAnsi="Arial" w:cs="Arial"/>
          <w:b/>
          <w:bCs/>
        </w:rPr>
        <w:t xml:space="preserve">n, </w:t>
      </w:r>
      <w:r>
        <w:rPr>
          <w:rFonts w:ascii="Arial" w:hAnsi="Arial" w:cs="Arial"/>
        </w:rPr>
        <w:t>Graph of areas of electron-dense regions of interest (ROI) shows increased ROI size in MUT neurons (WT 2.4x10</w:t>
      </w:r>
      <w:r>
        <w:rPr>
          <w:rFonts w:ascii="Arial" w:hAnsi="Arial" w:cs="Arial"/>
          <w:vertAlign w:val="superscript"/>
        </w:rPr>
        <w:t>5</w:t>
      </w:r>
      <w:r>
        <w:rPr>
          <w:rFonts w:ascii="Arial" w:hAnsi="Arial" w:cs="Arial"/>
        </w:rPr>
        <w:t xml:space="preserve"> </w:t>
      </w:r>
      <w:r>
        <w:rPr>
          <w:rFonts w:ascii="Arial" w:hAnsi="Arial" w:cs="Arial"/>
        </w:rPr>
        <w:lastRenderedPageBreak/>
        <w:t>± 2.8x10</w:t>
      </w:r>
      <w:r>
        <w:rPr>
          <w:rFonts w:ascii="Arial" w:hAnsi="Arial" w:cs="Arial"/>
          <w:vertAlign w:val="superscript"/>
        </w:rPr>
        <w:t>4</w:t>
      </w:r>
      <w:r>
        <w:rPr>
          <w:rFonts w:ascii="Arial" w:hAnsi="Arial" w:cs="Arial"/>
        </w:rPr>
        <w:t xml:space="preserve"> nm</w:t>
      </w:r>
      <w:r>
        <w:rPr>
          <w:rFonts w:ascii="Arial" w:hAnsi="Arial" w:cs="Arial"/>
          <w:vertAlign w:val="superscript"/>
        </w:rPr>
        <w:t>2</w:t>
      </w:r>
      <w:r>
        <w:rPr>
          <w:rFonts w:ascii="Arial" w:hAnsi="Arial" w:cs="Arial"/>
        </w:rPr>
        <w:t>, n=50 ROIs; MUT 8.2x10</w:t>
      </w:r>
      <w:r>
        <w:rPr>
          <w:rFonts w:ascii="Arial" w:hAnsi="Arial" w:cs="Arial"/>
          <w:vertAlign w:val="superscript"/>
        </w:rPr>
        <w:t>5</w:t>
      </w:r>
      <w:r>
        <w:rPr>
          <w:rFonts w:ascii="Arial" w:hAnsi="Arial" w:cs="Arial"/>
        </w:rPr>
        <w:t xml:space="preserve"> ± 9.7 x10</w:t>
      </w:r>
      <w:r>
        <w:rPr>
          <w:rFonts w:ascii="Arial" w:hAnsi="Arial" w:cs="Arial"/>
          <w:vertAlign w:val="superscript"/>
        </w:rPr>
        <w:t>4</w:t>
      </w:r>
      <w:r>
        <w:rPr>
          <w:rFonts w:ascii="Arial" w:hAnsi="Arial" w:cs="Arial"/>
        </w:rPr>
        <w:t xml:space="preserve"> </w:t>
      </w:r>
      <w:r w:rsidRPr="00804401">
        <w:rPr>
          <w:rFonts w:ascii="Arial" w:hAnsi="Arial" w:cs="Arial"/>
        </w:rPr>
        <w:t>nm</w:t>
      </w:r>
      <w:r w:rsidRPr="00804401">
        <w:rPr>
          <w:rFonts w:ascii="Arial" w:hAnsi="Arial" w:cs="Arial"/>
          <w:vertAlign w:val="superscript"/>
        </w:rPr>
        <w:t>2</w:t>
      </w:r>
      <w:r>
        <w:rPr>
          <w:rFonts w:ascii="Arial" w:hAnsi="Arial" w:cs="Arial"/>
        </w:rPr>
        <w:t xml:space="preserve">, </w:t>
      </w:r>
      <w:r w:rsidRPr="00804401">
        <w:rPr>
          <w:rFonts w:ascii="Arial" w:hAnsi="Arial" w:cs="Arial"/>
        </w:rPr>
        <w:t>n</w:t>
      </w:r>
      <w:r>
        <w:rPr>
          <w:rFonts w:ascii="Arial" w:hAnsi="Arial" w:cs="Arial"/>
        </w:rPr>
        <w:t>=75 ROIs</w:t>
      </w:r>
      <w:r w:rsidRPr="00A30DDC">
        <w:rPr>
          <w:rFonts w:ascii="Arial" w:hAnsi="Arial" w:cs="Arial"/>
        </w:rPr>
        <w:t>; U=636,</w:t>
      </w:r>
      <w:r>
        <w:rPr>
          <w:rFonts w:ascii="Arial" w:hAnsi="Arial" w:cs="Arial"/>
        </w:rPr>
        <w:t xml:space="preserve"> p&lt;0.0001). </w:t>
      </w:r>
      <w:r>
        <w:rPr>
          <w:rFonts w:ascii="Arial" w:hAnsi="Arial" w:cs="Arial"/>
          <w:b/>
          <w:bCs/>
        </w:rPr>
        <w:t xml:space="preserve">o, </w:t>
      </w:r>
      <w:r>
        <w:rPr>
          <w:rFonts w:ascii="Arial" w:hAnsi="Arial" w:cs="Arial"/>
        </w:rPr>
        <w:t xml:space="preserve">Graph of the average number of presumptive lysosomes with associated electron-dense material reveals increased number in MUT samples (WT 3.14 ± 0.72 ROIs, n=14 images; MUT 10.86 ± 1.42 ROIs, n=14 </w:t>
      </w:r>
      <w:r w:rsidRPr="00A30DDC">
        <w:rPr>
          <w:rFonts w:ascii="Arial" w:hAnsi="Arial" w:cs="Arial"/>
        </w:rPr>
        <w:t>images; U=17</w:t>
      </w:r>
      <w:r>
        <w:rPr>
          <w:rFonts w:ascii="Arial" w:hAnsi="Arial" w:cs="Arial"/>
        </w:rPr>
        <w:t xml:space="preserve">, p&lt;0.0001). </w:t>
      </w:r>
      <w:r w:rsidRPr="00804401">
        <w:rPr>
          <w:rFonts w:ascii="Arial" w:hAnsi="Arial" w:cs="Arial"/>
        </w:rPr>
        <w:t>For</w:t>
      </w:r>
      <w:r>
        <w:rPr>
          <w:rFonts w:ascii="Arial" w:hAnsi="Arial" w:cs="Arial"/>
          <w:b/>
          <w:bCs/>
        </w:rPr>
        <w:t xml:space="preserve"> </w:t>
      </w:r>
      <w:r w:rsidRPr="009B6BAB">
        <w:rPr>
          <w:rFonts w:ascii="Arial" w:hAnsi="Arial" w:cs="Arial"/>
        </w:rPr>
        <w:t>n and o,</w:t>
      </w:r>
      <w:r>
        <w:rPr>
          <w:rFonts w:ascii="Arial" w:hAnsi="Arial" w:cs="Arial"/>
          <w:b/>
          <w:bCs/>
        </w:rPr>
        <w:t xml:space="preserve"> </w:t>
      </w:r>
      <w:r>
        <w:rPr>
          <w:rFonts w:ascii="Arial" w:hAnsi="Arial" w:cs="Arial"/>
        </w:rPr>
        <w:t>i</w:t>
      </w:r>
      <w:r w:rsidRPr="00804401">
        <w:rPr>
          <w:rFonts w:ascii="Arial" w:hAnsi="Arial" w:cs="Arial"/>
        </w:rPr>
        <w:t>mages</w:t>
      </w:r>
      <w:r>
        <w:rPr>
          <w:rFonts w:ascii="Arial" w:hAnsi="Arial" w:cs="Arial"/>
        </w:rPr>
        <w:t xml:space="preserve"> were</w:t>
      </w:r>
      <w:r w:rsidRPr="00804401">
        <w:rPr>
          <w:rFonts w:ascii="Arial" w:hAnsi="Arial" w:cs="Arial"/>
        </w:rPr>
        <w:t xml:space="preserve"> taken from multiple TEM grids, prepared from </w:t>
      </w:r>
      <w:r>
        <w:rPr>
          <w:rFonts w:ascii="Arial" w:hAnsi="Arial" w:cs="Arial"/>
        </w:rPr>
        <w:t>n=</w:t>
      </w:r>
      <w:r w:rsidRPr="00804401">
        <w:rPr>
          <w:rFonts w:ascii="Arial" w:hAnsi="Arial" w:cs="Arial"/>
        </w:rPr>
        <w:t>3 animals per genotype</w:t>
      </w:r>
      <w:r>
        <w:rPr>
          <w:rFonts w:ascii="Arial" w:hAnsi="Arial" w:cs="Arial"/>
        </w:rPr>
        <w:t>.</w:t>
      </w:r>
      <w:r>
        <w:rPr>
          <w:rFonts w:ascii="Arial" w:hAnsi="Arial" w:cs="Arial"/>
          <w:b/>
          <w:bCs/>
        </w:rPr>
        <w:t xml:space="preserve"> </w:t>
      </w:r>
      <w:r w:rsidRPr="00243E3D">
        <w:rPr>
          <w:rFonts w:ascii="Arial" w:hAnsi="Arial" w:cs="Arial"/>
        </w:rPr>
        <w:t>Scale bar for TEM, 1</w:t>
      </w:r>
      <w:r w:rsidR="00FF5553" w:rsidRPr="00243E3D">
        <w:rPr>
          <w:rFonts w:ascii="Arial" w:hAnsi="Arial" w:cs="Arial"/>
          <w:color w:val="000000" w:themeColor="text1"/>
        </w:rPr>
        <w:t xml:space="preserve"> µm</w:t>
      </w:r>
      <w:r w:rsidRPr="00243E3D">
        <w:rPr>
          <w:rFonts w:ascii="Arial" w:hAnsi="Arial" w:cs="Arial"/>
        </w:rPr>
        <w:t xml:space="preserve">. </w:t>
      </w:r>
      <w:r w:rsidR="00EF0DB5">
        <w:rPr>
          <w:rFonts w:asciiTheme="minorBidi" w:hAnsiTheme="minorBidi"/>
        </w:rPr>
        <w:t xml:space="preserve">Data reported as mean </w:t>
      </w:r>
      <w:r w:rsidR="00EF0DB5" w:rsidRPr="001F6C72">
        <w:rPr>
          <w:rFonts w:ascii="Arial" w:hAnsi="Arial" w:cs="Arial"/>
        </w:rPr>
        <w:t>±</w:t>
      </w:r>
      <w:r w:rsidR="00EF0DB5">
        <w:rPr>
          <w:rFonts w:ascii="Arial" w:hAnsi="Arial" w:cs="Arial"/>
        </w:rPr>
        <w:t xml:space="preserve"> SEM, e</w:t>
      </w:r>
      <w:r w:rsidR="00EF0DB5" w:rsidRPr="001F6C72">
        <w:rPr>
          <w:rFonts w:asciiTheme="minorBidi" w:hAnsiTheme="minorBidi"/>
        </w:rPr>
        <w:t>rror bars are SEM.</w:t>
      </w:r>
      <w:r w:rsidR="00EF0DB5">
        <w:rPr>
          <w:rFonts w:asciiTheme="minorBidi" w:hAnsiTheme="minorBidi"/>
        </w:rPr>
        <w:t xml:space="preserve"> </w:t>
      </w:r>
      <w:r w:rsidRPr="00D23DEA">
        <w:rPr>
          <w:rFonts w:ascii="Arial" w:hAnsi="Arial" w:cs="Arial"/>
        </w:rPr>
        <w:t>***</w:t>
      </w:r>
      <w:r>
        <w:rPr>
          <w:rFonts w:ascii="Arial" w:hAnsi="Arial" w:cs="Arial"/>
        </w:rPr>
        <w:t>p</w:t>
      </w:r>
      <w:r w:rsidRPr="00D23DEA">
        <w:rPr>
          <w:rFonts w:ascii="Arial" w:hAnsi="Arial" w:cs="Arial"/>
        </w:rPr>
        <w:t>&lt;0.001, ****</w:t>
      </w:r>
      <w:r>
        <w:rPr>
          <w:rFonts w:ascii="Arial" w:hAnsi="Arial" w:cs="Arial"/>
        </w:rPr>
        <w:t>p</w:t>
      </w:r>
      <w:r w:rsidRPr="00D23DEA">
        <w:rPr>
          <w:rFonts w:ascii="Arial" w:hAnsi="Arial" w:cs="Arial"/>
        </w:rPr>
        <w:t xml:space="preserve">&lt;0.0001, </w:t>
      </w:r>
      <w:r>
        <w:rPr>
          <w:rFonts w:ascii="Arial" w:hAnsi="Arial" w:cs="Arial"/>
        </w:rPr>
        <w:t>Kruskal-Wallis test (f), two</w:t>
      </w:r>
      <w:r w:rsidRPr="00D23DEA">
        <w:rPr>
          <w:rFonts w:ascii="Arial" w:hAnsi="Arial" w:cs="Arial"/>
        </w:rPr>
        <w:t>-way ANOVA</w:t>
      </w:r>
      <w:r>
        <w:rPr>
          <w:rFonts w:ascii="Arial" w:hAnsi="Arial" w:cs="Arial"/>
        </w:rPr>
        <w:t xml:space="preserve"> (k),</w:t>
      </w:r>
      <w:r w:rsidRPr="00D23DEA">
        <w:rPr>
          <w:rFonts w:ascii="Arial" w:hAnsi="Arial" w:cs="Arial"/>
        </w:rPr>
        <w:t xml:space="preserve"> </w:t>
      </w:r>
      <w:r>
        <w:rPr>
          <w:rFonts w:ascii="Arial" w:hAnsi="Arial" w:cs="Arial"/>
        </w:rPr>
        <w:t>Mann-Whitney U test (n-o)</w:t>
      </w:r>
    </w:p>
    <w:p w14:paraId="23378BE2" w14:textId="77777777" w:rsidR="00171C08" w:rsidRDefault="00171C08" w:rsidP="005F4E2F">
      <w:pPr>
        <w:rPr>
          <w:noProof/>
        </w:rPr>
      </w:pPr>
    </w:p>
    <w:p w14:paraId="24FE2B54" w14:textId="77777777" w:rsidR="005F4E2F" w:rsidRDefault="005F4E2F" w:rsidP="00171C08">
      <w:pPr>
        <w:jc w:val="thaiDistribute"/>
        <w:rPr>
          <w:rFonts w:asciiTheme="minorBidi" w:hAnsiTheme="minorBidi"/>
        </w:rPr>
      </w:pPr>
      <w:r>
        <w:rPr>
          <w:rFonts w:ascii="Arial" w:hAnsi="Arial" w:cs="Arial"/>
          <w:b/>
          <w:bCs/>
        </w:rPr>
        <w:t xml:space="preserve">Fig. </w:t>
      </w:r>
      <w:r w:rsidR="00171C08">
        <w:rPr>
          <w:rFonts w:ascii="Arial" w:hAnsi="Arial" w:cs="Arial"/>
          <w:b/>
          <w:bCs/>
        </w:rPr>
        <w:t xml:space="preserve">5 </w:t>
      </w:r>
      <w:r w:rsidRPr="004A148C">
        <w:rPr>
          <w:rFonts w:asciiTheme="minorBidi" w:hAnsiTheme="minorBidi"/>
          <w:b/>
          <w:bCs/>
        </w:rPr>
        <w:t>SWIP</w:t>
      </w:r>
      <w:r w:rsidRPr="004A148C">
        <w:rPr>
          <w:rFonts w:asciiTheme="minorBidi" w:hAnsiTheme="minorBidi"/>
          <w:b/>
          <w:bCs/>
          <w:vertAlign w:val="superscript"/>
        </w:rPr>
        <w:t>P1019R</w:t>
      </w:r>
      <w:r>
        <w:rPr>
          <w:rFonts w:ascii="Arial" w:hAnsi="Arial" w:cs="Arial"/>
          <w:b/>
          <w:bCs/>
          <w:i/>
          <w:iCs/>
        </w:rPr>
        <w:t xml:space="preserve"> </w:t>
      </w:r>
      <w:r>
        <w:rPr>
          <w:rFonts w:ascii="Arial" w:hAnsi="Arial" w:cs="Arial"/>
          <w:b/>
          <w:bCs/>
        </w:rPr>
        <w:t xml:space="preserve">mutant mice display persistent deficits in cued fear memory recall. a, </w:t>
      </w:r>
      <w:r>
        <w:rPr>
          <w:rFonts w:ascii="Arial" w:hAnsi="Arial" w:cs="Arial"/>
        </w:rPr>
        <w:t xml:space="preserve">Experimental fear conditioning paradigm. After acclimation to a conditioning chamber, mice received a mild aversive 0.4mA </w:t>
      </w:r>
      <w:proofErr w:type="spellStart"/>
      <w:r>
        <w:rPr>
          <w:rFonts w:ascii="Arial" w:hAnsi="Arial" w:cs="Arial"/>
        </w:rPr>
        <w:t>footshock</w:t>
      </w:r>
      <w:proofErr w:type="spellEnd"/>
      <w:r>
        <w:rPr>
          <w:rFonts w:ascii="Arial" w:hAnsi="Arial" w:cs="Arial"/>
        </w:rPr>
        <w:t xml:space="preserve"> paired with a 2900Hz tone. 48 hours later, the mice were placed in a chamber with different tactile and visual cues. The mice acclimated for two minutes and then the 2900Hz tone was played (no </w:t>
      </w:r>
      <w:proofErr w:type="spellStart"/>
      <w:r>
        <w:rPr>
          <w:rFonts w:ascii="Arial" w:hAnsi="Arial" w:cs="Arial"/>
        </w:rPr>
        <w:t>footshock</w:t>
      </w:r>
      <w:proofErr w:type="spellEnd"/>
      <w:r>
        <w:rPr>
          <w:rFonts w:ascii="Arial" w:hAnsi="Arial" w:cs="Arial"/>
        </w:rPr>
        <w:t xml:space="preserve">) and freezing behavior was assessed. </w:t>
      </w:r>
      <w:r>
        <w:rPr>
          <w:rFonts w:ascii="Arial" w:hAnsi="Arial" w:cs="Arial"/>
          <w:b/>
          <w:bCs/>
        </w:rPr>
        <w:t xml:space="preserve">b, </w:t>
      </w:r>
      <w:r>
        <w:rPr>
          <w:rFonts w:ascii="Arial" w:hAnsi="Arial" w:cs="Arial"/>
        </w:rPr>
        <w:t xml:space="preserve">Line graphs of WT and MUT freezing response during cued tone memory recall. Data represented as average freezing per genotype in 30 s time bins. The tone is presented after t= 120 s, and remains on for 120 seconds (blue shading). Two different cohorts of mice were used for age groups P42 (top) and 6.5mo (bottom). Two-way ANOVA analysis of average freezing during Pre-Tone and </w:t>
      </w:r>
      <w:r w:rsidRPr="001F6C72">
        <w:rPr>
          <w:rFonts w:ascii="Arial" w:hAnsi="Arial" w:cs="Arial"/>
        </w:rPr>
        <w:t xml:space="preserve">Tone </w:t>
      </w:r>
      <w:r>
        <w:rPr>
          <w:rFonts w:ascii="Arial" w:hAnsi="Arial" w:cs="Arial"/>
        </w:rPr>
        <w:t xml:space="preserve">periods </w:t>
      </w:r>
      <w:r w:rsidRPr="001F6C72">
        <w:rPr>
          <w:rFonts w:ascii="Arial" w:hAnsi="Arial" w:cs="Arial"/>
        </w:rPr>
        <w:t xml:space="preserve">reveal a Genotype x Time </w:t>
      </w:r>
      <w:r>
        <w:rPr>
          <w:rFonts w:ascii="Arial" w:hAnsi="Arial" w:cs="Arial"/>
        </w:rPr>
        <w:t>e</w:t>
      </w:r>
      <w:r w:rsidRPr="001F6C72">
        <w:rPr>
          <w:rFonts w:ascii="Arial" w:hAnsi="Arial" w:cs="Arial"/>
        </w:rPr>
        <w:t>ffect at P42 (</w:t>
      </w:r>
      <w:r w:rsidRPr="001F6C72">
        <w:rPr>
          <w:rFonts w:asciiTheme="minorBidi" w:hAnsiTheme="minorBidi"/>
        </w:rPr>
        <w:t xml:space="preserve">WT n=10, MUT n=10, </w:t>
      </w:r>
      <w:r w:rsidRPr="001F6C72">
        <w:rPr>
          <w:rFonts w:ascii="Arial" w:hAnsi="Arial" w:cs="Arial"/>
        </w:rPr>
        <w:t>F</w:t>
      </w:r>
      <w:r w:rsidRPr="001F6C72">
        <w:rPr>
          <w:rFonts w:ascii="Arial" w:hAnsi="Arial" w:cs="Arial"/>
          <w:vertAlign w:val="subscript"/>
        </w:rPr>
        <w:t>1,18</w:t>
      </w:r>
      <w:r w:rsidRPr="001F6C72">
        <w:rPr>
          <w:rFonts w:ascii="Arial" w:hAnsi="Arial" w:cs="Arial"/>
        </w:rPr>
        <w:t xml:space="preserve">=4.944, </w:t>
      </w:r>
      <w:r>
        <w:rPr>
          <w:rFonts w:ascii="Arial" w:hAnsi="Arial" w:cs="Arial"/>
        </w:rPr>
        <w:t>p</w:t>
      </w:r>
      <w:r w:rsidRPr="001F6C72">
        <w:rPr>
          <w:rFonts w:ascii="Arial" w:hAnsi="Arial" w:cs="Arial"/>
        </w:rPr>
        <w:t>=0.0392) and 6.5mo (WT n=13, MUT n=11, F</w:t>
      </w:r>
      <w:r w:rsidRPr="001F6C72">
        <w:rPr>
          <w:rFonts w:ascii="Arial" w:hAnsi="Arial" w:cs="Arial"/>
          <w:vertAlign w:val="subscript"/>
        </w:rPr>
        <w:t>1,22</w:t>
      </w:r>
      <w:r w:rsidRPr="001F6C72">
        <w:rPr>
          <w:rFonts w:ascii="Arial" w:hAnsi="Arial" w:cs="Arial"/>
        </w:rPr>
        <w:t xml:space="preserve">= 13.61, </w:t>
      </w:r>
      <w:r>
        <w:rPr>
          <w:rFonts w:ascii="Arial" w:hAnsi="Arial" w:cs="Arial"/>
        </w:rPr>
        <w:t>p</w:t>
      </w:r>
      <w:r w:rsidRPr="001F6C72">
        <w:rPr>
          <w:rFonts w:ascii="Arial" w:hAnsi="Arial" w:cs="Arial"/>
        </w:rPr>
        <w:t>=0.0013)</w:t>
      </w:r>
      <w:r>
        <w:rPr>
          <w:rFonts w:ascii="Arial" w:hAnsi="Arial" w:cs="Arial"/>
        </w:rPr>
        <w:t>.</w:t>
      </w:r>
      <w:r>
        <w:rPr>
          <w:rFonts w:ascii="Arial" w:hAnsi="Arial" w:cs="Arial"/>
          <w:sz w:val="18"/>
          <w:szCs w:val="18"/>
        </w:rPr>
        <w:t xml:space="preserve"> </w:t>
      </w:r>
      <w:r>
        <w:rPr>
          <w:rFonts w:asciiTheme="minorBidi" w:hAnsiTheme="minorBidi"/>
          <w:b/>
          <w:bCs/>
        </w:rPr>
        <w:t>c</w:t>
      </w:r>
      <w:r w:rsidRPr="001F6C72">
        <w:rPr>
          <w:rFonts w:asciiTheme="minorBidi" w:hAnsiTheme="minorBidi"/>
          <w:b/>
          <w:bCs/>
        </w:rPr>
        <w:t>,</w:t>
      </w:r>
      <w:r>
        <w:rPr>
          <w:rFonts w:asciiTheme="minorBidi" w:hAnsiTheme="minorBidi"/>
        </w:rPr>
        <w:t xml:space="preserve"> Graphs showing the average %time freezing per animal before and during tone presentation. Top: freezing is reduced by 20% in </w:t>
      </w:r>
      <w:r w:rsidRPr="0054621C">
        <w:rPr>
          <w:rFonts w:asciiTheme="minorBidi" w:hAnsiTheme="minorBidi"/>
        </w:rPr>
        <w:t>MUT adolescent mice compared to WT littermates (Pre-tone</w:t>
      </w:r>
      <w:r>
        <w:rPr>
          <w:rFonts w:asciiTheme="minorBidi" w:hAnsiTheme="minorBidi"/>
        </w:rPr>
        <w:t xml:space="preserve"> WT</w:t>
      </w:r>
      <w:r w:rsidRPr="0054621C">
        <w:rPr>
          <w:rFonts w:asciiTheme="minorBidi" w:hAnsiTheme="minorBidi"/>
        </w:rPr>
        <w:t xml:space="preserve"> </w:t>
      </w:r>
      <w:r>
        <w:rPr>
          <w:rFonts w:asciiTheme="minorBidi" w:hAnsiTheme="minorBidi"/>
        </w:rPr>
        <w:t xml:space="preserve">16.5 </w:t>
      </w:r>
      <w:r>
        <w:rPr>
          <w:rFonts w:ascii="Arial" w:hAnsi="Arial" w:cs="Arial"/>
        </w:rPr>
        <w:t>± 2.2%, n=10; Pre-tone MUT 13.0 ± 1.8%, n=10; t</w:t>
      </w:r>
      <w:r>
        <w:rPr>
          <w:rFonts w:ascii="Arial" w:hAnsi="Arial" w:cs="Arial"/>
          <w:vertAlign w:val="subscript"/>
        </w:rPr>
        <w:t>36</w:t>
      </w:r>
      <w:r>
        <w:rPr>
          <w:rFonts w:ascii="Arial" w:hAnsi="Arial" w:cs="Arial"/>
        </w:rPr>
        <w:t xml:space="preserve">=0.8569, </w:t>
      </w:r>
      <w:r>
        <w:rPr>
          <w:rFonts w:asciiTheme="minorBidi" w:hAnsiTheme="minorBidi"/>
        </w:rPr>
        <w:t>p</w:t>
      </w:r>
      <w:r w:rsidRPr="0054621C">
        <w:rPr>
          <w:rFonts w:asciiTheme="minorBidi" w:hAnsiTheme="minorBidi"/>
        </w:rPr>
        <w:t>=</w:t>
      </w:r>
      <w:r w:rsidRPr="0054621C">
        <w:rPr>
          <w:rFonts w:ascii="Arial" w:hAnsi="Arial" w:cs="Arial"/>
        </w:rPr>
        <w:t>0.6366</w:t>
      </w:r>
      <w:r>
        <w:rPr>
          <w:rFonts w:ascii="Arial" w:hAnsi="Arial" w:cs="Arial"/>
        </w:rPr>
        <w:t>; Tone WT</w:t>
      </w:r>
      <w:r w:rsidRPr="0054621C">
        <w:rPr>
          <w:rFonts w:ascii="Arial" w:hAnsi="Arial" w:cs="Arial"/>
        </w:rPr>
        <w:t xml:space="preserve"> </w:t>
      </w:r>
      <w:r>
        <w:rPr>
          <w:rFonts w:ascii="Arial" w:hAnsi="Arial" w:cs="Arial"/>
        </w:rPr>
        <w:t xml:space="preserve">52.8 ± 3.8%, n=10; </w:t>
      </w:r>
      <w:r w:rsidRPr="0054621C">
        <w:rPr>
          <w:rFonts w:ascii="Arial" w:hAnsi="Arial" w:cs="Arial"/>
        </w:rPr>
        <w:t>Tone</w:t>
      </w:r>
      <w:r>
        <w:rPr>
          <w:rFonts w:ascii="Arial" w:hAnsi="Arial" w:cs="Arial"/>
        </w:rPr>
        <w:t xml:space="preserve"> MUT 38.0 ± 3.6%, n=10;</w:t>
      </w:r>
      <w:r w:rsidRPr="005B4E4C">
        <w:rPr>
          <w:rFonts w:asciiTheme="minorBidi" w:hAnsiTheme="minorBidi"/>
        </w:rPr>
        <w:t xml:space="preserve"> </w:t>
      </w:r>
      <w:r>
        <w:rPr>
          <w:rFonts w:ascii="Arial" w:hAnsi="Arial" w:cs="Arial"/>
        </w:rPr>
        <w:t>t</w:t>
      </w:r>
      <w:r>
        <w:rPr>
          <w:rFonts w:ascii="Arial" w:hAnsi="Arial" w:cs="Arial"/>
          <w:vertAlign w:val="subscript"/>
        </w:rPr>
        <w:t>36</w:t>
      </w:r>
      <w:r>
        <w:rPr>
          <w:rFonts w:ascii="Arial" w:hAnsi="Arial" w:cs="Arial"/>
        </w:rPr>
        <w:t xml:space="preserve">=3.539, </w:t>
      </w:r>
      <w:r>
        <w:rPr>
          <w:rFonts w:asciiTheme="minorBidi" w:hAnsiTheme="minorBidi"/>
        </w:rPr>
        <w:t>p</w:t>
      </w:r>
      <w:r w:rsidRPr="0054621C">
        <w:rPr>
          <w:rFonts w:asciiTheme="minorBidi" w:hAnsiTheme="minorBidi"/>
        </w:rPr>
        <w:t>=</w:t>
      </w:r>
      <w:r w:rsidRPr="0054621C">
        <w:rPr>
          <w:rFonts w:ascii="Arial" w:hAnsi="Arial" w:cs="Arial"/>
        </w:rPr>
        <w:t>0.0023</w:t>
      </w:r>
      <w:r w:rsidRPr="0054621C">
        <w:rPr>
          <w:rFonts w:asciiTheme="minorBidi" w:hAnsiTheme="minorBidi"/>
        </w:rPr>
        <w:t xml:space="preserve">), Bottom: freezing is reduced by </w:t>
      </w:r>
      <w:r>
        <w:rPr>
          <w:rFonts w:asciiTheme="minorBidi" w:hAnsiTheme="minorBidi"/>
        </w:rPr>
        <w:t>over 3</w:t>
      </w:r>
      <w:r w:rsidRPr="0054621C">
        <w:rPr>
          <w:rFonts w:asciiTheme="minorBidi" w:hAnsiTheme="minorBidi"/>
        </w:rPr>
        <w:t>0% in MUT adult mice compared to WT littermates (</w:t>
      </w:r>
      <w:r>
        <w:rPr>
          <w:rFonts w:asciiTheme="minorBidi" w:hAnsiTheme="minorBidi"/>
        </w:rPr>
        <w:t xml:space="preserve">Pre-tone </w:t>
      </w:r>
      <w:r w:rsidRPr="0054621C">
        <w:rPr>
          <w:rFonts w:asciiTheme="minorBidi" w:hAnsiTheme="minorBidi"/>
        </w:rPr>
        <w:t>WT</w:t>
      </w:r>
      <w:r>
        <w:rPr>
          <w:rFonts w:asciiTheme="minorBidi" w:hAnsiTheme="minorBidi"/>
        </w:rPr>
        <w:t xml:space="preserve"> 21.1 </w:t>
      </w:r>
      <w:r>
        <w:rPr>
          <w:rFonts w:ascii="Arial" w:hAnsi="Arial" w:cs="Arial"/>
        </w:rPr>
        <w:t>± 2.7%,</w:t>
      </w:r>
      <w:r w:rsidRPr="0054621C">
        <w:rPr>
          <w:rFonts w:asciiTheme="minorBidi" w:hAnsiTheme="minorBidi"/>
        </w:rPr>
        <w:t xml:space="preserve"> n=13</w:t>
      </w:r>
      <w:r>
        <w:rPr>
          <w:rFonts w:asciiTheme="minorBidi" w:hAnsiTheme="minorBidi"/>
        </w:rPr>
        <w:t>; Pre-tone</w:t>
      </w:r>
      <w:r w:rsidRPr="0054621C">
        <w:rPr>
          <w:rFonts w:asciiTheme="minorBidi" w:hAnsiTheme="minorBidi"/>
        </w:rPr>
        <w:t xml:space="preserve"> MUT</w:t>
      </w:r>
      <w:r>
        <w:rPr>
          <w:rFonts w:asciiTheme="minorBidi" w:hAnsiTheme="minorBidi"/>
        </w:rPr>
        <w:t xml:space="preserve"> 23.7 </w:t>
      </w:r>
      <w:r>
        <w:rPr>
          <w:rFonts w:ascii="Arial" w:hAnsi="Arial" w:cs="Arial"/>
        </w:rPr>
        <w:t>± 3.8%,</w:t>
      </w:r>
      <w:r w:rsidRPr="0054621C">
        <w:rPr>
          <w:rFonts w:asciiTheme="minorBidi" w:hAnsiTheme="minorBidi"/>
        </w:rPr>
        <w:t xml:space="preserve"> n=11</w:t>
      </w:r>
      <w:r>
        <w:rPr>
          <w:rFonts w:asciiTheme="minorBidi" w:hAnsiTheme="minorBidi"/>
        </w:rPr>
        <w:t xml:space="preserve">; </w:t>
      </w:r>
      <w:r>
        <w:rPr>
          <w:rFonts w:ascii="Arial" w:hAnsi="Arial" w:cs="Arial"/>
        </w:rPr>
        <w:t>t</w:t>
      </w:r>
      <w:r>
        <w:rPr>
          <w:rFonts w:ascii="Arial" w:hAnsi="Arial" w:cs="Arial"/>
          <w:vertAlign w:val="subscript"/>
        </w:rPr>
        <w:t>44</w:t>
      </w:r>
      <w:r>
        <w:rPr>
          <w:rFonts w:ascii="Arial" w:hAnsi="Arial" w:cs="Arial"/>
        </w:rPr>
        <w:t>=0.4675, p</w:t>
      </w:r>
      <w:r w:rsidRPr="0054621C">
        <w:rPr>
          <w:rFonts w:asciiTheme="minorBidi" w:hAnsiTheme="minorBidi"/>
        </w:rPr>
        <w:t>=</w:t>
      </w:r>
      <w:r w:rsidRPr="0054621C">
        <w:rPr>
          <w:rFonts w:ascii="Arial" w:hAnsi="Arial" w:cs="Arial"/>
        </w:rPr>
        <w:t>0.8721</w:t>
      </w:r>
      <w:r>
        <w:rPr>
          <w:rFonts w:ascii="Arial" w:hAnsi="Arial" w:cs="Arial"/>
        </w:rPr>
        <w:t>; Tone WT 69.7 ± 4.3%, n=13; Tone MUT 53.1 ± 5.2%, n=11; t</w:t>
      </w:r>
      <w:r>
        <w:rPr>
          <w:rFonts w:ascii="Arial" w:hAnsi="Arial" w:cs="Arial"/>
          <w:vertAlign w:val="subscript"/>
        </w:rPr>
        <w:t>44</w:t>
      </w:r>
      <w:r>
        <w:rPr>
          <w:rFonts w:ascii="Arial" w:hAnsi="Arial" w:cs="Arial"/>
        </w:rPr>
        <w:t xml:space="preserve">=2.921, </w:t>
      </w:r>
      <w:r>
        <w:rPr>
          <w:rFonts w:asciiTheme="minorBidi" w:hAnsiTheme="minorBidi"/>
        </w:rPr>
        <w:t>p</w:t>
      </w:r>
      <w:r w:rsidRPr="0054621C">
        <w:rPr>
          <w:rFonts w:asciiTheme="minorBidi" w:hAnsiTheme="minorBidi"/>
        </w:rPr>
        <w:t xml:space="preserve">=0.0109). </w:t>
      </w:r>
      <w:r w:rsidR="00EF0DB5">
        <w:rPr>
          <w:rFonts w:asciiTheme="minorBidi" w:hAnsiTheme="minorBidi"/>
        </w:rPr>
        <w:t xml:space="preserve">Data reported as mean </w:t>
      </w:r>
      <w:r w:rsidR="00EF0DB5" w:rsidRPr="001F6C72">
        <w:rPr>
          <w:rFonts w:ascii="Arial" w:hAnsi="Arial" w:cs="Arial"/>
        </w:rPr>
        <w:t>±</w:t>
      </w:r>
      <w:r w:rsidR="00EF0DB5">
        <w:rPr>
          <w:rFonts w:ascii="Arial" w:hAnsi="Arial" w:cs="Arial"/>
        </w:rPr>
        <w:t xml:space="preserve"> SEM, e</w:t>
      </w:r>
      <w:r w:rsidR="00EF0DB5" w:rsidRPr="001F6C72">
        <w:rPr>
          <w:rFonts w:asciiTheme="minorBidi" w:hAnsiTheme="minorBidi"/>
        </w:rPr>
        <w:t>rror bars are SEM.</w:t>
      </w:r>
      <w:r>
        <w:rPr>
          <w:rFonts w:asciiTheme="minorBidi" w:hAnsiTheme="minorBidi"/>
        </w:rPr>
        <w:t xml:space="preserve"> </w:t>
      </w:r>
      <w:r w:rsidRPr="0054621C">
        <w:rPr>
          <w:rFonts w:asciiTheme="minorBidi" w:hAnsiTheme="minorBidi"/>
        </w:rPr>
        <w:t>*</w:t>
      </w:r>
      <w:r w:rsidR="00EF0DB5">
        <w:rPr>
          <w:rFonts w:asciiTheme="minorBidi" w:hAnsiTheme="minorBidi"/>
        </w:rPr>
        <w:t>p</w:t>
      </w:r>
      <w:r w:rsidRPr="0054621C">
        <w:rPr>
          <w:rFonts w:asciiTheme="minorBidi" w:hAnsiTheme="minorBidi"/>
        </w:rPr>
        <w:t>&lt;0.05, **</w:t>
      </w:r>
      <w:r w:rsidR="00EF0DB5">
        <w:rPr>
          <w:rFonts w:asciiTheme="minorBidi" w:hAnsiTheme="minorBidi"/>
        </w:rPr>
        <w:t>p</w:t>
      </w:r>
      <w:r w:rsidRPr="0054621C">
        <w:rPr>
          <w:rFonts w:asciiTheme="minorBidi" w:hAnsiTheme="minorBidi"/>
        </w:rPr>
        <w:t>&lt;0.01</w:t>
      </w:r>
      <w:r>
        <w:rPr>
          <w:rFonts w:asciiTheme="minorBidi" w:hAnsiTheme="minorBidi"/>
        </w:rPr>
        <w:t xml:space="preserve">, </w:t>
      </w:r>
      <w:r w:rsidR="009D2D37">
        <w:rPr>
          <w:rFonts w:asciiTheme="minorBidi" w:hAnsiTheme="minorBidi"/>
        </w:rPr>
        <w:t>t</w:t>
      </w:r>
      <w:r>
        <w:rPr>
          <w:rFonts w:asciiTheme="minorBidi" w:hAnsiTheme="minorBidi"/>
        </w:rPr>
        <w:t xml:space="preserve">wo-way ANOVAs (b) and </w:t>
      </w:r>
      <w:proofErr w:type="spellStart"/>
      <w:r w:rsidRPr="0054621C">
        <w:rPr>
          <w:rFonts w:asciiTheme="minorBidi" w:hAnsiTheme="minorBidi"/>
        </w:rPr>
        <w:t>Sidak’s</w:t>
      </w:r>
      <w:proofErr w:type="spellEnd"/>
      <w:r w:rsidRPr="0054621C">
        <w:rPr>
          <w:rFonts w:asciiTheme="minorBidi" w:hAnsiTheme="minorBidi"/>
        </w:rPr>
        <w:t xml:space="preserve"> post-hoc</w:t>
      </w:r>
      <w:r>
        <w:rPr>
          <w:rFonts w:asciiTheme="minorBidi" w:hAnsiTheme="minorBidi"/>
        </w:rPr>
        <w:t xml:space="preserve"> analyses (c)</w:t>
      </w:r>
    </w:p>
    <w:p w14:paraId="45D10145" w14:textId="77777777" w:rsidR="005F4E2F" w:rsidRPr="0054621C" w:rsidRDefault="005F4E2F" w:rsidP="002B1B3B">
      <w:pPr>
        <w:jc w:val="thaiDistribute"/>
        <w:rPr>
          <w:rFonts w:ascii="Arial" w:hAnsi="Arial" w:cs="Arial"/>
          <w:sz w:val="18"/>
          <w:szCs w:val="18"/>
        </w:rPr>
      </w:pPr>
    </w:p>
    <w:p w14:paraId="7E2A800A" w14:textId="77777777" w:rsidR="005F4E2F" w:rsidRPr="00E80A68" w:rsidRDefault="005F4E2F" w:rsidP="005F4E2F">
      <w:pPr>
        <w:jc w:val="thaiDistribute"/>
        <w:rPr>
          <w:rFonts w:asciiTheme="minorBidi" w:hAnsiTheme="minorBidi"/>
        </w:rPr>
      </w:pPr>
      <w:r w:rsidRPr="00CF6C74">
        <w:rPr>
          <w:rFonts w:asciiTheme="minorBidi" w:hAnsiTheme="minorBidi"/>
          <w:b/>
          <w:bCs/>
        </w:rPr>
        <w:t>Fig.</w:t>
      </w:r>
      <w:r w:rsidR="00171C08">
        <w:rPr>
          <w:rFonts w:asciiTheme="minorBidi" w:hAnsiTheme="minorBidi"/>
          <w:b/>
          <w:bCs/>
        </w:rPr>
        <w:t xml:space="preserve"> 6</w:t>
      </w:r>
      <w:r w:rsidR="00171C08">
        <w:rPr>
          <w:rFonts w:asciiTheme="minorBidi" w:hAnsiTheme="minorBidi"/>
        </w:rPr>
        <w:t xml:space="preserve"> </w:t>
      </w:r>
      <w:r w:rsidRPr="004A148C">
        <w:rPr>
          <w:rFonts w:asciiTheme="minorBidi" w:hAnsiTheme="minorBidi"/>
          <w:b/>
          <w:bCs/>
        </w:rPr>
        <w:t>SWIP</w:t>
      </w:r>
      <w:r w:rsidRPr="004A148C">
        <w:rPr>
          <w:rFonts w:asciiTheme="minorBidi" w:hAnsiTheme="minorBidi"/>
          <w:b/>
          <w:bCs/>
          <w:vertAlign w:val="superscript"/>
        </w:rPr>
        <w:t>P1019R</w:t>
      </w:r>
      <w:r w:rsidRPr="001F6C72" w:rsidDel="00060890">
        <w:rPr>
          <w:rFonts w:asciiTheme="minorBidi" w:hAnsiTheme="minorBidi"/>
          <w:b/>
          <w:bCs/>
          <w:i/>
          <w:iCs/>
        </w:rPr>
        <w:t xml:space="preserve"> </w:t>
      </w:r>
      <w:r w:rsidRPr="001F6C72">
        <w:rPr>
          <w:rFonts w:asciiTheme="minorBidi" w:hAnsiTheme="minorBidi"/>
          <w:b/>
          <w:bCs/>
        </w:rPr>
        <w:t>mutant mice</w:t>
      </w:r>
      <w:r>
        <w:rPr>
          <w:rFonts w:asciiTheme="minorBidi" w:hAnsiTheme="minorBidi"/>
          <w:b/>
          <w:bCs/>
        </w:rPr>
        <w:t xml:space="preserve"> exhibit progressive motor deficits. a</w:t>
      </w:r>
      <w:r w:rsidRPr="001C5BD1">
        <w:rPr>
          <w:rFonts w:asciiTheme="minorBidi" w:hAnsiTheme="minorBidi"/>
        </w:rPr>
        <w:t>,</w:t>
      </w:r>
      <w:r>
        <w:rPr>
          <w:rFonts w:asciiTheme="minorBidi" w:hAnsiTheme="minorBidi"/>
          <w:b/>
          <w:bCs/>
        </w:rPr>
        <w:t xml:space="preserve"> </w:t>
      </w:r>
      <w:r w:rsidR="00EF0DB5">
        <w:rPr>
          <w:rFonts w:asciiTheme="minorBidi" w:hAnsiTheme="minorBidi"/>
        </w:rPr>
        <w:t xml:space="preserve">Rotarod </w:t>
      </w:r>
      <w:r>
        <w:rPr>
          <w:rFonts w:asciiTheme="minorBidi" w:hAnsiTheme="minorBidi"/>
        </w:rPr>
        <w:t xml:space="preserve">experimental setup. Mice walked atop a rod rotating at 32rpm for 5 minutes, and the duration of time they remained on the rod before falling was recorded. </w:t>
      </w:r>
      <w:r w:rsidRPr="00CF6C74">
        <w:rPr>
          <w:rFonts w:asciiTheme="minorBidi" w:hAnsiTheme="minorBidi"/>
          <w:b/>
          <w:bCs/>
        </w:rPr>
        <w:t>b</w:t>
      </w:r>
      <w:r w:rsidRPr="001C5BD1">
        <w:rPr>
          <w:rFonts w:asciiTheme="minorBidi" w:hAnsiTheme="minorBidi"/>
        </w:rPr>
        <w:t>,</w:t>
      </w:r>
      <w:r>
        <w:rPr>
          <w:rFonts w:asciiTheme="minorBidi" w:hAnsiTheme="minorBidi"/>
          <w:b/>
          <w:bCs/>
        </w:rPr>
        <w:t xml:space="preserve"> </w:t>
      </w:r>
      <w:r>
        <w:rPr>
          <w:rFonts w:asciiTheme="minorBidi" w:hAnsiTheme="minorBidi"/>
        </w:rPr>
        <w:t xml:space="preserve">Line graph of average duration animals remained on the rod per genotype across four trials, with an inter-trial interval of 40 minutes. The same cohort of animals was tested at two different ages, P45 (top) and 5.5 months (bottom). Genotype had a significant effect on task performance at both </w:t>
      </w:r>
      <w:r w:rsidRPr="00E80A68">
        <w:rPr>
          <w:rFonts w:asciiTheme="minorBidi" w:hAnsiTheme="minorBidi"/>
        </w:rPr>
        <w:t>ages (top, P4</w:t>
      </w:r>
      <w:r>
        <w:rPr>
          <w:rFonts w:asciiTheme="minorBidi" w:hAnsiTheme="minorBidi"/>
        </w:rPr>
        <w:t>5</w:t>
      </w:r>
      <w:r w:rsidRPr="00E80A68">
        <w:rPr>
          <w:rFonts w:asciiTheme="minorBidi" w:hAnsiTheme="minorBidi"/>
        </w:rPr>
        <w:t xml:space="preserve">: genotype effect, </w:t>
      </w:r>
      <w:r w:rsidRPr="00E80A68">
        <w:rPr>
          <w:rFonts w:ascii="Arial" w:hAnsi="Arial" w:cs="Arial"/>
        </w:rPr>
        <w:t>F</w:t>
      </w:r>
      <w:r w:rsidRPr="00E80A68">
        <w:rPr>
          <w:rFonts w:ascii="Arial" w:hAnsi="Arial" w:cs="Arial"/>
          <w:vertAlign w:val="subscript"/>
        </w:rPr>
        <w:t>1,25</w:t>
      </w:r>
      <w:r w:rsidRPr="00E80A68">
        <w:rPr>
          <w:rFonts w:ascii="Arial" w:hAnsi="Arial" w:cs="Arial"/>
        </w:rPr>
        <w:t xml:space="preserve">=7.821, </w:t>
      </w:r>
      <w:r>
        <w:rPr>
          <w:rFonts w:ascii="Arial" w:hAnsi="Arial" w:cs="Arial"/>
        </w:rPr>
        <w:t>p</w:t>
      </w:r>
      <w:r w:rsidRPr="00E80A68">
        <w:rPr>
          <w:rFonts w:ascii="Arial" w:hAnsi="Arial" w:cs="Arial"/>
        </w:rPr>
        <w:t>=0.0098. bottom, 5.5mo:</w:t>
      </w:r>
      <w:r>
        <w:rPr>
          <w:rFonts w:ascii="Arial" w:hAnsi="Arial" w:cs="Arial"/>
          <w:sz w:val="18"/>
          <w:szCs w:val="18"/>
        </w:rPr>
        <w:t xml:space="preserve"> </w:t>
      </w:r>
      <w:r w:rsidRPr="00E80A68">
        <w:rPr>
          <w:rFonts w:asciiTheme="minorBidi" w:hAnsiTheme="minorBidi"/>
        </w:rPr>
        <w:t xml:space="preserve">genotype effect, </w:t>
      </w:r>
      <w:r w:rsidRPr="00E80A68">
        <w:rPr>
          <w:rFonts w:ascii="Arial" w:hAnsi="Arial" w:cs="Arial"/>
        </w:rPr>
        <w:t>F</w:t>
      </w:r>
      <w:r w:rsidRPr="00E80A68">
        <w:rPr>
          <w:rFonts w:ascii="Arial" w:hAnsi="Arial" w:cs="Arial"/>
          <w:vertAlign w:val="subscript"/>
        </w:rPr>
        <w:t>1,2</w:t>
      </w:r>
      <w:r>
        <w:rPr>
          <w:rFonts w:ascii="Arial" w:hAnsi="Arial" w:cs="Arial"/>
          <w:vertAlign w:val="subscript"/>
        </w:rPr>
        <w:t>3</w:t>
      </w:r>
      <w:r w:rsidRPr="00E80A68">
        <w:rPr>
          <w:rFonts w:ascii="Arial" w:hAnsi="Arial" w:cs="Arial"/>
        </w:rPr>
        <w:t xml:space="preserve">= </w:t>
      </w:r>
      <w:r>
        <w:rPr>
          <w:rFonts w:ascii="Arial" w:hAnsi="Arial" w:cs="Arial"/>
        </w:rPr>
        <w:t>7.573</w:t>
      </w:r>
      <w:r w:rsidRPr="00E80A68">
        <w:rPr>
          <w:rFonts w:ascii="Arial" w:hAnsi="Arial" w:cs="Arial"/>
        </w:rPr>
        <w:t xml:space="preserve">, </w:t>
      </w:r>
      <w:r>
        <w:rPr>
          <w:rFonts w:ascii="Arial" w:hAnsi="Arial" w:cs="Arial"/>
        </w:rPr>
        <w:t>p</w:t>
      </w:r>
      <w:r w:rsidRPr="00E80A68">
        <w:rPr>
          <w:rFonts w:ascii="Arial" w:hAnsi="Arial" w:cs="Arial"/>
        </w:rPr>
        <w:t>=0.0114</w:t>
      </w:r>
      <w:r>
        <w:rPr>
          <w:rFonts w:ascii="Arial" w:hAnsi="Arial" w:cs="Arial"/>
        </w:rPr>
        <w:t>)</w:t>
      </w:r>
      <w:r w:rsidRPr="00E80A68">
        <w:rPr>
          <w:rFonts w:ascii="Arial" w:hAnsi="Arial" w:cs="Arial"/>
        </w:rPr>
        <w:t>.</w:t>
      </w:r>
      <w:r>
        <w:rPr>
          <w:rFonts w:ascii="Arial" w:hAnsi="Arial" w:cs="Arial"/>
          <w:sz w:val="18"/>
          <w:szCs w:val="18"/>
        </w:rPr>
        <w:t xml:space="preserve"> </w:t>
      </w:r>
      <w:r>
        <w:rPr>
          <w:rFonts w:asciiTheme="minorBidi" w:hAnsiTheme="minorBidi"/>
          <w:b/>
          <w:bCs/>
        </w:rPr>
        <w:t>c</w:t>
      </w:r>
      <w:r w:rsidRPr="001C5BD1">
        <w:rPr>
          <w:rFonts w:asciiTheme="minorBidi" w:hAnsiTheme="minorBidi"/>
        </w:rPr>
        <w:t>,</w:t>
      </w:r>
      <w:r>
        <w:rPr>
          <w:rFonts w:asciiTheme="minorBidi" w:hAnsiTheme="minorBidi"/>
          <w:b/>
          <w:bCs/>
        </w:rPr>
        <w:t xml:space="preserve"> </w:t>
      </w:r>
      <w:r>
        <w:rPr>
          <w:rFonts w:asciiTheme="minorBidi" w:hAnsiTheme="minorBidi"/>
        </w:rPr>
        <w:t xml:space="preserve">Graphs showing the average duration each animal remained on the rod across trials. At both ages, the MUT mice exhibited an almost 50% reduction in their ability to remain on the </w:t>
      </w:r>
      <w:r w:rsidRPr="00E80A68">
        <w:rPr>
          <w:rFonts w:asciiTheme="minorBidi" w:hAnsiTheme="minorBidi"/>
        </w:rPr>
        <w:t>rod (</w:t>
      </w:r>
      <w:r>
        <w:rPr>
          <w:rFonts w:asciiTheme="minorBidi" w:hAnsiTheme="minorBidi"/>
        </w:rPr>
        <w:t>T</w:t>
      </w:r>
      <w:r w:rsidRPr="00E80A68">
        <w:rPr>
          <w:rFonts w:asciiTheme="minorBidi" w:hAnsiTheme="minorBidi"/>
        </w:rPr>
        <w:t>op, P4</w:t>
      </w:r>
      <w:r>
        <w:rPr>
          <w:rFonts w:asciiTheme="minorBidi" w:hAnsiTheme="minorBidi"/>
        </w:rPr>
        <w:t>5</w:t>
      </w:r>
      <w:r w:rsidRPr="00E80A68">
        <w:rPr>
          <w:rFonts w:asciiTheme="minorBidi" w:hAnsiTheme="minorBidi"/>
        </w:rPr>
        <w:t xml:space="preserve">: WT </w:t>
      </w:r>
      <w:r>
        <w:rPr>
          <w:rFonts w:asciiTheme="minorBidi" w:hAnsiTheme="minorBidi"/>
        </w:rPr>
        <w:t xml:space="preserve">169.9 </w:t>
      </w:r>
      <w:r>
        <w:rPr>
          <w:rFonts w:ascii="Arial" w:hAnsi="Arial" w:cs="Arial"/>
        </w:rPr>
        <w:t>± 25.7 s</w:t>
      </w:r>
      <w:r>
        <w:rPr>
          <w:rFonts w:asciiTheme="minorBidi" w:hAnsiTheme="minorBidi"/>
        </w:rPr>
        <w:t>,</w:t>
      </w:r>
      <w:r w:rsidRPr="00E80A68">
        <w:rPr>
          <w:rFonts w:asciiTheme="minorBidi" w:hAnsiTheme="minorBidi"/>
        </w:rPr>
        <w:t xml:space="preserve"> MUT </w:t>
      </w:r>
      <w:r>
        <w:rPr>
          <w:rFonts w:asciiTheme="minorBidi" w:hAnsiTheme="minorBidi"/>
        </w:rPr>
        <w:t xml:space="preserve">83.8 </w:t>
      </w:r>
      <w:r>
        <w:rPr>
          <w:rFonts w:ascii="Arial" w:hAnsi="Arial" w:cs="Arial"/>
        </w:rPr>
        <w:t>± 15.9 s</w:t>
      </w:r>
      <w:r w:rsidRPr="00A30DDC">
        <w:rPr>
          <w:rFonts w:asciiTheme="minorBidi" w:hAnsiTheme="minorBidi"/>
        </w:rPr>
        <w:t>, U=35,</w:t>
      </w:r>
      <w:r>
        <w:rPr>
          <w:rFonts w:asciiTheme="minorBidi" w:hAnsiTheme="minorBidi"/>
        </w:rPr>
        <w:t xml:space="preserve"> p</w:t>
      </w:r>
      <w:r w:rsidRPr="00E80A68">
        <w:rPr>
          <w:rFonts w:asciiTheme="minorBidi" w:hAnsiTheme="minorBidi"/>
        </w:rPr>
        <w:t>=</w:t>
      </w:r>
      <w:r w:rsidRPr="00E80A68">
        <w:rPr>
          <w:rFonts w:ascii="Arial" w:hAnsi="Arial" w:cs="Arial"/>
        </w:rPr>
        <w:t xml:space="preserve">0.0054. </w:t>
      </w:r>
      <w:r>
        <w:rPr>
          <w:rFonts w:ascii="Arial" w:hAnsi="Arial" w:cs="Arial"/>
        </w:rPr>
        <w:t>B</w:t>
      </w:r>
      <w:r w:rsidRPr="00E80A68">
        <w:rPr>
          <w:rFonts w:ascii="Arial" w:hAnsi="Arial" w:cs="Arial"/>
        </w:rPr>
        <w:t>ottom, 5.5mo: WT</w:t>
      </w:r>
      <w:r w:rsidRPr="00E80A68">
        <w:rPr>
          <w:rFonts w:asciiTheme="minorBidi" w:hAnsiTheme="minorBidi"/>
        </w:rPr>
        <w:t xml:space="preserve"> </w:t>
      </w:r>
      <w:r>
        <w:rPr>
          <w:rFonts w:asciiTheme="minorBidi" w:hAnsiTheme="minorBidi"/>
        </w:rPr>
        <w:t xml:space="preserve">135.9 </w:t>
      </w:r>
      <w:r>
        <w:rPr>
          <w:rFonts w:ascii="Arial" w:hAnsi="Arial" w:cs="Arial"/>
        </w:rPr>
        <w:t>±</w:t>
      </w:r>
      <w:r>
        <w:rPr>
          <w:rFonts w:asciiTheme="minorBidi" w:hAnsiTheme="minorBidi"/>
        </w:rPr>
        <w:t xml:space="preserve"> 20.9 s,</w:t>
      </w:r>
      <w:r w:rsidRPr="00E80A68">
        <w:rPr>
          <w:rFonts w:asciiTheme="minorBidi" w:hAnsiTheme="minorBidi"/>
        </w:rPr>
        <w:t xml:space="preserve"> MUT </w:t>
      </w:r>
      <w:r>
        <w:rPr>
          <w:rFonts w:asciiTheme="minorBidi" w:hAnsiTheme="minorBidi"/>
        </w:rPr>
        <w:t xml:space="preserve">66.7 </w:t>
      </w:r>
      <w:r>
        <w:rPr>
          <w:rFonts w:ascii="Arial" w:hAnsi="Arial" w:cs="Arial"/>
        </w:rPr>
        <w:t>± 9.5 s</w:t>
      </w:r>
      <w:r>
        <w:rPr>
          <w:rFonts w:asciiTheme="minorBidi" w:hAnsiTheme="minorBidi"/>
        </w:rPr>
        <w:t>,</w:t>
      </w:r>
      <w:r w:rsidRPr="00E80A68">
        <w:rPr>
          <w:rFonts w:asciiTheme="minorBidi" w:hAnsiTheme="minorBidi"/>
        </w:rPr>
        <w:t xml:space="preserve"> </w:t>
      </w:r>
      <w:r>
        <w:rPr>
          <w:rFonts w:asciiTheme="minorBidi" w:hAnsiTheme="minorBidi"/>
        </w:rPr>
        <w:t>t</w:t>
      </w:r>
      <w:r>
        <w:rPr>
          <w:rFonts w:asciiTheme="minorBidi" w:hAnsiTheme="minorBidi"/>
          <w:vertAlign w:val="subscript"/>
        </w:rPr>
        <w:t>18</w:t>
      </w:r>
      <w:r>
        <w:rPr>
          <w:rFonts w:asciiTheme="minorBidi" w:hAnsiTheme="minorBidi"/>
        </w:rPr>
        <w:t>=3.011, p</w:t>
      </w:r>
      <w:r w:rsidRPr="00E80A68">
        <w:rPr>
          <w:rFonts w:asciiTheme="minorBidi" w:hAnsiTheme="minorBidi"/>
        </w:rPr>
        <w:t>=0.0075).</w:t>
      </w:r>
      <w:r>
        <w:rPr>
          <w:rFonts w:asciiTheme="minorBidi" w:hAnsiTheme="minorBidi"/>
        </w:rPr>
        <w:t xml:space="preserve"> </w:t>
      </w:r>
      <w:r>
        <w:rPr>
          <w:rFonts w:asciiTheme="minorBidi" w:hAnsiTheme="minorBidi"/>
          <w:b/>
          <w:bCs/>
        </w:rPr>
        <w:t>d</w:t>
      </w:r>
      <w:r w:rsidRPr="001C5BD1">
        <w:rPr>
          <w:rFonts w:asciiTheme="minorBidi" w:hAnsiTheme="minorBidi"/>
        </w:rPr>
        <w:t>,</w:t>
      </w:r>
      <w:r>
        <w:rPr>
          <w:rFonts w:asciiTheme="minorBidi" w:hAnsiTheme="minorBidi"/>
          <w:b/>
          <w:bCs/>
        </w:rPr>
        <w:t xml:space="preserve"> </w:t>
      </w:r>
      <w:proofErr w:type="spellStart"/>
      <w:r>
        <w:rPr>
          <w:rFonts w:asciiTheme="minorBidi" w:hAnsiTheme="minorBidi"/>
        </w:rPr>
        <w:t>Treadscan</w:t>
      </w:r>
      <w:proofErr w:type="spellEnd"/>
      <w:r>
        <w:rPr>
          <w:rFonts w:asciiTheme="minorBidi" w:hAnsiTheme="minorBidi"/>
        </w:rPr>
        <w:t xml:space="preserve"> task. Mice walked on a treadmill for 20 s while their gate was captured with a high-speed camera. Diagrams of gait parameters measured in </w:t>
      </w:r>
      <w:r>
        <w:rPr>
          <w:rFonts w:asciiTheme="minorBidi" w:hAnsiTheme="minorBidi"/>
          <w:b/>
          <w:bCs/>
        </w:rPr>
        <w:t>e</w:t>
      </w:r>
      <w:r w:rsidRPr="001C5BD1">
        <w:rPr>
          <w:rFonts w:asciiTheme="minorBidi" w:hAnsiTheme="minorBidi"/>
        </w:rPr>
        <w:t>-</w:t>
      </w:r>
      <w:r>
        <w:rPr>
          <w:rFonts w:asciiTheme="minorBidi" w:hAnsiTheme="minorBidi"/>
          <w:b/>
          <w:bCs/>
        </w:rPr>
        <w:t>g</w:t>
      </w:r>
      <w:r>
        <w:rPr>
          <w:rFonts w:asciiTheme="minorBidi" w:hAnsiTheme="minorBidi"/>
        </w:rPr>
        <w:t xml:space="preserve"> are shown below the </w:t>
      </w:r>
      <w:proofErr w:type="spellStart"/>
      <w:r>
        <w:rPr>
          <w:rFonts w:asciiTheme="minorBidi" w:hAnsiTheme="minorBidi"/>
        </w:rPr>
        <w:t>Treadscan</w:t>
      </w:r>
      <w:proofErr w:type="spellEnd"/>
      <w:r>
        <w:rPr>
          <w:rFonts w:asciiTheme="minorBidi" w:hAnsiTheme="minorBidi"/>
        </w:rPr>
        <w:t xml:space="preserve"> apparatus. </w:t>
      </w:r>
      <w:r>
        <w:rPr>
          <w:rFonts w:asciiTheme="minorBidi" w:hAnsiTheme="minorBidi"/>
          <w:b/>
          <w:bCs/>
        </w:rPr>
        <w:t>e</w:t>
      </w:r>
      <w:r w:rsidRPr="001C5BD1">
        <w:rPr>
          <w:rFonts w:asciiTheme="minorBidi" w:hAnsiTheme="minorBidi"/>
        </w:rPr>
        <w:t>,</w:t>
      </w:r>
      <w:r>
        <w:rPr>
          <w:rFonts w:asciiTheme="minorBidi" w:hAnsiTheme="minorBidi"/>
          <w:b/>
          <w:bCs/>
        </w:rPr>
        <w:t xml:space="preserve"> </w:t>
      </w:r>
      <w:r>
        <w:rPr>
          <w:rFonts w:asciiTheme="minorBidi" w:hAnsiTheme="minorBidi"/>
        </w:rPr>
        <w:t xml:space="preserve">Average swing time per stride for hindlimbs. At P45 (top), there is no significant difference in rear swing time (WT 156.2 </w:t>
      </w:r>
      <w:r>
        <w:rPr>
          <w:rFonts w:ascii="Arial" w:hAnsi="Arial" w:cs="Arial"/>
        </w:rPr>
        <w:t xml:space="preserve">± 22.4 </w:t>
      </w:r>
      <w:proofErr w:type="spellStart"/>
      <w:r>
        <w:rPr>
          <w:rFonts w:ascii="Arial" w:hAnsi="Arial" w:cs="Arial"/>
        </w:rPr>
        <w:t>ms</w:t>
      </w:r>
      <w:proofErr w:type="spellEnd"/>
      <w:r>
        <w:rPr>
          <w:rFonts w:asciiTheme="minorBidi" w:hAnsiTheme="minorBidi"/>
        </w:rPr>
        <w:t xml:space="preserve">, MUT 132.3 </w:t>
      </w:r>
      <w:r>
        <w:rPr>
          <w:rFonts w:ascii="Arial" w:hAnsi="Arial" w:cs="Arial"/>
        </w:rPr>
        <w:t xml:space="preserve">± 19.6 </w:t>
      </w:r>
      <w:proofErr w:type="spellStart"/>
      <w:r w:rsidRPr="00A30DDC">
        <w:rPr>
          <w:rFonts w:ascii="Arial" w:hAnsi="Arial" w:cs="Arial"/>
        </w:rPr>
        <w:t>ms</w:t>
      </w:r>
      <w:proofErr w:type="spellEnd"/>
      <w:r w:rsidRPr="00A30DDC">
        <w:rPr>
          <w:rFonts w:ascii="Arial" w:hAnsi="Arial" w:cs="Arial"/>
        </w:rPr>
        <w:t>, U=83,</w:t>
      </w:r>
      <w:r>
        <w:rPr>
          <w:rFonts w:ascii="Arial" w:hAnsi="Arial" w:cs="Arial"/>
        </w:rPr>
        <w:t xml:space="preserve"> p=0.7203</w:t>
      </w:r>
      <w:r>
        <w:rPr>
          <w:rFonts w:asciiTheme="minorBidi" w:hAnsiTheme="minorBidi"/>
        </w:rPr>
        <w:t xml:space="preserve">). At 5.5mo (bottom), MUT mice display significantly longer rear swing time (WT 140 </w:t>
      </w:r>
      <w:r>
        <w:rPr>
          <w:rFonts w:ascii="Arial" w:hAnsi="Arial" w:cs="Arial"/>
        </w:rPr>
        <w:t xml:space="preserve">± 6.2 </w:t>
      </w:r>
      <w:proofErr w:type="spellStart"/>
      <w:r>
        <w:rPr>
          <w:rFonts w:ascii="Arial" w:hAnsi="Arial" w:cs="Arial"/>
        </w:rPr>
        <w:t>ms</w:t>
      </w:r>
      <w:proofErr w:type="spellEnd"/>
      <w:r>
        <w:rPr>
          <w:rFonts w:ascii="Arial" w:hAnsi="Arial" w:cs="Arial"/>
        </w:rPr>
        <w:t>,</w:t>
      </w:r>
      <w:r>
        <w:rPr>
          <w:rFonts w:asciiTheme="minorBidi" w:hAnsiTheme="minorBidi"/>
        </w:rPr>
        <w:t xml:space="preserve"> MUT 252.0 </w:t>
      </w:r>
      <w:r>
        <w:rPr>
          <w:rFonts w:ascii="Arial" w:hAnsi="Arial" w:cs="Arial"/>
        </w:rPr>
        <w:t xml:space="preserve">± 21.6 </w:t>
      </w:r>
      <w:proofErr w:type="spellStart"/>
      <w:r>
        <w:rPr>
          <w:rFonts w:ascii="Arial" w:hAnsi="Arial" w:cs="Arial"/>
        </w:rPr>
        <w:t>ms</w:t>
      </w:r>
      <w:proofErr w:type="spellEnd"/>
      <w:r>
        <w:rPr>
          <w:rFonts w:ascii="Arial" w:hAnsi="Arial" w:cs="Arial"/>
        </w:rPr>
        <w:t>, t</w:t>
      </w:r>
      <w:r>
        <w:rPr>
          <w:rFonts w:ascii="Arial" w:hAnsi="Arial" w:cs="Arial"/>
          <w:vertAlign w:val="subscript"/>
        </w:rPr>
        <w:t>12</w:t>
      </w:r>
      <w:r>
        <w:rPr>
          <w:rFonts w:ascii="Arial" w:hAnsi="Arial" w:cs="Arial"/>
        </w:rPr>
        <w:t xml:space="preserve">=4.988, </w:t>
      </w:r>
      <w:r>
        <w:rPr>
          <w:rFonts w:ascii="Arial" w:hAnsi="Arial" w:cs="Arial"/>
        </w:rPr>
        <w:lastRenderedPageBreak/>
        <w:t>p=0.0003</w:t>
      </w:r>
      <w:r>
        <w:rPr>
          <w:rFonts w:asciiTheme="minorBidi" w:hAnsiTheme="minorBidi"/>
        </w:rPr>
        <w:t xml:space="preserve">). </w:t>
      </w:r>
      <w:r>
        <w:rPr>
          <w:rFonts w:asciiTheme="minorBidi" w:hAnsiTheme="minorBidi"/>
          <w:b/>
          <w:bCs/>
        </w:rPr>
        <w:t>f</w:t>
      </w:r>
      <w:r>
        <w:rPr>
          <w:rFonts w:asciiTheme="minorBidi" w:hAnsiTheme="minorBidi"/>
        </w:rPr>
        <w:t>,</w:t>
      </w:r>
      <w:r>
        <w:rPr>
          <w:rFonts w:asciiTheme="minorBidi" w:hAnsiTheme="minorBidi"/>
          <w:b/>
          <w:bCs/>
        </w:rPr>
        <w:t xml:space="preserve"> </w:t>
      </w:r>
      <w:r>
        <w:rPr>
          <w:rFonts w:asciiTheme="minorBidi" w:hAnsiTheme="minorBidi"/>
        </w:rPr>
        <w:t xml:space="preserve">Average stride length for hindlimbs. At P45 (top), there is no significant difference in stride length (WT 62.3 </w:t>
      </w:r>
      <w:r>
        <w:rPr>
          <w:rFonts w:ascii="Arial" w:hAnsi="Arial" w:cs="Arial"/>
        </w:rPr>
        <w:t>± 2.0 mm, MUT 60.5 ± 2.1 mm</w:t>
      </w:r>
      <w:r w:rsidRPr="00A30DDC">
        <w:rPr>
          <w:rFonts w:ascii="Arial" w:hAnsi="Arial" w:cs="Arial"/>
        </w:rPr>
        <w:t>, U=75</w:t>
      </w:r>
      <w:r>
        <w:rPr>
          <w:rFonts w:ascii="Arial" w:hAnsi="Arial" w:cs="Arial"/>
        </w:rPr>
        <w:t>, p=0.4583</w:t>
      </w:r>
      <w:r>
        <w:rPr>
          <w:rFonts w:asciiTheme="minorBidi" w:hAnsiTheme="minorBidi"/>
        </w:rPr>
        <w:t xml:space="preserve">). At 5.5mo (bottom), MUT mice take significantly longer strides with their hindlimbs (WT 60.8 </w:t>
      </w:r>
      <w:r>
        <w:rPr>
          <w:rFonts w:ascii="Arial" w:hAnsi="Arial" w:cs="Arial"/>
        </w:rPr>
        <w:t>± 0.8 mm, MUT 73.6 ± 2.7 mm, t</w:t>
      </w:r>
      <w:r>
        <w:rPr>
          <w:rFonts w:ascii="Arial" w:hAnsi="Arial" w:cs="Arial"/>
          <w:vertAlign w:val="subscript"/>
        </w:rPr>
        <w:t>11.7</w:t>
      </w:r>
      <w:r>
        <w:rPr>
          <w:rFonts w:ascii="Arial" w:hAnsi="Arial" w:cs="Arial"/>
        </w:rPr>
        <w:t>=4.547, p=0.0007</w:t>
      </w:r>
      <w:r>
        <w:rPr>
          <w:rFonts w:asciiTheme="minorBidi" w:hAnsiTheme="minorBidi"/>
        </w:rPr>
        <w:t xml:space="preserve">). </w:t>
      </w:r>
      <w:r>
        <w:rPr>
          <w:rFonts w:asciiTheme="minorBidi" w:hAnsiTheme="minorBidi"/>
          <w:b/>
          <w:bCs/>
        </w:rPr>
        <w:t>g</w:t>
      </w:r>
      <w:r w:rsidRPr="001C5BD1">
        <w:rPr>
          <w:rFonts w:asciiTheme="minorBidi" w:hAnsiTheme="minorBidi"/>
        </w:rPr>
        <w:t>,</w:t>
      </w:r>
      <w:r>
        <w:rPr>
          <w:rFonts w:asciiTheme="minorBidi" w:hAnsiTheme="minorBidi"/>
          <w:b/>
          <w:bCs/>
        </w:rPr>
        <w:t xml:space="preserve"> </w:t>
      </w:r>
      <w:r>
        <w:rPr>
          <w:rFonts w:asciiTheme="minorBidi" w:hAnsiTheme="minorBidi"/>
        </w:rPr>
        <w:t xml:space="preserve">Average homologous coupling for front and rear limbs. Homologous coupling is 0.5 when the left and right feet are completely out of phase. At P45 (top), WT and MUT mice exhibit normal homologous coupling (WT 0.48 </w:t>
      </w:r>
      <w:r>
        <w:rPr>
          <w:rFonts w:ascii="Arial" w:hAnsi="Arial" w:cs="Arial"/>
        </w:rPr>
        <w:t xml:space="preserve">± 0.005, MUT 0.48 ± 0.004, </w:t>
      </w:r>
      <w:r w:rsidRPr="00A30DDC">
        <w:rPr>
          <w:rFonts w:ascii="Arial" w:hAnsi="Arial" w:cs="Arial"/>
        </w:rPr>
        <w:t>U=76</w:t>
      </w:r>
      <w:r>
        <w:rPr>
          <w:rFonts w:ascii="Arial" w:hAnsi="Arial" w:cs="Arial"/>
        </w:rPr>
        <w:t xml:space="preserve">.5, p=0.4920). At 5.5 </w:t>
      </w:r>
      <w:proofErr w:type="spellStart"/>
      <w:r>
        <w:rPr>
          <w:rFonts w:ascii="Arial" w:hAnsi="Arial" w:cs="Arial"/>
        </w:rPr>
        <w:t>mo</w:t>
      </w:r>
      <w:proofErr w:type="spellEnd"/>
      <w:r>
        <w:rPr>
          <w:rFonts w:ascii="Arial" w:hAnsi="Arial" w:cs="Arial"/>
        </w:rPr>
        <w:t xml:space="preserve"> (bottom), MUT mice display decreased homologous coupling, suggestive of abnormal gait symmetry (</w:t>
      </w:r>
      <w:r>
        <w:rPr>
          <w:rFonts w:asciiTheme="minorBidi" w:hAnsiTheme="minorBidi"/>
        </w:rPr>
        <w:t xml:space="preserve">WT 0.48 </w:t>
      </w:r>
      <w:r>
        <w:rPr>
          <w:rFonts w:ascii="Arial" w:hAnsi="Arial" w:cs="Arial"/>
        </w:rPr>
        <w:t>± 0.003, MUT 0.46 ± 0.004, t</w:t>
      </w:r>
      <w:r>
        <w:rPr>
          <w:rFonts w:ascii="Arial" w:hAnsi="Arial" w:cs="Arial"/>
          <w:vertAlign w:val="subscript"/>
        </w:rPr>
        <w:t>18.</w:t>
      </w:r>
      <w:r w:rsidRPr="00521EBE">
        <w:rPr>
          <w:rFonts w:ascii="Arial" w:hAnsi="Arial" w:cs="Arial"/>
          <w:vertAlign w:val="subscript"/>
        </w:rPr>
        <w:t>8</w:t>
      </w:r>
      <w:r>
        <w:rPr>
          <w:rFonts w:ascii="Arial" w:hAnsi="Arial" w:cs="Arial"/>
        </w:rPr>
        <w:t>=</w:t>
      </w:r>
      <w:r w:rsidRPr="00521EBE">
        <w:rPr>
          <w:rFonts w:ascii="Arial" w:hAnsi="Arial" w:cs="Arial"/>
        </w:rPr>
        <w:t>3</w:t>
      </w:r>
      <w:r>
        <w:rPr>
          <w:rFonts w:ascii="Arial" w:hAnsi="Arial" w:cs="Arial"/>
        </w:rPr>
        <w:t xml:space="preserve">.715, p=0.0015). </w:t>
      </w:r>
      <w:r w:rsidRPr="002B1B3B">
        <w:rPr>
          <w:rFonts w:ascii="Arial" w:hAnsi="Arial" w:cs="Arial"/>
        </w:rPr>
        <w:t xml:space="preserve">At P45: n=14 WT, n=13 MUT; At 5.5mo: n=14 WT, n=11 MUT. </w:t>
      </w:r>
      <w:r w:rsidR="00D34F49" w:rsidRPr="002B1B3B">
        <w:rPr>
          <w:rFonts w:ascii="Arial" w:hAnsi="Arial" w:cs="Arial"/>
          <w:b/>
          <w:bCs/>
        </w:rPr>
        <w:t>h</w:t>
      </w:r>
      <w:r w:rsidR="00D34F49" w:rsidRPr="002B1B3B">
        <w:rPr>
          <w:rFonts w:ascii="Arial" w:hAnsi="Arial" w:cs="Arial"/>
        </w:rPr>
        <w:t>,</w:t>
      </w:r>
      <w:r w:rsidR="00D34F49">
        <w:rPr>
          <w:rFonts w:ascii="Arial" w:hAnsi="Arial" w:cs="Arial"/>
        </w:rPr>
        <w:t xml:space="preserve"> Table of motor </w:t>
      </w:r>
      <w:r w:rsidR="00DE1CC6">
        <w:rPr>
          <w:rFonts w:ascii="Arial" w:hAnsi="Arial" w:cs="Arial"/>
        </w:rPr>
        <w:t xml:space="preserve">findings in clinical exam of </w:t>
      </w:r>
      <w:r w:rsidR="00D34F49">
        <w:rPr>
          <w:rFonts w:ascii="Arial" w:hAnsi="Arial" w:cs="Arial"/>
        </w:rPr>
        <w:t xml:space="preserve">human patients </w:t>
      </w:r>
      <w:r w:rsidR="00171C08">
        <w:rPr>
          <w:rFonts w:ascii="Arial" w:hAnsi="Arial" w:cs="Arial"/>
        </w:rPr>
        <w:t xml:space="preserve">with </w:t>
      </w:r>
      <w:r w:rsidR="00D34F49">
        <w:rPr>
          <w:rFonts w:ascii="Arial" w:hAnsi="Arial" w:cs="Arial"/>
        </w:rPr>
        <w:t xml:space="preserve">homozygous </w:t>
      </w:r>
      <w:r w:rsidR="00D34F49" w:rsidRPr="002B1B3B">
        <w:rPr>
          <w:rFonts w:asciiTheme="minorBidi" w:hAnsiTheme="minorBidi"/>
        </w:rPr>
        <w:t>SWIP</w:t>
      </w:r>
      <w:r w:rsidR="00D34F49" w:rsidRPr="002B1B3B">
        <w:rPr>
          <w:rFonts w:asciiTheme="minorBidi" w:hAnsiTheme="minorBidi"/>
          <w:vertAlign w:val="superscript"/>
        </w:rPr>
        <w:t>P1019R</w:t>
      </w:r>
      <w:r w:rsidR="00D34F49">
        <w:rPr>
          <w:rFonts w:asciiTheme="minorBidi" w:hAnsiTheme="minorBidi"/>
        </w:rPr>
        <w:t xml:space="preserve"> mutation. All patients exhibit motor dysfunction (+=symptom present).</w:t>
      </w:r>
      <w:r w:rsidR="00D34F49" w:rsidRPr="002B1B3B">
        <w:rPr>
          <w:rFonts w:ascii="Arial" w:hAnsi="Arial" w:cs="Arial"/>
        </w:rPr>
        <w:t xml:space="preserve"> </w:t>
      </w:r>
      <w:r w:rsidR="00EF0DB5">
        <w:rPr>
          <w:rFonts w:asciiTheme="minorBidi" w:hAnsiTheme="minorBidi"/>
        </w:rPr>
        <w:t xml:space="preserve">Data reported as mean </w:t>
      </w:r>
      <w:r w:rsidR="00EF0DB5" w:rsidRPr="001F6C72">
        <w:rPr>
          <w:rFonts w:ascii="Arial" w:hAnsi="Arial" w:cs="Arial"/>
        </w:rPr>
        <w:t>±</w:t>
      </w:r>
      <w:r w:rsidR="00EF0DB5">
        <w:rPr>
          <w:rFonts w:ascii="Arial" w:hAnsi="Arial" w:cs="Arial"/>
        </w:rPr>
        <w:t xml:space="preserve"> SEM, e</w:t>
      </w:r>
      <w:r w:rsidR="00EF0DB5" w:rsidRPr="001F6C72">
        <w:rPr>
          <w:rFonts w:asciiTheme="minorBidi" w:hAnsiTheme="minorBidi"/>
        </w:rPr>
        <w:t>rror bars are SEM.</w:t>
      </w:r>
      <w:r>
        <w:rPr>
          <w:rFonts w:asciiTheme="minorBidi" w:hAnsiTheme="minorBidi"/>
        </w:rPr>
        <w:t xml:space="preserve"> *p</w:t>
      </w:r>
      <w:r w:rsidRPr="001F6C72">
        <w:rPr>
          <w:rFonts w:asciiTheme="minorBidi" w:hAnsiTheme="minorBidi"/>
        </w:rPr>
        <w:t xml:space="preserve">&lt;0.05, </w:t>
      </w:r>
      <w:r>
        <w:rPr>
          <w:rFonts w:asciiTheme="minorBidi" w:hAnsiTheme="minorBidi"/>
        </w:rPr>
        <w:t xml:space="preserve">**p&lt;0.01, </w:t>
      </w:r>
      <w:r w:rsidRPr="001F6C72">
        <w:rPr>
          <w:rFonts w:asciiTheme="minorBidi" w:hAnsiTheme="minorBidi"/>
        </w:rPr>
        <w:t>***</w:t>
      </w:r>
      <w:r>
        <w:rPr>
          <w:rFonts w:asciiTheme="minorBidi" w:hAnsiTheme="minorBidi"/>
        </w:rPr>
        <w:t>p</w:t>
      </w:r>
      <w:r w:rsidRPr="001F6C72">
        <w:rPr>
          <w:rFonts w:asciiTheme="minorBidi" w:hAnsiTheme="minorBidi"/>
        </w:rPr>
        <w:t>&lt;0.001, ****</w:t>
      </w:r>
      <w:r>
        <w:rPr>
          <w:rFonts w:asciiTheme="minorBidi" w:hAnsiTheme="minorBidi"/>
        </w:rPr>
        <w:t>p</w:t>
      </w:r>
      <w:r w:rsidRPr="001F6C72">
        <w:rPr>
          <w:rFonts w:asciiTheme="minorBidi" w:hAnsiTheme="minorBidi"/>
        </w:rPr>
        <w:t>&lt;0.0001</w:t>
      </w:r>
      <w:r>
        <w:rPr>
          <w:rFonts w:asciiTheme="minorBidi" w:hAnsiTheme="minorBidi"/>
        </w:rPr>
        <w:t>, two-way repeated measure ANOVAs (b),</w:t>
      </w:r>
      <w:r w:rsidR="009D2D37">
        <w:rPr>
          <w:rFonts w:asciiTheme="minorBidi" w:hAnsiTheme="minorBidi"/>
        </w:rPr>
        <w:t xml:space="preserve"> </w:t>
      </w:r>
      <w:r>
        <w:rPr>
          <w:rFonts w:asciiTheme="minorBidi" w:hAnsiTheme="minorBidi"/>
        </w:rPr>
        <w:t xml:space="preserve">Mann-Whitney U tests and two-tailed t-tests (c-g) </w:t>
      </w:r>
    </w:p>
    <w:p w14:paraId="3F7F06E1" w14:textId="77777777" w:rsidR="008958FA" w:rsidRPr="0011096C" w:rsidRDefault="008958FA" w:rsidP="008958FA">
      <w:pPr>
        <w:rPr>
          <w:rFonts w:ascii="Arial" w:hAnsi="Arial" w:cs="Arial"/>
          <w:sz w:val="18"/>
          <w:szCs w:val="18"/>
        </w:rPr>
      </w:pPr>
      <w:r>
        <w:rPr>
          <w:rFonts w:asciiTheme="minorBidi" w:hAnsiTheme="minorBidi"/>
        </w:rPr>
        <w:t xml:space="preserve">     </w:t>
      </w:r>
    </w:p>
    <w:p w14:paraId="0737BA56" w14:textId="77777777" w:rsidR="005F4E2F" w:rsidRDefault="005F4E2F" w:rsidP="005F4E2F">
      <w:pPr>
        <w:jc w:val="thaiDistribute"/>
        <w:rPr>
          <w:rFonts w:asciiTheme="minorBidi" w:hAnsiTheme="minorBidi"/>
        </w:rPr>
      </w:pPr>
      <w:r w:rsidRPr="00E47048">
        <w:rPr>
          <w:rFonts w:asciiTheme="minorBidi" w:hAnsiTheme="minorBidi"/>
          <w:b/>
          <w:bCs/>
        </w:rPr>
        <w:t xml:space="preserve">Fig. </w:t>
      </w:r>
      <w:r w:rsidR="00171C08">
        <w:rPr>
          <w:rFonts w:asciiTheme="minorBidi" w:hAnsiTheme="minorBidi"/>
          <w:b/>
          <w:bCs/>
        </w:rPr>
        <w:t>7</w:t>
      </w:r>
      <w:r w:rsidR="00171C08" w:rsidRPr="00E47048">
        <w:rPr>
          <w:rFonts w:asciiTheme="minorBidi" w:hAnsiTheme="minorBidi"/>
          <w:b/>
          <w:bCs/>
        </w:rPr>
        <w:t xml:space="preserve"> </w:t>
      </w:r>
      <w:r w:rsidRPr="00E47048">
        <w:rPr>
          <w:rFonts w:asciiTheme="minorBidi" w:hAnsiTheme="minorBidi"/>
          <w:b/>
          <w:bCs/>
        </w:rPr>
        <w:t>Model of neuronal endo</w:t>
      </w:r>
      <w:r w:rsidR="00344FBD">
        <w:rPr>
          <w:rFonts w:asciiTheme="minorBidi" w:hAnsiTheme="minorBidi"/>
          <w:b/>
          <w:bCs/>
        </w:rPr>
        <w:t>-</w:t>
      </w:r>
      <w:r w:rsidRPr="00E47048">
        <w:rPr>
          <w:rFonts w:asciiTheme="minorBidi" w:hAnsiTheme="minorBidi"/>
          <w:b/>
          <w:bCs/>
        </w:rPr>
        <w:t xml:space="preserve">lysosomal pathology in </w:t>
      </w:r>
      <w:r w:rsidRPr="004A148C">
        <w:rPr>
          <w:rFonts w:asciiTheme="minorBidi" w:hAnsiTheme="minorBidi"/>
          <w:b/>
          <w:bCs/>
        </w:rPr>
        <w:t>SWIP</w:t>
      </w:r>
      <w:r w:rsidRPr="004A148C">
        <w:rPr>
          <w:rFonts w:asciiTheme="minorBidi" w:hAnsiTheme="minorBidi"/>
          <w:b/>
          <w:bCs/>
          <w:vertAlign w:val="superscript"/>
        </w:rPr>
        <w:t>P1019R</w:t>
      </w:r>
      <w:r w:rsidRPr="00E47048">
        <w:rPr>
          <w:rFonts w:asciiTheme="minorBidi" w:hAnsiTheme="minorBidi"/>
          <w:b/>
          <w:bCs/>
          <w:i/>
          <w:iCs/>
        </w:rPr>
        <w:t xml:space="preserve"> </w:t>
      </w:r>
      <w:r w:rsidRPr="00E47048">
        <w:rPr>
          <w:rFonts w:asciiTheme="minorBidi" w:hAnsiTheme="minorBidi"/>
          <w:b/>
          <w:bCs/>
        </w:rPr>
        <w:t>mutant mice.</w:t>
      </w:r>
      <w:r>
        <w:rPr>
          <w:rFonts w:asciiTheme="minorBidi" w:hAnsiTheme="minorBidi"/>
          <w:b/>
          <w:bCs/>
        </w:rPr>
        <w:t xml:space="preserve"> a</w:t>
      </w:r>
      <w:r w:rsidRPr="00644FD2">
        <w:rPr>
          <w:rFonts w:asciiTheme="minorBidi" w:hAnsiTheme="minorBidi"/>
        </w:rPr>
        <w:t>,</w:t>
      </w:r>
      <w:r>
        <w:rPr>
          <w:rFonts w:asciiTheme="minorBidi" w:hAnsiTheme="minorBidi"/>
          <w:b/>
          <w:bCs/>
        </w:rPr>
        <w:t xml:space="preserve"> </w:t>
      </w:r>
      <w:r w:rsidRPr="00BE042B">
        <w:rPr>
          <w:rFonts w:asciiTheme="minorBidi" w:hAnsiTheme="minorBidi"/>
        </w:rPr>
        <w:t xml:space="preserve">Wild-type WASH function in mouse brain. Under normal conditions, the WASH complex interacts with many endosomal proteins and </w:t>
      </w:r>
      <w:r>
        <w:rPr>
          <w:rFonts w:asciiTheme="minorBidi" w:hAnsiTheme="minorBidi"/>
        </w:rPr>
        <w:t>cytoskeletal regulators</w:t>
      </w:r>
      <w:r w:rsidRPr="00BE042B">
        <w:rPr>
          <w:rFonts w:asciiTheme="minorBidi" w:hAnsiTheme="minorBidi"/>
        </w:rPr>
        <w:t>, such as the Arp2/3 complex</w:t>
      </w:r>
      <w:r>
        <w:rPr>
          <w:rFonts w:asciiTheme="minorBidi" w:hAnsiTheme="minorBidi"/>
        </w:rPr>
        <w:t>. These interactions enable</w:t>
      </w:r>
      <w:r w:rsidRPr="00BE042B">
        <w:rPr>
          <w:rFonts w:asciiTheme="minorBidi" w:hAnsiTheme="minorBidi"/>
        </w:rPr>
        <w:t xml:space="preserve"> restructur</w:t>
      </w:r>
      <w:r>
        <w:rPr>
          <w:rFonts w:asciiTheme="minorBidi" w:hAnsiTheme="minorBidi"/>
        </w:rPr>
        <w:t>ing</w:t>
      </w:r>
      <w:r w:rsidRPr="00BE042B">
        <w:rPr>
          <w:rFonts w:asciiTheme="minorBidi" w:hAnsiTheme="minorBidi"/>
        </w:rPr>
        <w:t xml:space="preserve"> </w:t>
      </w:r>
      <w:r>
        <w:rPr>
          <w:rFonts w:asciiTheme="minorBidi" w:hAnsiTheme="minorBidi"/>
        </w:rPr>
        <w:t xml:space="preserve">of </w:t>
      </w:r>
      <w:r w:rsidRPr="00BE042B">
        <w:rPr>
          <w:rFonts w:asciiTheme="minorBidi" w:hAnsiTheme="minorBidi"/>
        </w:rPr>
        <w:t>the endosom</w:t>
      </w:r>
      <w:r>
        <w:rPr>
          <w:rFonts w:asciiTheme="minorBidi" w:hAnsiTheme="minorBidi"/>
        </w:rPr>
        <w:t>e</w:t>
      </w:r>
      <w:r w:rsidRPr="00BE042B">
        <w:rPr>
          <w:rFonts w:asciiTheme="minorBidi" w:hAnsiTheme="minorBidi"/>
        </w:rPr>
        <w:t xml:space="preserve"> surface </w:t>
      </w:r>
      <w:r>
        <w:rPr>
          <w:rFonts w:asciiTheme="minorBidi" w:hAnsiTheme="minorBidi"/>
        </w:rPr>
        <w:t xml:space="preserve">(actin in gray) </w:t>
      </w:r>
      <w:r w:rsidRPr="00BE042B">
        <w:rPr>
          <w:rFonts w:asciiTheme="minorBidi" w:hAnsiTheme="minorBidi"/>
        </w:rPr>
        <w:t xml:space="preserve">and allow for cargo segregation and scission of vesicles. Substrates </w:t>
      </w:r>
      <w:r>
        <w:rPr>
          <w:rFonts w:asciiTheme="minorBidi" w:hAnsiTheme="minorBidi"/>
        </w:rPr>
        <w:t>are</w:t>
      </w:r>
      <w:r w:rsidRPr="00BE042B">
        <w:rPr>
          <w:rFonts w:asciiTheme="minorBidi" w:hAnsiTheme="minorBidi"/>
        </w:rPr>
        <w:t xml:space="preserve"> transport</w:t>
      </w:r>
      <w:r>
        <w:rPr>
          <w:rFonts w:asciiTheme="minorBidi" w:hAnsiTheme="minorBidi"/>
        </w:rPr>
        <w:t>ed</w:t>
      </w:r>
      <w:r w:rsidRPr="00BE042B">
        <w:rPr>
          <w:rFonts w:asciiTheme="minorBidi" w:hAnsiTheme="minorBidi"/>
        </w:rPr>
        <w:t xml:space="preserve"> to the late endosome for lysosomal degradation, to the </w:t>
      </w:r>
      <w:r>
        <w:rPr>
          <w:rFonts w:asciiTheme="minorBidi" w:hAnsiTheme="minorBidi"/>
        </w:rPr>
        <w:t>G</w:t>
      </w:r>
      <w:r w:rsidRPr="00BE042B">
        <w:rPr>
          <w:rFonts w:asciiTheme="minorBidi" w:hAnsiTheme="minorBidi"/>
        </w:rPr>
        <w:t>olgi network for modification, or to the cell surface for recycling.</w:t>
      </w:r>
      <w:r>
        <w:rPr>
          <w:rFonts w:asciiTheme="minorBidi" w:hAnsiTheme="minorBidi"/>
        </w:rPr>
        <w:t xml:space="preserve"> </w:t>
      </w:r>
      <w:r w:rsidRPr="00BE042B">
        <w:rPr>
          <w:rFonts w:asciiTheme="minorBidi" w:hAnsiTheme="minorBidi"/>
          <w:b/>
          <w:bCs/>
        </w:rPr>
        <w:t>b</w:t>
      </w:r>
      <w:r w:rsidRPr="00644FD2">
        <w:rPr>
          <w:rFonts w:asciiTheme="minorBidi" w:hAnsiTheme="minorBidi"/>
        </w:rPr>
        <w:t xml:space="preserve">, </w:t>
      </w:r>
      <w:r>
        <w:rPr>
          <w:rFonts w:asciiTheme="minorBidi" w:hAnsiTheme="minorBidi"/>
        </w:rPr>
        <w:t>Loss of WASH function leads to increased lysosomal degradation in mouse brain. Destabilization of the WASH complex leads to enlarged endosomes and lysosomes, with increased substrate accumulation at the lysosome. This suggests an increase in flux through the endo</w:t>
      </w:r>
      <w:r w:rsidR="00344FBD">
        <w:rPr>
          <w:rFonts w:asciiTheme="minorBidi" w:hAnsiTheme="minorBidi"/>
        </w:rPr>
        <w:t>-</w:t>
      </w:r>
      <w:r>
        <w:rPr>
          <w:rFonts w:asciiTheme="minorBidi" w:hAnsiTheme="minorBidi"/>
        </w:rPr>
        <w:t xml:space="preserve">lysosomal pathway, possibly as a result of mis-localized endosomal substrates. </w:t>
      </w:r>
      <w:r>
        <w:rPr>
          <w:rFonts w:asciiTheme="minorBidi" w:hAnsiTheme="minorBidi"/>
          <w:b/>
          <w:bCs/>
        </w:rPr>
        <w:t>c</w:t>
      </w:r>
      <w:r w:rsidRPr="00644FD2">
        <w:rPr>
          <w:rFonts w:asciiTheme="minorBidi" w:hAnsiTheme="minorBidi"/>
        </w:rPr>
        <w:t xml:space="preserve">, </w:t>
      </w:r>
      <w:r>
        <w:rPr>
          <w:rFonts w:asciiTheme="minorBidi" w:hAnsiTheme="minorBidi"/>
        </w:rPr>
        <w:t xml:space="preserve">Wild-type mice exhibit normal motor function. </w:t>
      </w:r>
      <w:r>
        <w:rPr>
          <w:rFonts w:asciiTheme="minorBidi" w:hAnsiTheme="minorBidi"/>
          <w:b/>
          <w:bCs/>
        </w:rPr>
        <w:t>d</w:t>
      </w:r>
      <w:r w:rsidRPr="00644FD2">
        <w:rPr>
          <w:rFonts w:asciiTheme="minorBidi" w:hAnsiTheme="minorBidi"/>
        </w:rPr>
        <w:t xml:space="preserve">, </w:t>
      </w:r>
      <w:r w:rsidRPr="000B7A97">
        <w:rPr>
          <w:rFonts w:asciiTheme="minorBidi" w:hAnsiTheme="minorBidi"/>
        </w:rPr>
        <w:t>SWIP</w:t>
      </w:r>
      <w:r w:rsidRPr="000B7A97">
        <w:rPr>
          <w:rFonts w:asciiTheme="minorBidi" w:hAnsiTheme="minorBidi"/>
          <w:vertAlign w:val="superscript"/>
        </w:rPr>
        <w:t>P1019R</w:t>
      </w:r>
      <w:r w:rsidRPr="000B7A97">
        <w:rPr>
          <w:rFonts w:asciiTheme="minorBidi" w:hAnsiTheme="minorBidi"/>
          <w:i/>
          <w:iCs/>
        </w:rPr>
        <w:t xml:space="preserve"> </w:t>
      </w:r>
      <w:r w:rsidRPr="000B7A97">
        <w:rPr>
          <w:rFonts w:asciiTheme="minorBidi" w:hAnsiTheme="minorBidi"/>
        </w:rPr>
        <w:t>mutant mice</w:t>
      </w:r>
      <w:r>
        <w:rPr>
          <w:rFonts w:asciiTheme="minorBidi" w:hAnsiTheme="minorBidi"/>
        </w:rPr>
        <w:t xml:space="preserve"> display progressive motor dysfunction in association with these subcellular alterations. </w:t>
      </w:r>
    </w:p>
    <w:p w14:paraId="7FF42B7D" w14:textId="77777777" w:rsidR="005F4E2F" w:rsidRDefault="005F4E2F" w:rsidP="005F4E2F">
      <w:pPr>
        <w:jc w:val="thaiDistribute"/>
        <w:rPr>
          <w:rFonts w:asciiTheme="minorBidi" w:hAnsiTheme="minorBidi"/>
        </w:rPr>
      </w:pPr>
    </w:p>
    <w:p w14:paraId="553547BB" w14:textId="73893684" w:rsidR="005F4E2F" w:rsidRDefault="005F4E2F" w:rsidP="005F4E2F">
      <w:pPr>
        <w:jc w:val="thaiDistribute"/>
        <w:rPr>
          <w:rFonts w:asciiTheme="minorBidi" w:hAnsiTheme="minorBidi"/>
        </w:rPr>
      </w:pPr>
      <w:r>
        <w:rPr>
          <w:rFonts w:asciiTheme="minorBidi" w:hAnsiTheme="minorBidi"/>
          <w:b/>
          <w:bCs/>
        </w:rPr>
        <w:t>Extended Data Fig. 1 iBioID constructs display efficient expression in wild-type mouse brain. a</w:t>
      </w:r>
      <w:r w:rsidRPr="00521EBE">
        <w:rPr>
          <w:rFonts w:asciiTheme="minorBidi" w:hAnsiTheme="minorBidi"/>
        </w:rPr>
        <w:t>,</w:t>
      </w:r>
      <w:r>
        <w:rPr>
          <w:rFonts w:asciiTheme="minorBidi" w:hAnsiTheme="minorBidi"/>
          <w:b/>
          <w:bCs/>
        </w:rPr>
        <w:t xml:space="preserve"> </w:t>
      </w:r>
      <w:r>
        <w:rPr>
          <w:rFonts w:asciiTheme="minorBidi" w:hAnsiTheme="minorBidi"/>
        </w:rPr>
        <w:t xml:space="preserve">Experimental design. AAV constructs </w:t>
      </w:r>
      <w:r w:rsidR="00F42833">
        <w:rPr>
          <w:rFonts w:asciiTheme="minorBidi" w:hAnsiTheme="minorBidi"/>
        </w:rPr>
        <w:t xml:space="preserve">were </w:t>
      </w:r>
      <w:r>
        <w:rPr>
          <w:rFonts w:asciiTheme="minorBidi" w:hAnsiTheme="minorBidi"/>
        </w:rPr>
        <w:t xml:space="preserve">injected into the brain of P0 pups. After two weeks of expression, mice </w:t>
      </w:r>
      <w:r w:rsidR="00F42833">
        <w:rPr>
          <w:rFonts w:asciiTheme="minorBidi" w:hAnsiTheme="minorBidi"/>
        </w:rPr>
        <w:t xml:space="preserve">were </w:t>
      </w:r>
      <w:r>
        <w:rPr>
          <w:rFonts w:asciiTheme="minorBidi" w:hAnsiTheme="minorBidi"/>
        </w:rPr>
        <w:t xml:space="preserve">given daily subcutaneous biotin injections (24mg/kg) for seven days to biotinylate nearby substrates. Mice </w:t>
      </w:r>
      <w:r w:rsidR="00F42833">
        <w:rPr>
          <w:rFonts w:asciiTheme="minorBidi" w:hAnsiTheme="minorBidi"/>
        </w:rPr>
        <w:t xml:space="preserve">were </w:t>
      </w:r>
      <w:r>
        <w:rPr>
          <w:rFonts w:asciiTheme="minorBidi" w:hAnsiTheme="minorBidi"/>
        </w:rPr>
        <w:t xml:space="preserve">then sacrificed by terminal perfusion, and brains </w:t>
      </w:r>
      <w:r w:rsidR="00F42833">
        <w:rPr>
          <w:rFonts w:asciiTheme="minorBidi" w:hAnsiTheme="minorBidi"/>
        </w:rPr>
        <w:t xml:space="preserve">were </w:t>
      </w:r>
      <w:r>
        <w:rPr>
          <w:rFonts w:asciiTheme="minorBidi" w:hAnsiTheme="minorBidi"/>
        </w:rPr>
        <w:t xml:space="preserve">processed for </w:t>
      </w:r>
      <w:proofErr w:type="spellStart"/>
      <w:r>
        <w:rPr>
          <w:rFonts w:asciiTheme="minorBidi" w:hAnsiTheme="minorBidi"/>
        </w:rPr>
        <w:t>cryosectioning</w:t>
      </w:r>
      <w:proofErr w:type="spellEnd"/>
      <w:r>
        <w:rPr>
          <w:rFonts w:asciiTheme="minorBidi" w:hAnsiTheme="minorBidi"/>
        </w:rPr>
        <w:t xml:space="preserve">, immunostaining, and imaging. </w:t>
      </w:r>
      <w:r>
        <w:rPr>
          <w:rFonts w:asciiTheme="minorBidi" w:hAnsiTheme="minorBidi"/>
          <w:b/>
          <w:bCs/>
        </w:rPr>
        <w:t>b</w:t>
      </w:r>
      <w:r w:rsidRPr="00521EBE">
        <w:rPr>
          <w:rFonts w:asciiTheme="minorBidi" w:hAnsiTheme="minorBidi"/>
        </w:rPr>
        <w:t>,</w:t>
      </w:r>
      <w:r>
        <w:rPr>
          <w:rFonts w:asciiTheme="minorBidi" w:hAnsiTheme="minorBidi"/>
          <w:b/>
          <w:bCs/>
        </w:rPr>
        <w:t xml:space="preserve"> </w:t>
      </w:r>
      <w:r>
        <w:rPr>
          <w:rFonts w:asciiTheme="minorBidi" w:hAnsiTheme="minorBidi"/>
        </w:rPr>
        <w:t>Example of a coronal section from an AAV-hSyn1-</w:t>
      </w:r>
      <w:ins w:id="780" w:author="Jamie Courtland" w:date="2020-06-26T11:07:00Z">
        <w:r w:rsidR="00D309A0">
          <w:rPr>
            <w:rFonts w:asciiTheme="minorBidi" w:hAnsiTheme="minorBidi"/>
          </w:rPr>
          <w:t>WASH1</w:t>
        </w:r>
      </w:ins>
      <w:r>
        <w:rPr>
          <w:rFonts w:asciiTheme="minorBidi" w:hAnsiTheme="minorBidi"/>
        </w:rPr>
        <w:t>-BioID2</w:t>
      </w:r>
      <w:r w:rsidR="004E6F9C">
        <w:rPr>
          <w:rFonts w:asciiTheme="minorBidi" w:hAnsiTheme="minorBidi"/>
        </w:rPr>
        <w:t>-HA</w:t>
      </w:r>
      <w:r>
        <w:rPr>
          <w:rFonts w:asciiTheme="minorBidi" w:hAnsiTheme="minorBidi"/>
        </w:rPr>
        <w:t xml:space="preserve">-injected brain, showing the immunostaining of nuclei (DAPI, blue), the HA viral epitope (green), and biotinylated substrates (streptavidin, red). Scale bar 1mm. </w:t>
      </w:r>
      <w:r w:rsidRPr="006271D1">
        <w:rPr>
          <w:rFonts w:asciiTheme="minorBidi" w:hAnsiTheme="minorBidi"/>
          <w:b/>
          <w:bCs/>
        </w:rPr>
        <w:t>c</w:t>
      </w:r>
      <w:r>
        <w:rPr>
          <w:rFonts w:asciiTheme="minorBidi" w:hAnsiTheme="minorBidi"/>
          <w:b/>
          <w:bCs/>
        </w:rPr>
        <w:t xml:space="preserve"> </w:t>
      </w:r>
      <w:r>
        <w:rPr>
          <w:rFonts w:asciiTheme="minorBidi" w:hAnsiTheme="minorBidi"/>
        </w:rPr>
        <w:t xml:space="preserve">(Cortical, </w:t>
      </w:r>
      <w:proofErr w:type="spellStart"/>
      <w:r>
        <w:rPr>
          <w:rFonts w:asciiTheme="minorBidi" w:hAnsiTheme="minorBidi"/>
        </w:rPr>
        <w:t>Cx</w:t>
      </w:r>
      <w:proofErr w:type="spellEnd"/>
      <w:r w:rsidRPr="006271D1">
        <w:rPr>
          <w:rFonts w:asciiTheme="minorBidi" w:hAnsiTheme="minorBidi"/>
        </w:rPr>
        <w:t>)</w:t>
      </w:r>
      <w:r w:rsidRPr="00521EBE">
        <w:rPr>
          <w:rFonts w:asciiTheme="minorBidi" w:hAnsiTheme="minorBidi"/>
        </w:rPr>
        <w:t>,</w:t>
      </w:r>
      <w:r w:rsidRPr="006271D1">
        <w:rPr>
          <w:rFonts w:asciiTheme="minorBidi" w:hAnsiTheme="minorBidi"/>
          <w:b/>
          <w:bCs/>
        </w:rPr>
        <w:t xml:space="preserve"> d</w:t>
      </w:r>
      <w:r>
        <w:rPr>
          <w:rFonts w:asciiTheme="minorBidi" w:hAnsiTheme="minorBidi"/>
        </w:rPr>
        <w:t xml:space="preserve"> (Hippocampal, </w:t>
      </w:r>
      <w:proofErr w:type="spellStart"/>
      <w:r>
        <w:rPr>
          <w:rFonts w:asciiTheme="minorBidi" w:hAnsiTheme="minorBidi"/>
        </w:rPr>
        <w:t>Hipp</w:t>
      </w:r>
      <w:proofErr w:type="spellEnd"/>
      <w:r>
        <w:rPr>
          <w:rFonts w:asciiTheme="minorBidi" w:hAnsiTheme="minorBidi"/>
        </w:rPr>
        <w:t>)</w:t>
      </w:r>
      <w:r w:rsidRPr="00521EBE">
        <w:rPr>
          <w:rFonts w:asciiTheme="minorBidi" w:hAnsiTheme="minorBidi"/>
        </w:rPr>
        <w:t>,</w:t>
      </w:r>
      <w:r>
        <w:rPr>
          <w:rFonts w:asciiTheme="minorBidi" w:hAnsiTheme="minorBidi"/>
        </w:rPr>
        <w:t xml:space="preserve"> and </w:t>
      </w:r>
      <w:r w:rsidRPr="006271D1">
        <w:rPr>
          <w:rFonts w:asciiTheme="minorBidi" w:hAnsiTheme="minorBidi"/>
          <w:b/>
          <w:bCs/>
        </w:rPr>
        <w:t xml:space="preserve">e </w:t>
      </w:r>
      <w:r>
        <w:rPr>
          <w:rFonts w:asciiTheme="minorBidi" w:hAnsiTheme="minorBidi"/>
        </w:rPr>
        <w:t xml:space="preserve">(Thalamic, </w:t>
      </w:r>
      <w:proofErr w:type="spellStart"/>
      <w:r>
        <w:rPr>
          <w:rFonts w:asciiTheme="minorBidi" w:hAnsiTheme="minorBidi"/>
        </w:rPr>
        <w:t>Thal</w:t>
      </w:r>
      <w:proofErr w:type="spellEnd"/>
      <w:r>
        <w:rPr>
          <w:rFonts w:asciiTheme="minorBidi" w:hAnsiTheme="minorBidi"/>
        </w:rPr>
        <w:t>)</w:t>
      </w:r>
      <w:r w:rsidRPr="00521EBE">
        <w:rPr>
          <w:rFonts w:asciiTheme="minorBidi" w:hAnsiTheme="minorBidi"/>
        </w:rPr>
        <w:t>,</w:t>
      </w:r>
      <w:r>
        <w:rPr>
          <w:rFonts w:asciiTheme="minorBidi" w:hAnsiTheme="minorBidi"/>
        </w:rPr>
        <w:t xml:space="preserve"> expression of DAPI, HA, and Biotin for the insets delineated in b. Co-localization of the HA viral epitope and biotinylated substrates are seen as yellow in the merged images on the right. Scale bar for </w:t>
      </w:r>
      <w:r w:rsidRPr="00521EBE">
        <w:rPr>
          <w:rFonts w:asciiTheme="minorBidi" w:hAnsiTheme="minorBidi"/>
        </w:rPr>
        <w:t>c-e</w:t>
      </w:r>
      <w:r>
        <w:rPr>
          <w:rFonts w:asciiTheme="minorBidi" w:hAnsiTheme="minorBidi"/>
        </w:rPr>
        <w:t>, 50</w:t>
      </w:r>
      <w:r w:rsidR="00FF5553" w:rsidRPr="00FF5553">
        <w:rPr>
          <w:rFonts w:ascii="Arial" w:hAnsi="Arial" w:cs="Arial"/>
          <w:color w:val="000000" w:themeColor="text1"/>
        </w:rPr>
        <w:t xml:space="preserve"> </w:t>
      </w:r>
      <w:r w:rsidR="00FF5553">
        <w:rPr>
          <w:rFonts w:ascii="Arial" w:hAnsi="Arial" w:cs="Arial"/>
          <w:color w:val="000000" w:themeColor="text1"/>
        </w:rPr>
        <w:t>µm</w:t>
      </w:r>
      <w:r>
        <w:rPr>
          <w:rFonts w:asciiTheme="minorBidi" w:hAnsiTheme="minorBidi"/>
        </w:rPr>
        <w:t xml:space="preserve">. </w:t>
      </w:r>
    </w:p>
    <w:p w14:paraId="780DAB5E" w14:textId="77777777" w:rsidR="00944C26" w:rsidRDefault="00944C26" w:rsidP="005F4E2F">
      <w:pPr>
        <w:jc w:val="thaiDistribute"/>
        <w:rPr>
          <w:rFonts w:asciiTheme="minorBidi" w:hAnsiTheme="minorBidi"/>
        </w:rPr>
      </w:pPr>
    </w:p>
    <w:p w14:paraId="3F743E91" w14:textId="77777777" w:rsidR="00944C26" w:rsidRPr="00DC5D5D" w:rsidRDefault="00944C26" w:rsidP="005F4E2F">
      <w:pPr>
        <w:jc w:val="thaiDistribute"/>
        <w:rPr>
          <w:rFonts w:asciiTheme="minorBidi" w:hAnsiTheme="minorBidi"/>
        </w:rPr>
      </w:pPr>
      <w:r>
        <w:rPr>
          <w:rFonts w:asciiTheme="minorBidi" w:hAnsiTheme="minorBidi"/>
          <w:b/>
          <w:bCs/>
        </w:rPr>
        <w:t>Extended Data Fig. 2 Overexpression of SWIP</w:t>
      </w:r>
      <w:r>
        <w:rPr>
          <w:rFonts w:asciiTheme="minorBidi" w:hAnsiTheme="minorBidi"/>
          <w:b/>
          <w:bCs/>
          <w:vertAlign w:val="superscript"/>
        </w:rPr>
        <w:t>P1019R</w:t>
      </w:r>
      <w:r>
        <w:rPr>
          <w:rFonts w:asciiTheme="minorBidi" w:hAnsiTheme="minorBidi"/>
          <w:b/>
          <w:bCs/>
        </w:rPr>
        <w:t xml:space="preserve"> decreases WASH complex binding in cultured cells. a</w:t>
      </w:r>
      <w:r w:rsidRPr="002166CA">
        <w:rPr>
          <w:rFonts w:asciiTheme="minorBidi" w:hAnsiTheme="minorBidi"/>
        </w:rPr>
        <w:t>,</w:t>
      </w:r>
      <w:r>
        <w:rPr>
          <w:rFonts w:asciiTheme="minorBidi" w:hAnsiTheme="minorBidi"/>
          <w:b/>
          <w:bCs/>
        </w:rPr>
        <w:t xml:space="preserve"> </w:t>
      </w:r>
      <w:r>
        <w:rPr>
          <w:rFonts w:asciiTheme="minorBidi" w:hAnsiTheme="minorBidi"/>
        </w:rPr>
        <w:t>Schematic showing overexpression of WT or MUT SWIP</w:t>
      </w:r>
      <w:r>
        <w:rPr>
          <w:rFonts w:asciiTheme="minorBidi" w:hAnsiTheme="minorBidi"/>
          <w:vertAlign w:val="superscript"/>
        </w:rPr>
        <w:t>P1019R</w:t>
      </w:r>
      <w:r>
        <w:rPr>
          <w:rFonts w:asciiTheme="minorBidi" w:hAnsiTheme="minorBidi"/>
        </w:rPr>
        <w:t xml:space="preserve"> in HEK293T cells followed by immunoprecipitation. </w:t>
      </w:r>
      <w:r>
        <w:rPr>
          <w:rFonts w:asciiTheme="minorBidi" w:hAnsiTheme="minorBidi"/>
          <w:b/>
          <w:bCs/>
        </w:rPr>
        <w:t>b</w:t>
      </w:r>
      <w:r w:rsidRPr="002166CA">
        <w:rPr>
          <w:rFonts w:asciiTheme="minorBidi" w:hAnsiTheme="minorBidi"/>
        </w:rPr>
        <w:t>,</w:t>
      </w:r>
      <w:r>
        <w:rPr>
          <w:rFonts w:asciiTheme="minorBidi" w:hAnsiTheme="minorBidi"/>
          <w:b/>
          <w:bCs/>
        </w:rPr>
        <w:t xml:space="preserve"> </w:t>
      </w:r>
      <w:r w:rsidR="005A331C">
        <w:rPr>
          <w:rFonts w:asciiTheme="minorBidi" w:hAnsiTheme="minorBidi"/>
        </w:rPr>
        <w:t>W</w:t>
      </w:r>
      <w:r>
        <w:rPr>
          <w:rFonts w:asciiTheme="minorBidi" w:hAnsiTheme="minorBidi"/>
        </w:rPr>
        <w:t xml:space="preserve">estern blots of input (5%, </w:t>
      </w:r>
      <w:r w:rsidR="005A331C">
        <w:rPr>
          <w:rFonts w:asciiTheme="minorBidi" w:hAnsiTheme="minorBidi"/>
        </w:rPr>
        <w:t>left</w:t>
      </w:r>
      <w:r>
        <w:rPr>
          <w:rFonts w:asciiTheme="minorBidi" w:hAnsiTheme="minorBidi"/>
        </w:rPr>
        <w:t xml:space="preserve">) and immunoprecipitated (IP, </w:t>
      </w:r>
      <w:r w:rsidR="005A331C">
        <w:rPr>
          <w:rFonts w:asciiTheme="minorBidi" w:hAnsiTheme="minorBidi"/>
        </w:rPr>
        <w:t>right</w:t>
      </w:r>
      <w:r>
        <w:rPr>
          <w:rFonts w:asciiTheme="minorBidi" w:hAnsiTheme="minorBidi"/>
        </w:rPr>
        <w:t>) protein.</w:t>
      </w:r>
      <w:r w:rsidR="00B36B65">
        <w:rPr>
          <w:rFonts w:asciiTheme="minorBidi" w:hAnsiTheme="minorBidi"/>
        </w:rPr>
        <w:t xml:space="preserve"> Two samples per condition were run on two separate gels, n=4 separate experiments. </w:t>
      </w:r>
      <w:r>
        <w:rPr>
          <w:rFonts w:asciiTheme="minorBidi" w:hAnsiTheme="minorBidi"/>
        </w:rPr>
        <w:t xml:space="preserve"> </w:t>
      </w:r>
      <w:r>
        <w:rPr>
          <w:rFonts w:asciiTheme="minorBidi" w:hAnsiTheme="minorBidi"/>
          <w:b/>
          <w:bCs/>
        </w:rPr>
        <w:t>c</w:t>
      </w:r>
      <w:r w:rsidRPr="002166CA">
        <w:rPr>
          <w:rFonts w:asciiTheme="minorBidi" w:hAnsiTheme="minorBidi"/>
        </w:rPr>
        <w:t>,</w:t>
      </w:r>
      <w:r>
        <w:rPr>
          <w:rFonts w:asciiTheme="minorBidi" w:hAnsiTheme="minorBidi"/>
          <w:b/>
          <w:bCs/>
        </w:rPr>
        <w:t xml:space="preserve"> </w:t>
      </w:r>
      <w:r>
        <w:rPr>
          <w:rFonts w:asciiTheme="minorBidi" w:hAnsiTheme="minorBidi"/>
        </w:rPr>
        <w:t xml:space="preserve">Quantification of </w:t>
      </w:r>
      <w:r w:rsidR="00171C08">
        <w:rPr>
          <w:rFonts w:asciiTheme="minorBidi" w:hAnsiTheme="minorBidi"/>
        </w:rPr>
        <w:t>b</w:t>
      </w:r>
      <w:r>
        <w:rPr>
          <w:rFonts w:asciiTheme="minorBidi" w:hAnsiTheme="minorBidi"/>
          <w:b/>
          <w:bCs/>
        </w:rPr>
        <w:t xml:space="preserve"> </w:t>
      </w:r>
      <w:r>
        <w:rPr>
          <w:rFonts w:asciiTheme="minorBidi" w:hAnsiTheme="minorBidi"/>
        </w:rPr>
        <w:t xml:space="preserve">normalized to </w:t>
      </w:r>
      <w:r>
        <w:rPr>
          <w:rFonts w:asciiTheme="minorBidi" w:hAnsiTheme="minorBidi"/>
        </w:rPr>
        <w:lastRenderedPageBreak/>
        <w:t xml:space="preserve">WT. </w:t>
      </w:r>
      <w:proofErr w:type="spellStart"/>
      <w:r w:rsidRPr="00DC5D5D">
        <w:rPr>
          <w:rFonts w:asciiTheme="minorBidi" w:hAnsiTheme="minorBidi"/>
        </w:rPr>
        <w:t>Strumpellin</w:t>
      </w:r>
      <w:proofErr w:type="spellEnd"/>
      <w:r w:rsidRPr="00DC5D5D">
        <w:rPr>
          <w:rFonts w:asciiTheme="minorBidi" w:hAnsiTheme="minorBidi"/>
        </w:rPr>
        <w:t xml:space="preserve"> (WT 100.0 </w:t>
      </w:r>
      <w:r w:rsidRPr="00DC5D5D">
        <w:rPr>
          <w:rFonts w:ascii="Arial" w:hAnsi="Arial" w:cs="Arial"/>
        </w:rPr>
        <w:t>± 6.8%</w:t>
      </w:r>
      <w:r w:rsidRPr="00DC5D5D">
        <w:rPr>
          <w:rFonts w:asciiTheme="minorBidi" w:hAnsiTheme="minorBidi"/>
        </w:rPr>
        <w:t xml:space="preserve">, MUT 54.8 </w:t>
      </w:r>
      <w:r w:rsidRPr="00DC5D5D">
        <w:rPr>
          <w:rFonts w:ascii="Arial" w:hAnsi="Arial" w:cs="Arial"/>
        </w:rPr>
        <w:t>± 8.0%, t</w:t>
      </w:r>
      <w:r w:rsidRPr="00DC5D5D">
        <w:rPr>
          <w:rFonts w:ascii="Arial" w:hAnsi="Arial" w:cs="Arial"/>
          <w:vertAlign w:val="subscript"/>
        </w:rPr>
        <w:t>5.9</w:t>
      </w:r>
      <w:r w:rsidRPr="00DC5D5D">
        <w:rPr>
          <w:rFonts w:ascii="Arial" w:hAnsi="Arial" w:cs="Arial"/>
        </w:rPr>
        <w:t>=4.290, p=0.0054</w:t>
      </w:r>
      <w:r w:rsidRPr="00DC5D5D">
        <w:rPr>
          <w:rFonts w:asciiTheme="minorBidi" w:hAnsiTheme="minorBidi"/>
        </w:rPr>
        <w:t xml:space="preserve">), WASH1 (WT 100.0 </w:t>
      </w:r>
      <w:r w:rsidRPr="00DC5D5D">
        <w:rPr>
          <w:rFonts w:ascii="Arial" w:hAnsi="Arial" w:cs="Arial"/>
        </w:rPr>
        <w:t>± 7.3%</w:t>
      </w:r>
      <w:r w:rsidRPr="00DC5D5D">
        <w:rPr>
          <w:rFonts w:asciiTheme="minorBidi" w:hAnsiTheme="minorBidi"/>
        </w:rPr>
        <w:t xml:space="preserve">, MUT 41.4 </w:t>
      </w:r>
      <w:r w:rsidRPr="00DC5D5D">
        <w:rPr>
          <w:rFonts w:ascii="Arial" w:hAnsi="Arial" w:cs="Arial"/>
        </w:rPr>
        <w:t>± 4.4%, t</w:t>
      </w:r>
      <w:r w:rsidRPr="00DC5D5D">
        <w:rPr>
          <w:rFonts w:ascii="Arial" w:hAnsi="Arial" w:cs="Arial"/>
          <w:vertAlign w:val="subscript"/>
        </w:rPr>
        <w:t>4.9</w:t>
      </w:r>
      <w:r w:rsidRPr="00DC5D5D">
        <w:rPr>
          <w:rFonts w:ascii="Arial" w:hAnsi="Arial" w:cs="Arial"/>
        </w:rPr>
        <w:t>=6.902, p=0.0011</w:t>
      </w:r>
      <w:r w:rsidRPr="00DC5D5D">
        <w:rPr>
          <w:rFonts w:asciiTheme="minorBidi" w:hAnsiTheme="minorBidi"/>
        </w:rPr>
        <w:t xml:space="preserve">), HA (WT 100.0 </w:t>
      </w:r>
      <w:r w:rsidRPr="00DC5D5D">
        <w:rPr>
          <w:rFonts w:ascii="Arial" w:hAnsi="Arial" w:cs="Arial"/>
        </w:rPr>
        <w:t>± 4.1%</w:t>
      </w:r>
      <w:r w:rsidRPr="00DC5D5D">
        <w:rPr>
          <w:rFonts w:asciiTheme="minorBidi" w:hAnsiTheme="minorBidi"/>
        </w:rPr>
        <w:t xml:space="preserve">, MUT 107.8 </w:t>
      </w:r>
      <w:r w:rsidRPr="00DC5D5D">
        <w:rPr>
          <w:rFonts w:ascii="Arial" w:hAnsi="Arial" w:cs="Arial"/>
        </w:rPr>
        <w:t>± 4.1%, t</w:t>
      </w:r>
      <w:r w:rsidRPr="00DC5D5D">
        <w:rPr>
          <w:rFonts w:ascii="Arial" w:hAnsi="Arial" w:cs="Arial"/>
          <w:vertAlign w:val="subscript"/>
        </w:rPr>
        <w:t>6.0</w:t>
      </w:r>
      <w:r w:rsidRPr="00DC5D5D">
        <w:rPr>
          <w:rFonts w:ascii="Arial" w:hAnsi="Arial" w:cs="Arial"/>
        </w:rPr>
        <w:t>=1.344, p=0.2275</w:t>
      </w:r>
      <w:r w:rsidRPr="00DC5D5D">
        <w:rPr>
          <w:rFonts w:asciiTheme="minorBidi" w:hAnsiTheme="minorBidi"/>
        </w:rPr>
        <w:t>).</w:t>
      </w:r>
      <w:r w:rsidR="00F42833" w:rsidRPr="00DC5D5D">
        <w:rPr>
          <w:rFonts w:asciiTheme="minorBidi" w:hAnsiTheme="minorBidi"/>
        </w:rPr>
        <w:t xml:space="preserve"> </w:t>
      </w:r>
      <w:r w:rsidR="00F42833">
        <w:rPr>
          <w:rFonts w:asciiTheme="minorBidi" w:hAnsiTheme="minorBidi"/>
        </w:rPr>
        <w:t xml:space="preserve">Data reported as mean </w:t>
      </w:r>
      <w:r w:rsidR="00F42833" w:rsidRPr="001F6C72">
        <w:rPr>
          <w:rFonts w:ascii="Arial" w:hAnsi="Arial" w:cs="Arial"/>
        </w:rPr>
        <w:t>±</w:t>
      </w:r>
      <w:r w:rsidR="00F42833">
        <w:rPr>
          <w:rFonts w:ascii="Arial" w:hAnsi="Arial" w:cs="Arial"/>
        </w:rPr>
        <w:t xml:space="preserve"> SEM, e</w:t>
      </w:r>
      <w:r w:rsidR="00F42833" w:rsidRPr="001F6C72">
        <w:rPr>
          <w:rFonts w:asciiTheme="minorBidi" w:hAnsiTheme="minorBidi"/>
        </w:rPr>
        <w:t>rror bars are SEM.</w:t>
      </w:r>
      <w:r w:rsidR="00F42833" w:rsidRPr="00F42833">
        <w:rPr>
          <w:rFonts w:asciiTheme="minorBidi" w:hAnsiTheme="minorBidi"/>
        </w:rPr>
        <w:t xml:space="preserve"> </w:t>
      </w:r>
      <w:r w:rsidR="00F42833">
        <w:rPr>
          <w:rFonts w:asciiTheme="minorBidi" w:hAnsiTheme="minorBidi"/>
        </w:rPr>
        <w:t>**p&lt;0.01, two-tailed t-tests</w:t>
      </w:r>
    </w:p>
    <w:p w14:paraId="69911F9C" w14:textId="77777777" w:rsidR="00E150ED" w:rsidRDefault="00E150ED" w:rsidP="00E150ED">
      <w:pPr>
        <w:jc w:val="thaiDistribute"/>
        <w:rPr>
          <w:rFonts w:asciiTheme="minorBidi" w:hAnsiTheme="minorBidi"/>
          <w:b/>
          <w:bCs/>
        </w:rPr>
      </w:pPr>
    </w:p>
    <w:p w14:paraId="7F7682D4" w14:textId="10D62259" w:rsidR="00E150ED" w:rsidRPr="00A07276" w:rsidRDefault="00E150ED" w:rsidP="00E150ED">
      <w:pPr>
        <w:jc w:val="thaiDistribute"/>
        <w:rPr>
          <w:rFonts w:asciiTheme="minorBidi" w:hAnsiTheme="minorBidi"/>
          <w:b/>
          <w:bCs/>
        </w:rPr>
      </w:pPr>
      <w:r>
        <w:rPr>
          <w:rFonts w:asciiTheme="minorBidi" w:hAnsiTheme="minorBidi"/>
          <w:b/>
          <w:bCs/>
        </w:rPr>
        <w:t>Extended Data Fig</w:t>
      </w:r>
      <w:r w:rsidR="009D2D37">
        <w:rPr>
          <w:rFonts w:asciiTheme="minorBidi" w:hAnsiTheme="minorBidi"/>
          <w:b/>
          <w:bCs/>
        </w:rPr>
        <w:t>.</w:t>
      </w:r>
      <w:r>
        <w:rPr>
          <w:rFonts w:asciiTheme="minorBidi" w:hAnsiTheme="minorBidi"/>
          <w:b/>
          <w:bCs/>
        </w:rPr>
        <w:t xml:space="preserve"> </w:t>
      </w:r>
      <w:r w:rsidR="009D2D37">
        <w:rPr>
          <w:rFonts w:asciiTheme="minorBidi" w:hAnsiTheme="minorBidi"/>
          <w:b/>
          <w:bCs/>
        </w:rPr>
        <w:t>3</w:t>
      </w:r>
      <w:r>
        <w:rPr>
          <w:rFonts w:asciiTheme="minorBidi" w:hAnsiTheme="minorBidi"/>
          <w:b/>
          <w:bCs/>
        </w:rPr>
        <w:t xml:space="preserve"> </w:t>
      </w:r>
      <w:r w:rsidR="00927D1F">
        <w:rPr>
          <w:rFonts w:asciiTheme="minorBidi" w:hAnsiTheme="minorBidi"/>
          <w:b/>
          <w:bCs/>
        </w:rPr>
        <w:t>SWIP</w:t>
      </w:r>
      <w:r w:rsidR="00927D1F">
        <w:rPr>
          <w:rFonts w:asciiTheme="minorBidi" w:hAnsiTheme="minorBidi"/>
          <w:b/>
          <w:bCs/>
          <w:vertAlign w:val="superscript"/>
        </w:rPr>
        <w:t>P1019R</w:t>
      </w:r>
      <w:r w:rsidR="00927D1F">
        <w:rPr>
          <w:rFonts w:asciiTheme="minorBidi" w:hAnsiTheme="minorBidi"/>
          <w:b/>
          <w:bCs/>
        </w:rPr>
        <w:t xml:space="preserve"> MUT brain displays significant alterations in protein abundance compared to WT</w:t>
      </w:r>
      <w:r w:rsidRPr="00DC5D5D">
        <w:rPr>
          <w:rFonts w:asciiTheme="minorBidi" w:hAnsiTheme="minorBidi"/>
          <w:b/>
          <w:bCs/>
        </w:rPr>
        <w:t xml:space="preserve">. </w:t>
      </w:r>
      <w:r w:rsidR="009D2D37" w:rsidRPr="00DC5D5D">
        <w:rPr>
          <w:rFonts w:asciiTheme="minorBidi" w:hAnsiTheme="minorBidi"/>
          <w:b/>
          <w:bCs/>
        </w:rPr>
        <w:t>a</w:t>
      </w:r>
      <w:r w:rsidR="009D2D37">
        <w:rPr>
          <w:rFonts w:asciiTheme="minorBidi" w:hAnsiTheme="minorBidi"/>
        </w:rPr>
        <w:t xml:space="preserve">, Interactome of altered proteins. </w:t>
      </w:r>
      <w:r>
        <w:rPr>
          <w:rFonts w:asciiTheme="minorBidi" w:hAnsiTheme="minorBidi"/>
        </w:rPr>
        <w:t>Nodes reflect gene name, light gray lines delineate proteins identified as different in MUT compared to WT (</w:t>
      </w:r>
      <w:r w:rsidRPr="00D32F86">
        <w:rPr>
          <w:rFonts w:asciiTheme="minorBidi" w:hAnsiTheme="minorBidi"/>
        </w:rPr>
        <w:t>Δ</w:t>
      </w:r>
      <w:r>
        <w:rPr>
          <w:rFonts w:asciiTheme="minorBidi" w:hAnsiTheme="minorBidi"/>
        </w:rPr>
        <w:t xml:space="preserve">Washc4 in center), dark dashed lines indicate known protein-protein interactions from </w:t>
      </w:r>
      <w:proofErr w:type="spellStart"/>
      <w:r w:rsidRPr="00D309A0">
        <w:rPr>
          <w:rFonts w:asciiTheme="minorBidi" w:hAnsiTheme="minorBidi"/>
          <w:color w:val="000000" w:themeColor="text1"/>
        </w:rPr>
        <w:t>HitPredict</w:t>
      </w:r>
      <w:proofErr w:type="spellEnd"/>
      <w:r w:rsidRPr="00D309A0">
        <w:rPr>
          <w:rFonts w:asciiTheme="minorBidi" w:hAnsiTheme="minorBidi"/>
          <w:color w:val="000000" w:themeColor="text1"/>
        </w:rPr>
        <w:t xml:space="preserve"> database</w:t>
      </w:r>
      <w:r w:rsidRPr="00D309A0">
        <w:rPr>
          <w:rFonts w:asciiTheme="minorBidi" w:hAnsiTheme="minorBidi"/>
          <w:color w:val="000000" w:themeColor="text1"/>
        </w:rPr>
        <w:fldChar w:fldCharType="begin" w:fldLock="1"/>
      </w:r>
      <w:r w:rsidR="0086372A" w:rsidRPr="00D309A0">
        <w:rPr>
          <w:rFonts w:asciiTheme="minorBidi" w:hAnsiTheme="minorBidi"/>
          <w:color w:val="000000" w:themeColor="text1"/>
        </w:rPr>
        <w:instrText>ADDIN CSL_CITATION {"citationItems":[{"id":"ITEM-1","itemData":{"DOI":"10.1093/database/bav117","ISSN":"17580463","abstract":"HitPredict is a consolidated resource of experimentally identified, physical protein-protein interactions with confidence scores to indicate their reliability. The study of genes and their inter-relationships using methods such as network and pathway analysis requires high quality protein-protein interaction information. Extracting reliable interactions from most of the existing databases is challenging because they either contain only a subset of the available interactions, or a mixture of physical, genetic and predicted interactions. Automated integration of interactions is further complicated by varying levels of accuracy of database content and lack of adherence to standard formats. To address these issues, the latest version of HitPredict provides a manually curated dataset of 398 696 physical associations between 70 808 proteins from 105 species. Manual confirmation was used to resolve all issues encountered during data integration. For improved reliability assessment, this version combines a new score derived from the experimental information of the interactions with the original score based on the features of the interacting proteins. The combined interaction score performs better than either of the individual scores in HitPredict as well as the reliability score of another similar database. HitPredict provides a web interface to search proteins and visualize their interactions, and the data can be downloaded for offline analysis. Data usability has been enhanced by mapping protein identifiers across multiple reference databases. Thus, the latest version of HitPredict provides a significantly larger, more reliable and usable dataset of protein-protein interactions from several species for the study of gene groups.","author":[{"dropping-particle":"","family":"López","given":"Yosvany","non-dropping-particle":"","parse-names":false,"suffix":""},{"dropping-particle":"","family":"Nakai","given":"Kenta","non-dropping-particle":"","parse-names":false,"suffix":""},{"dropping-particle":"","family":"Patil","given":"Ashwini","non-dropping-particle":"","parse-names":false,"suffix":""}],"container-title":"Database","id":"ITEM-1","issued":{"date-parts":[["2015"]]},"title":"HitPredict version 4: Comprehensive reliability scoring of physical protein-protein interactions from more than 100 species","type":"article-journal"},"uris":["http://www.mendeley.com/documents/?uuid=c494349c-a098-4ed3-b2e7-e0a6b2d69a35"]}],"mendeley":{"formattedCitation":"&lt;sup&gt;101&lt;/sup&gt;","plainTextFormattedCitation":"101","previouslyFormattedCitation":"&lt;sup&gt;101&lt;/sup&gt;"},"properties":{"noteIndex":0},"schema":"https://github.com/citation-style-language/schema/raw/master/csl-citation.json"}</w:instrText>
      </w:r>
      <w:r w:rsidRPr="00D309A0">
        <w:rPr>
          <w:rFonts w:asciiTheme="minorBidi" w:hAnsiTheme="minorBidi"/>
          <w:color w:val="000000" w:themeColor="text1"/>
        </w:rPr>
        <w:fldChar w:fldCharType="separate"/>
      </w:r>
      <w:r w:rsidR="001B3279" w:rsidRPr="00D309A0">
        <w:rPr>
          <w:rFonts w:asciiTheme="minorBidi" w:hAnsiTheme="minorBidi"/>
          <w:noProof/>
          <w:color w:val="000000" w:themeColor="text1"/>
          <w:vertAlign w:val="superscript"/>
        </w:rPr>
        <w:t>101</w:t>
      </w:r>
      <w:r w:rsidRPr="00D309A0">
        <w:rPr>
          <w:rFonts w:asciiTheme="minorBidi" w:hAnsiTheme="minorBidi"/>
          <w:color w:val="000000" w:themeColor="text1"/>
        </w:rPr>
        <w:fldChar w:fldCharType="end"/>
      </w:r>
      <w:r>
        <w:rPr>
          <w:rFonts w:asciiTheme="minorBidi" w:hAnsiTheme="minorBidi"/>
        </w:rPr>
        <w:t xml:space="preserve">. Color reflects cellular function seen in </w:t>
      </w:r>
      <w:r w:rsidR="009D2D37">
        <w:rPr>
          <w:rFonts w:asciiTheme="minorBidi" w:hAnsiTheme="minorBidi"/>
        </w:rPr>
        <w:t>c</w:t>
      </w:r>
      <w:r>
        <w:rPr>
          <w:rFonts w:asciiTheme="minorBidi" w:hAnsiTheme="minorBidi"/>
        </w:rPr>
        <w:t>.</w:t>
      </w:r>
      <w:ins w:id="781" w:author="Jamie Courtland" w:date="2020-06-24T12:00:00Z">
        <w:r w:rsidR="00FE461A">
          <w:rPr>
            <w:rFonts w:asciiTheme="minorBidi" w:hAnsiTheme="minorBidi"/>
          </w:rPr>
          <w:t xml:space="preserve"> Nodes with red borders delineate proteins in b.</w:t>
        </w:r>
      </w:ins>
      <w:r>
        <w:rPr>
          <w:rFonts w:asciiTheme="minorBidi" w:hAnsiTheme="minorBidi"/>
        </w:rPr>
        <w:t xml:space="preserve"> </w:t>
      </w:r>
      <w:r w:rsidR="009D2D37">
        <w:rPr>
          <w:rFonts w:asciiTheme="minorBidi" w:hAnsiTheme="minorBidi"/>
          <w:b/>
          <w:bCs/>
        </w:rPr>
        <w:t>b</w:t>
      </w:r>
      <w:r w:rsidRPr="005B506A">
        <w:rPr>
          <w:rFonts w:asciiTheme="minorBidi" w:hAnsiTheme="minorBidi"/>
        </w:rPr>
        <w:t>,</w:t>
      </w:r>
      <w:r>
        <w:rPr>
          <w:rFonts w:asciiTheme="minorBidi" w:hAnsiTheme="minorBidi"/>
          <w:b/>
          <w:bCs/>
        </w:rPr>
        <w:t xml:space="preserve"> </w:t>
      </w:r>
      <w:r>
        <w:rPr>
          <w:rFonts w:asciiTheme="minorBidi" w:hAnsiTheme="minorBidi"/>
        </w:rPr>
        <w:t>Difference in normalized protein abundance of four WASH proteins (</w:t>
      </w:r>
      <w:r w:rsidRPr="005B506A">
        <w:rPr>
          <w:rFonts w:asciiTheme="minorBidi" w:hAnsiTheme="minorBidi"/>
        </w:rPr>
        <w:t>SWIP: WT</w:t>
      </w:r>
      <w:r w:rsidRPr="005B506A">
        <w:t xml:space="preserve"> </w:t>
      </w:r>
      <w:r w:rsidRPr="005B506A">
        <w:rPr>
          <w:rFonts w:asciiTheme="minorBidi" w:hAnsiTheme="minorBidi"/>
        </w:rPr>
        <w:t>6.28</w:t>
      </w:r>
      <w:ins w:id="782" w:author="Jamie Courtland" w:date="2020-06-26T09:59:00Z">
        <w:r w:rsidR="00233D0D">
          <w:rPr>
            <w:rFonts w:asciiTheme="minorBidi" w:hAnsiTheme="minorBidi"/>
          </w:rPr>
          <w:t xml:space="preserve"> </w:t>
        </w:r>
        <w:r w:rsidR="00233D0D" w:rsidRPr="00DC5D5D">
          <w:rPr>
            <w:rFonts w:ascii="Arial" w:hAnsi="Arial" w:cs="Arial"/>
          </w:rPr>
          <w:t>±</w:t>
        </w:r>
        <w:r w:rsidR="00233D0D">
          <w:rPr>
            <w:rFonts w:ascii="Arial" w:hAnsi="Arial" w:cs="Arial"/>
          </w:rPr>
          <w:t xml:space="preserve"> 0.41</w:t>
        </w:r>
      </w:ins>
      <w:r w:rsidRPr="005B506A">
        <w:rPr>
          <w:rFonts w:asciiTheme="minorBidi" w:hAnsiTheme="minorBidi"/>
        </w:rPr>
        <w:t>, MUT 4.89</w:t>
      </w:r>
      <w:ins w:id="783" w:author="Jamie Courtland" w:date="2020-06-26T10:00:00Z">
        <w:r w:rsidR="00233D0D">
          <w:rPr>
            <w:rFonts w:asciiTheme="minorBidi" w:hAnsiTheme="minorBidi"/>
          </w:rPr>
          <w:t xml:space="preserve"> </w:t>
        </w:r>
        <w:r w:rsidR="00233D0D" w:rsidRPr="00DC5D5D">
          <w:rPr>
            <w:rFonts w:ascii="Arial" w:hAnsi="Arial" w:cs="Arial"/>
          </w:rPr>
          <w:t>±</w:t>
        </w:r>
        <w:r w:rsidR="00233D0D">
          <w:rPr>
            <w:rFonts w:ascii="Arial" w:hAnsi="Arial" w:cs="Arial"/>
          </w:rPr>
          <w:t xml:space="preserve"> 0.28</w:t>
        </w:r>
      </w:ins>
      <w:r w:rsidRPr="005B506A">
        <w:rPr>
          <w:rFonts w:asciiTheme="minorBidi" w:hAnsiTheme="minorBidi"/>
        </w:rPr>
        <w:t>, p=</w:t>
      </w:r>
      <w:ins w:id="784" w:author="Jamie Courtland" w:date="2020-06-26T10:06:00Z">
        <w:r w:rsidR="00065C5E">
          <w:rPr>
            <w:rFonts w:asciiTheme="minorBidi" w:hAnsiTheme="minorBidi"/>
          </w:rPr>
          <w:t>3.98</w:t>
        </w:r>
      </w:ins>
      <w:ins w:id="785" w:author="Jamie Courtland" w:date="2020-06-26T10:01:00Z">
        <w:r w:rsidR="00233D0D" w:rsidRPr="005B506A">
          <w:rPr>
            <w:rFonts w:asciiTheme="minorBidi" w:hAnsiTheme="minorBidi"/>
          </w:rPr>
          <w:t>x10</w:t>
        </w:r>
      </w:ins>
      <w:r w:rsidRPr="005B506A">
        <w:rPr>
          <w:rFonts w:asciiTheme="minorBidi" w:hAnsiTheme="minorBidi"/>
          <w:vertAlign w:val="superscript"/>
        </w:rPr>
        <w:t>-</w:t>
      </w:r>
      <w:ins w:id="786" w:author="Jamie Courtland" w:date="2020-06-26T10:06:00Z">
        <w:r w:rsidR="00065C5E">
          <w:rPr>
            <w:rFonts w:asciiTheme="minorBidi" w:hAnsiTheme="minorBidi"/>
            <w:vertAlign w:val="superscript"/>
          </w:rPr>
          <w:t>28</w:t>
        </w:r>
      </w:ins>
      <w:r w:rsidRPr="005B506A">
        <w:rPr>
          <w:rFonts w:asciiTheme="minorBidi" w:hAnsiTheme="minorBidi"/>
        </w:rPr>
        <w:t>; WASH1: WT 6.</w:t>
      </w:r>
      <w:ins w:id="787" w:author="Jamie Courtland" w:date="2020-06-26T10:03:00Z">
        <w:r w:rsidR="00065C5E">
          <w:rPr>
            <w:rFonts w:asciiTheme="minorBidi" w:hAnsiTheme="minorBidi"/>
          </w:rPr>
          <w:t>41</w:t>
        </w:r>
      </w:ins>
      <w:ins w:id="788" w:author="Jamie Courtland" w:date="2020-06-26T10:04:00Z">
        <w:r w:rsidR="00065C5E">
          <w:rPr>
            <w:rFonts w:asciiTheme="minorBidi" w:hAnsiTheme="minorBidi"/>
          </w:rPr>
          <w:t xml:space="preserve"> </w:t>
        </w:r>
        <w:r w:rsidR="00065C5E" w:rsidRPr="00DC5D5D">
          <w:rPr>
            <w:rFonts w:ascii="Arial" w:hAnsi="Arial" w:cs="Arial"/>
          </w:rPr>
          <w:t>±</w:t>
        </w:r>
        <w:r w:rsidR="00065C5E">
          <w:rPr>
            <w:rFonts w:ascii="Arial" w:hAnsi="Arial" w:cs="Arial"/>
          </w:rPr>
          <w:t xml:space="preserve"> 0.47</w:t>
        </w:r>
      </w:ins>
      <w:r w:rsidRPr="005B506A">
        <w:rPr>
          <w:rFonts w:asciiTheme="minorBidi" w:hAnsiTheme="minorBidi"/>
        </w:rPr>
        <w:t xml:space="preserve">, MUT </w:t>
      </w:r>
      <w:ins w:id="789" w:author="Jamie Courtland" w:date="2020-06-26T10:04:00Z">
        <w:r w:rsidR="00065C5E">
          <w:rPr>
            <w:rFonts w:asciiTheme="minorBidi" w:hAnsiTheme="minorBidi"/>
          </w:rPr>
          <w:t xml:space="preserve">4.65 </w:t>
        </w:r>
        <w:r w:rsidR="00065C5E" w:rsidRPr="00DC5D5D">
          <w:rPr>
            <w:rFonts w:ascii="Arial" w:hAnsi="Arial" w:cs="Arial"/>
          </w:rPr>
          <w:t>±</w:t>
        </w:r>
        <w:r w:rsidR="00065C5E">
          <w:rPr>
            <w:rFonts w:ascii="Arial" w:hAnsi="Arial" w:cs="Arial"/>
          </w:rPr>
          <w:t xml:space="preserve"> 0.62</w:t>
        </w:r>
      </w:ins>
      <w:r w:rsidRPr="005B506A">
        <w:rPr>
          <w:rFonts w:asciiTheme="minorBidi" w:hAnsiTheme="minorBidi"/>
        </w:rPr>
        <w:t>, p=</w:t>
      </w:r>
      <w:ins w:id="790" w:author="Jamie Courtland" w:date="2020-06-26T10:06:00Z">
        <w:r w:rsidR="00065C5E">
          <w:rPr>
            <w:rFonts w:asciiTheme="minorBidi" w:hAnsiTheme="minorBidi"/>
          </w:rPr>
          <w:t>7.92</w:t>
        </w:r>
      </w:ins>
      <w:r w:rsidRPr="005B506A">
        <w:rPr>
          <w:rFonts w:asciiTheme="minorBidi" w:hAnsiTheme="minorBidi"/>
        </w:rPr>
        <w:t>x10</w:t>
      </w:r>
      <w:r w:rsidRPr="005B506A">
        <w:rPr>
          <w:rFonts w:asciiTheme="minorBidi" w:hAnsiTheme="minorBidi"/>
          <w:vertAlign w:val="superscript"/>
        </w:rPr>
        <w:t>-</w:t>
      </w:r>
      <w:ins w:id="791" w:author="Jamie Courtland" w:date="2020-06-26T10:06:00Z">
        <w:r w:rsidR="00065C5E">
          <w:rPr>
            <w:rFonts w:asciiTheme="minorBidi" w:hAnsiTheme="minorBidi"/>
            <w:vertAlign w:val="superscript"/>
          </w:rPr>
          <w:t>18</w:t>
        </w:r>
      </w:ins>
      <w:r w:rsidRPr="005B506A">
        <w:rPr>
          <w:rFonts w:asciiTheme="minorBidi" w:hAnsiTheme="minorBidi"/>
        </w:rPr>
        <w:t>; Fam21: WT</w:t>
      </w:r>
      <w:r w:rsidRPr="005B506A">
        <w:t xml:space="preserve"> </w:t>
      </w:r>
      <w:ins w:id="792" w:author="Jamie Courtland" w:date="2020-06-26T10:08:00Z">
        <w:r w:rsidR="00065C5E">
          <w:rPr>
            <w:rFonts w:asciiTheme="minorBidi" w:hAnsiTheme="minorBidi"/>
          </w:rPr>
          <w:t xml:space="preserve">6.29 </w:t>
        </w:r>
        <w:r w:rsidR="00065C5E" w:rsidRPr="00DC5D5D">
          <w:rPr>
            <w:rFonts w:ascii="Arial" w:hAnsi="Arial" w:cs="Arial"/>
          </w:rPr>
          <w:t>±</w:t>
        </w:r>
        <w:r w:rsidR="00065C5E">
          <w:rPr>
            <w:rFonts w:ascii="Arial" w:hAnsi="Arial" w:cs="Arial"/>
          </w:rPr>
          <w:t xml:space="preserve"> 0.48</w:t>
        </w:r>
      </w:ins>
      <w:r w:rsidRPr="005B506A">
        <w:rPr>
          <w:rFonts w:asciiTheme="minorBidi" w:hAnsiTheme="minorBidi"/>
        </w:rPr>
        <w:t xml:space="preserve">, MUT </w:t>
      </w:r>
      <w:ins w:id="793" w:author="Jamie Courtland" w:date="2020-06-26T10:08:00Z">
        <w:r w:rsidR="00065C5E">
          <w:rPr>
            <w:rFonts w:asciiTheme="minorBidi" w:hAnsiTheme="minorBidi"/>
          </w:rPr>
          <w:t xml:space="preserve">5.29 </w:t>
        </w:r>
        <w:r w:rsidR="00065C5E" w:rsidRPr="00DC5D5D">
          <w:rPr>
            <w:rFonts w:ascii="Arial" w:hAnsi="Arial" w:cs="Arial"/>
          </w:rPr>
          <w:t>±</w:t>
        </w:r>
        <w:r w:rsidR="00065C5E">
          <w:rPr>
            <w:rFonts w:ascii="Arial" w:hAnsi="Arial" w:cs="Arial"/>
          </w:rPr>
          <w:t xml:space="preserve"> </w:t>
        </w:r>
      </w:ins>
      <w:ins w:id="794" w:author="Jamie Courtland" w:date="2020-06-26T10:09:00Z">
        <w:r w:rsidR="00065C5E">
          <w:rPr>
            <w:rFonts w:ascii="Arial" w:hAnsi="Arial" w:cs="Arial"/>
          </w:rPr>
          <w:t>0.49</w:t>
        </w:r>
      </w:ins>
      <w:r w:rsidRPr="005B506A">
        <w:rPr>
          <w:rFonts w:asciiTheme="minorBidi" w:hAnsiTheme="minorBidi"/>
        </w:rPr>
        <w:t>, p=</w:t>
      </w:r>
      <w:ins w:id="795" w:author="Jamie Courtland" w:date="2020-06-26T10:09:00Z">
        <w:r w:rsidR="00065C5E">
          <w:rPr>
            <w:rFonts w:asciiTheme="minorBidi" w:hAnsiTheme="minorBidi"/>
          </w:rPr>
          <w:t>3.27</w:t>
        </w:r>
      </w:ins>
      <w:r w:rsidRPr="005B506A">
        <w:rPr>
          <w:rFonts w:asciiTheme="minorBidi" w:hAnsiTheme="minorBidi"/>
        </w:rPr>
        <w:t>x10</w:t>
      </w:r>
      <w:r w:rsidRPr="005B506A">
        <w:rPr>
          <w:rFonts w:asciiTheme="minorBidi" w:hAnsiTheme="minorBidi"/>
          <w:vertAlign w:val="superscript"/>
        </w:rPr>
        <w:t>-</w:t>
      </w:r>
      <w:ins w:id="796" w:author="Jamie Courtland" w:date="2020-06-26T10:09:00Z">
        <w:r w:rsidR="00065C5E">
          <w:rPr>
            <w:rFonts w:asciiTheme="minorBidi" w:hAnsiTheme="minorBidi"/>
            <w:vertAlign w:val="superscript"/>
          </w:rPr>
          <w:t>16</w:t>
        </w:r>
      </w:ins>
      <w:r w:rsidRPr="005B506A">
        <w:rPr>
          <w:rFonts w:asciiTheme="minorBidi" w:hAnsiTheme="minorBidi"/>
        </w:rPr>
        <w:t xml:space="preserve">; </w:t>
      </w:r>
      <w:proofErr w:type="spellStart"/>
      <w:r w:rsidRPr="005B506A">
        <w:rPr>
          <w:rFonts w:asciiTheme="minorBidi" w:hAnsiTheme="minorBidi"/>
        </w:rPr>
        <w:t>Strumpellin</w:t>
      </w:r>
      <w:proofErr w:type="spellEnd"/>
      <w:r w:rsidRPr="005B506A">
        <w:rPr>
          <w:rFonts w:asciiTheme="minorBidi" w:hAnsiTheme="minorBidi"/>
        </w:rPr>
        <w:t>: WT</w:t>
      </w:r>
      <w:r w:rsidRPr="005B506A">
        <w:t xml:space="preserve"> </w:t>
      </w:r>
      <w:ins w:id="797" w:author="Jamie Courtland" w:date="2020-06-26T10:10:00Z">
        <w:r w:rsidR="00065C5E">
          <w:rPr>
            <w:rFonts w:asciiTheme="minorBidi" w:hAnsiTheme="minorBidi"/>
          </w:rPr>
          <w:t xml:space="preserve">7.85 </w:t>
        </w:r>
        <w:r w:rsidR="00065C5E" w:rsidRPr="00DC5D5D">
          <w:rPr>
            <w:rFonts w:ascii="Arial" w:hAnsi="Arial" w:cs="Arial"/>
          </w:rPr>
          <w:t>±</w:t>
        </w:r>
        <w:r w:rsidR="00065C5E">
          <w:rPr>
            <w:rFonts w:ascii="Arial" w:hAnsi="Arial" w:cs="Arial"/>
          </w:rPr>
          <w:t xml:space="preserve"> 0.52</w:t>
        </w:r>
      </w:ins>
      <w:r w:rsidRPr="005B506A">
        <w:rPr>
          <w:rFonts w:asciiTheme="minorBidi" w:hAnsiTheme="minorBidi"/>
        </w:rPr>
        <w:t xml:space="preserve">, MUT </w:t>
      </w:r>
      <w:ins w:id="798" w:author="Jamie Courtland" w:date="2020-06-26T10:16:00Z">
        <w:r w:rsidR="001349F4">
          <w:rPr>
            <w:rFonts w:asciiTheme="minorBidi" w:hAnsiTheme="minorBidi"/>
          </w:rPr>
          <w:t>6</w:t>
        </w:r>
      </w:ins>
      <w:r w:rsidRPr="005B506A">
        <w:rPr>
          <w:rFonts w:asciiTheme="minorBidi" w:hAnsiTheme="minorBidi"/>
        </w:rPr>
        <w:t>.59</w:t>
      </w:r>
      <w:ins w:id="799" w:author="Jamie Courtland" w:date="2020-06-26T10:17:00Z">
        <w:r w:rsidR="001349F4">
          <w:rPr>
            <w:rFonts w:asciiTheme="minorBidi" w:hAnsiTheme="minorBidi"/>
          </w:rPr>
          <w:t xml:space="preserve"> </w:t>
        </w:r>
        <w:r w:rsidR="001349F4" w:rsidRPr="00DC5D5D">
          <w:rPr>
            <w:rFonts w:ascii="Arial" w:hAnsi="Arial" w:cs="Arial"/>
          </w:rPr>
          <w:t>±</w:t>
        </w:r>
        <w:r w:rsidR="001349F4">
          <w:rPr>
            <w:rFonts w:ascii="Arial" w:hAnsi="Arial" w:cs="Arial"/>
          </w:rPr>
          <w:t xml:space="preserve"> 0.53</w:t>
        </w:r>
      </w:ins>
      <w:r w:rsidRPr="005B506A">
        <w:rPr>
          <w:rFonts w:asciiTheme="minorBidi" w:hAnsiTheme="minorBidi"/>
        </w:rPr>
        <w:t>, p=</w:t>
      </w:r>
      <w:ins w:id="800" w:author="Jamie Courtland" w:date="2020-06-26T10:17:00Z">
        <w:r w:rsidR="001349F4">
          <w:rPr>
            <w:rFonts w:asciiTheme="minorBidi" w:hAnsiTheme="minorBidi"/>
          </w:rPr>
          <w:t>9.06</w:t>
        </w:r>
      </w:ins>
      <w:r w:rsidRPr="005B506A">
        <w:rPr>
          <w:rFonts w:asciiTheme="minorBidi" w:hAnsiTheme="minorBidi"/>
        </w:rPr>
        <w:t>x10</w:t>
      </w:r>
      <w:r w:rsidRPr="005B506A">
        <w:rPr>
          <w:rFonts w:asciiTheme="minorBidi" w:hAnsiTheme="minorBidi"/>
          <w:vertAlign w:val="superscript"/>
        </w:rPr>
        <w:t>-</w:t>
      </w:r>
      <w:ins w:id="801" w:author="Jamie Courtland" w:date="2020-06-26T10:17:00Z">
        <w:r w:rsidR="001349F4">
          <w:rPr>
            <w:rFonts w:asciiTheme="minorBidi" w:hAnsiTheme="minorBidi"/>
            <w:vertAlign w:val="superscript"/>
          </w:rPr>
          <w:t>25</w:t>
        </w:r>
      </w:ins>
      <w:r w:rsidRPr="005B506A">
        <w:rPr>
          <w:rFonts w:asciiTheme="minorBidi" w:hAnsiTheme="minorBidi"/>
        </w:rPr>
        <w:t>)</w:t>
      </w:r>
      <w:r w:rsidRPr="00B71055">
        <w:rPr>
          <w:rFonts w:asciiTheme="minorBidi" w:hAnsiTheme="minorBidi"/>
        </w:rPr>
        <w:t xml:space="preserve"> and one control (</w:t>
      </w:r>
      <w:r w:rsidRPr="00A323FA">
        <w:rPr>
          <w:rFonts w:asciiTheme="minorBidi" w:hAnsiTheme="minorBidi"/>
        </w:rPr>
        <w:t xml:space="preserve">Tubulin 4a: WT </w:t>
      </w:r>
      <w:r>
        <w:rPr>
          <w:rFonts w:asciiTheme="minorBidi" w:hAnsiTheme="minorBidi"/>
        </w:rPr>
        <w:t>8.57</w:t>
      </w:r>
      <w:ins w:id="802" w:author="Jamie Courtland" w:date="2020-06-26T10:19:00Z">
        <w:r w:rsidR="001349F4">
          <w:rPr>
            <w:rFonts w:asciiTheme="minorBidi" w:hAnsiTheme="minorBidi"/>
          </w:rPr>
          <w:t xml:space="preserve"> </w:t>
        </w:r>
        <w:r w:rsidR="001349F4" w:rsidRPr="00DC5D5D">
          <w:rPr>
            <w:rFonts w:ascii="Arial" w:hAnsi="Arial" w:cs="Arial"/>
          </w:rPr>
          <w:t>±</w:t>
        </w:r>
        <w:r w:rsidR="001349F4">
          <w:rPr>
            <w:rFonts w:ascii="Arial" w:hAnsi="Arial" w:cs="Arial"/>
          </w:rPr>
          <w:t xml:space="preserve"> 0.52</w:t>
        </w:r>
      </w:ins>
      <w:r w:rsidRPr="00A323FA">
        <w:rPr>
          <w:rFonts w:asciiTheme="minorBidi" w:hAnsiTheme="minorBidi"/>
        </w:rPr>
        <w:t xml:space="preserve">, MUT </w:t>
      </w:r>
      <w:r>
        <w:rPr>
          <w:rFonts w:asciiTheme="minorBidi" w:hAnsiTheme="minorBidi"/>
        </w:rPr>
        <w:t>8.52</w:t>
      </w:r>
      <w:ins w:id="803" w:author="Jamie Courtland" w:date="2020-06-26T10:19:00Z">
        <w:r w:rsidR="001349F4">
          <w:rPr>
            <w:rFonts w:asciiTheme="minorBidi" w:hAnsiTheme="minorBidi"/>
          </w:rPr>
          <w:t xml:space="preserve"> </w:t>
        </w:r>
        <w:r w:rsidR="001349F4" w:rsidRPr="00DC5D5D">
          <w:rPr>
            <w:rFonts w:ascii="Arial" w:hAnsi="Arial" w:cs="Arial"/>
          </w:rPr>
          <w:t>±</w:t>
        </w:r>
        <w:r w:rsidR="001349F4">
          <w:rPr>
            <w:rFonts w:ascii="Arial" w:hAnsi="Arial" w:cs="Arial"/>
          </w:rPr>
          <w:t xml:space="preserve"> 0.58</w:t>
        </w:r>
      </w:ins>
      <w:r w:rsidRPr="00A323FA">
        <w:rPr>
          <w:rFonts w:asciiTheme="minorBidi" w:hAnsiTheme="minorBidi"/>
        </w:rPr>
        <w:t xml:space="preserve">, </w:t>
      </w:r>
      <w:r>
        <w:rPr>
          <w:rFonts w:asciiTheme="minorBidi" w:hAnsiTheme="minorBidi"/>
        </w:rPr>
        <w:t>p</w:t>
      </w:r>
      <w:ins w:id="804" w:author="Jamie Courtland" w:date="2020-06-26T10:59:00Z">
        <w:r w:rsidR="00D309A0">
          <w:rPr>
            <w:rFonts w:asciiTheme="minorBidi" w:hAnsiTheme="minorBidi"/>
          </w:rPr>
          <w:t>&gt;0.99</w:t>
        </w:r>
      </w:ins>
      <w:r w:rsidRPr="00A323FA">
        <w:rPr>
          <w:rFonts w:asciiTheme="minorBidi" w:hAnsiTheme="minorBidi"/>
        </w:rPr>
        <w:t xml:space="preserve">) </w:t>
      </w:r>
      <w:r>
        <w:rPr>
          <w:rFonts w:asciiTheme="minorBidi" w:hAnsiTheme="minorBidi"/>
        </w:rPr>
        <w:t xml:space="preserve">across all samples, </w:t>
      </w:r>
      <w:r w:rsidRPr="00A323FA">
        <w:rPr>
          <w:rFonts w:asciiTheme="minorBidi" w:hAnsiTheme="minorBidi"/>
        </w:rPr>
        <w:t>presented as log</w:t>
      </w:r>
      <w:r w:rsidRPr="00A323FA">
        <w:rPr>
          <w:rFonts w:asciiTheme="minorBidi" w:hAnsiTheme="minorBidi"/>
          <w:vertAlign w:val="subscript"/>
        </w:rPr>
        <w:t>2</w:t>
      </w:r>
      <w:r w:rsidRPr="00A323FA">
        <w:rPr>
          <w:rFonts w:asciiTheme="minorBidi" w:hAnsiTheme="minorBidi"/>
        </w:rPr>
        <w:t>(</w:t>
      </w:r>
      <w:r>
        <w:rPr>
          <w:rFonts w:asciiTheme="minorBidi" w:hAnsiTheme="minorBidi"/>
        </w:rPr>
        <w:t xml:space="preserve">adjusted </w:t>
      </w:r>
      <w:ins w:id="805" w:author="Jamie Courtland" w:date="2020-06-26T10:21:00Z">
        <w:r w:rsidR="001349F4">
          <w:rPr>
            <w:rFonts w:asciiTheme="minorBidi" w:hAnsiTheme="minorBidi"/>
          </w:rPr>
          <w:t xml:space="preserve">protein </w:t>
        </w:r>
      </w:ins>
      <w:r w:rsidRPr="00A323FA">
        <w:rPr>
          <w:rFonts w:asciiTheme="minorBidi" w:hAnsiTheme="minorBidi"/>
        </w:rPr>
        <w:t>intensities).</w:t>
      </w:r>
      <w:r>
        <w:rPr>
          <w:rFonts w:asciiTheme="minorBidi" w:hAnsiTheme="minorBidi"/>
        </w:rPr>
        <w:t xml:space="preserve"> </w:t>
      </w:r>
      <w:r w:rsidR="009D2D37">
        <w:rPr>
          <w:rFonts w:asciiTheme="minorBidi" w:hAnsiTheme="minorBidi"/>
          <w:b/>
          <w:bCs/>
        </w:rPr>
        <w:t>c</w:t>
      </w:r>
      <w:r w:rsidRPr="005B506A">
        <w:rPr>
          <w:rFonts w:asciiTheme="minorBidi" w:hAnsiTheme="minorBidi"/>
        </w:rPr>
        <w:t xml:space="preserve">, </w:t>
      </w:r>
      <w:r>
        <w:rPr>
          <w:rFonts w:asciiTheme="minorBidi" w:hAnsiTheme="minorBidi"/>
        </w:rPr>
        <w:t xml:space="preserve">Cellular function of proteins in </w:t>
      </w:r>
      <w:r w:rsidR="009D2D37">
        <w:rPr>
          <w:rFonts w:asciiTheme="minorBidi" w:hAnsiTheme="minorBidi"/>
        </w:rPr>
        <w:t>a</w:t>
      </w:r>
      <w:r>
        <w:rPr>
          <w:rFonts w:asciiTheme="minorBidi" w:hAnsiTheme="minorBidi"/>
        </w:rPr>
        <w:t xml:space="preserve">, as reflected in published literature. % reflects the percentage of proteins in a category out of the total 85 altered proteins. </w:t>
      </w:r>
      <w:proofErr w:type="spellStart"/>
      <w:r>
        <w:rPr>
          <w:rFonts w:asciiTheme="minorBidi" w:hAnsiTheme="minorBidi"/>
        </w:rPr>
        <w:t>Clustergrams</w:t>
      </w:r>
      <w:proofErr w:type="spellEnd"/>
      <w:r>
        <w:rPr>
          <w:rFonts w:asciiTheme="minorBidi" w:hAnsiTheme="minorBidi"/>
        </w:rPr>
        <w:t xml:space="preserve"> of: </w:t>
      </w:r>
      <w:r w:rsidR="009D2D37">
        <w:rPr>
          <w:rFonts w:asciiTheme="minorBidi" w:hAnsiTheme="minorBidi"/>
          <w:b/>
          <w:bCs/>
        </w:rPr>
        <w:t>d</w:t>
      </w:r>
      <w:r w:rsidRPr="005B506A">
        <w:rPr>
          <w:rFonts w:asciiTheme="minorBidi" w:hAnsiTheme="minorBidi"/>
        </w:rPr>
        <w:t>,</w:t>
      </w:r>
      <w:r>
        <w:rPr>
          <w:rFonts w:asciiTheme="minorBidi" w:hAnsiTheme="minorBidi"/>
          <w:b/>
          <w:bCs/>
        </w:rPr>
        <w:t xml:space="preserve"> </w:t>
      </w:r>
      <w:r>
        <w:rPr>
          <w:rFonts w:asciiTheme="minorBidi" w:hAnsiTheme="minorBidi"/>
        </w:rPr>
        <w:t xml:space="preserve">proteins with increased (red) or decreased (blue) abundance in MUT brains compared to WT; </w:t>
      </w:r>
      <w:r w:rsidR="009D2D37">
        <w:rPr>
          <w:rFonts w:asciiTheme="minorBidi" w:hAnsiTheme="minorBidi"/>
          <w:b/>
          <w:bCs/>
        </w:rPr>
        <w:t>e</w:t>
      </w:r>
      <w:r w:rsidRPr="005B506A">
        <w:rPr>
          <w:rFonts w:asciiTheme="minorBidi" w:hAnsiTheme="minorBidi"/>
        </w:rPr>
        <w:t>,</w:t>
      </w:r>
      <w:r>
        <w:rPr>
          <w:rFonts w:asciiTheme="minorBidi" w:hAnsiTheme="minorBidi"/>
          <w:b/>
          <w:bCs/>
        </w:rPr>
        <w:t xml:space="preserve"> </w:t>
      </w:r>
      <w:r w:rsidRPr="00D12F01">
        <w:rPr>
          <w:rFonts w:asciiTheme="minorBidi" w:hAnsiTheme="minorBidi"/>
        </w:rPr>
        <w:t xml:space="preserve">known </w:t>
      </w:r>
      <w:r>
        <w:rPr>
          <w:rFonts w:asciiTheme="minorBidi" w:hAnsiTheme="minorBidi"/>
        </w:rPr>
        <w:t xml:space="preserve">protein </w:t>
      </w:r>
      <w:r w:rsidRPr="00D12F01">
        <w:rPr>
          <w:rFonts w:asciiTheme="minorBidi" w:hAnsiTheme="minorBidi"/>
        </w:rPr>
        <w:t xml:space="preserve">components of the WASH complex and </w:t>
      </w:r>
      <w:r>
        <w:rPr>
          <w:rFonts w:asciiTheme="minorBidi" w:hAnsiTheme="minorBidi"/>
        </w:rPr>
        <w:t xml:space="preserve">their </w:t>
      </w:r>
      <w:r w:rsidRPr="00D12F01">
        <w:rPr>
          <w:rFonts w:asciiTheme="minorBidi" w:hAnsiTheme="minorBidi"/>
        </w:rPr>
        <w:t xml:space="preserve">previously </w:t>
      </w:r>
      <w:r>
        <w:rPr>
          <w:rFonts w:asciiTheme="minorBidi" w:hAnsiTheme="minorBidi"/>
        </w:rPr>
        <w:t>reported</w:t>
      </w:r>
      <w:r w:rsidRPr="00D12F01">
        <w:rPr>
          <w:rFonts w:asciiTheme="minorBidi" w:hAnsiTheme="minorBidi"/>
        </w:rPr>
        <w:t xml:space="preserve"> interactors</w:t>
      </w:r>
      <w:r>
        <w:rPr>
          <w:rFonts w:asciiTheme="minorBidi" w:hAnsiTheme="minorBidi"/>
        </w:rPr>
        <w:t xml:space="preserve">; </w:t>
      </w:r>
      <w:r w:rsidR="009D2D37">
        <w:rPr>
          <w:rFonts w:asciiTheme="minorBidi" w:hAnsiTheme="minorBidi"/>
          <w:b/>
          <w:bCs/>
        </w:rPr>
        <w:t>f</w:t>
      </w:r>
      <w:r w:rsidRPr="005B506A">
        <w:rPr>
          <w:rFonts w:asciiTheme="minorBidi" w:hAnsiTheme="minorBidi"/>
        </w:rPr>
        <w:t>,</w:t>
      </w:r>
      <w:r>
        <w:rPr>
          <w:rFonts w:asciiTheme="minorBidi" w:hAnsiTheme="minorBidi"/>
          <w:b/>
          <w:bCs/>
        </w:rPr>
        <w:t xml:space="preserve"> </w:t>
      </w:r>
      <w:r>
        <w:rPr>
          <w:rFonts w:asciiTheme="minorBidi" w:hAnsiTheme="minorBidi"/>
        </w:rPr>
        <w:t xml:space="preserve">proteins with lysosomal function; </w:t>
      </w:r>
      <w:r w:rsidR="009D2D37">
        <w:rPr>
          <w:rFonts w:asciiTheme="minorBidi" w:hAnsiTheme="minorBidi"/>
          <w:b/>
          <w:bCs/>
        </w:rPr>
        <w:t>g</w:t>
      </w:r>
      <w:r w:rsidRPr="005B506A">
        <w:rPr>
          <w:rFonts w:asciiTheme="minorBidi" w:hAnsiTheme="minorBidi"/>
        </w:rPr>
        <w:t>,</w:t>
      </w:r>
      <w:r w:rsidRPr="00D12F01">
        <w:rPr>
          <w:rFonts w:asciiTheme="minorBidi" w:hAnsiTheme="minorBidi"/>
        </w:rPr>
        <w:t xml:space="preserve"> proteins identified in the W</w:t>
      </w:r>
      <w:r>
        <w:rPr>
          <w:rFonts w:asciiTheme="minorBidi" w:hAnsiTheme="minorBidi"/>
        </w:rPr>
        <w:t>ASH</w:t>
      </w:r>
      <w:r w:rsidRPr="00D12F01">
        <w:rPr>
          <w:rFonts w:asciiTheme="minorBidi" w:hAnsiTheme="minorBidi"/>
        </w:rPr>
        <w:t>1-BioID2 proteome</w:t>
      </w:r>
      <w:r>
        <w:rPr>
          <w:rFonts w:asciiTheme="minorBidi" w:hAnsiTheme="minorBidi"/>
        </w:rPr>
        <w:t xml:space="preserve"> (Fig 1); </w:t>
      </w:r>
      <w:r w:rsidR="009D2D37">
        <w:rPr>
          <w:rFonts w:asciiTheme="minorBidi" w:hAnsiTheme="minorBidi"/>
          <w:b/>
          <w:bCs/>
        </w:rPr>
        <w:t>h</w:t>
      </w:r>
      <w:r>
        <w:rPr>
          <w:rFonts w:asciiTheme="minorBidi" w:hAnsiTheme="minorBidi"/>
        </w:rPr>
        <w:t xml:space="preserve">, proteins with links to intellectual disability (I.D.) or neurodegeneration (Degen.). </w:t>
      </w:r>
      <w:r w:rsidR="00E7537E">
        <w:rPr>
          <w:rFonts w:asciiTheme="minorBidi" w:hAnsiTheme="minorBidi"/>
        </w:rPr>
        <w:t xml:space="preserve">Data reported as mean </w:t>
      </w:r>
      <w:r w:rsidR="00E7537E" w:rsidRPr="001F6C72">
        <w:rPr>
          <w:rFonts w:ascii="Arial" w:hAnsi="Arial" w:cs="Arial"/>
        </w:rPr>
        <w:t>±</w:t>
      </w:r>
      <w:r w:rsidR="00E7537E">
        <w:rPr>
          <w:rFonts w:ascii="Arial" w:hAnsi="Arial" w:cs="Arial"/>
        </w:rPr>
        <w:t xml:space="preserve"> SEM, e</w:t>
      </w:r>
      <w:r w:rsidR="00E7537E" w:rsidRPr="001F6C72">
        <w:rPr>
          <w:rFonts w:asciiTheme="minorBidi" w:hAnsiTheme="minorBidi"/>
        </w:rPr>
        <w:t>rror bars are SEM</w:t>
      </w:r>
      <w:r w:rsidR="00E7537E">
        <w:rPr>
          <w:rFonts w:asciiTheme="minorBidi" w:hAnsiTheme="minorBidi"/>
        </w:rPr>
        <w:t>.</w:t>
      </w:r>
      <w:r>
        <w:rPr>
          <w:rFonts w:asciiTheme="minorBidi" w:hAnsiTheme="minorBidi"/>
        </w:rPr>
        <w:t xml:space="preserve"> </w:t>
      </w:r>
      <w:r w:rsidRPr="001F6C72">
        <w:rPr>
          <w:rFonts w:asciiTheme="minorBidi" w:hAnsiTheme="minorBidi"/>
        </w:rPr>
        <w:t>***</w:t>
      </w:r>
      <w:r>
        <w:rPr>
          <w:rFonts w:asciiTheme="minorBidi" w:hAnsiTheme="minorBidi"/>
        </w:rPr>
        <w:t>p</w:t>
      </w:r>
      <w:r w:rsidRPr="001F6C72">
        <w:rPr>
          <w:rFonts w:asciiTheme="minorBidi" w:hAnsiTheme="minorBidi"/>
        </w:rPr>
        <w:t>&lt;0.001</w:t>
      </w:r>
      <w:ins w:id="806" w:author="Jamie Courtland" w:date="2020-06-26T10:22:00Z">
        <w:r w:rsidR="001349F4">
          <w:rPr>
            <w:rFonts w:asciiTheme="minorBidi" w:hAnsiTheme="minorBidi"/>
          </w:rPr>
          <w:t xml:space="preserve">, </w:t>
        </w:r>
      </w:ins>
      <w:r w:rsidRPr="004C25D6">
        <w:rPr>
          <w:rFonts w:asciiTheme="minorBidi" w:hAnsiTheme="minorBidi"/>
        </w:rPr>
        <w:t>one-sided student’s t-test with Bonferroni correction</w:t>
      </w:r>
      <w:r>
        <w:rPr>
          <w:rFonts w:asciiTheme="minorBidi" w:hAnsiTheme="minorBidi"/>
        </w:rPr>
        <w:t xml:space="preserve"> (</w:t>
      </w:r>
      <w:r w:rsidR="00E7537E">
        <w:rPr>
          <w:rFonts w:asciiTheme="minorBidi" w:hAnsiTheme="minorBidi"/>
        </w:rPr>
        <w:t>b</w:t>
      </w:r>
      <w:r>
        <w:rPr>
          <w:rFonts w:asciiTheme="minorBidi" w:hAnsiTheme="minorBidi"/>
        </w:rPr>
        <w:t xml:space="preserve">) </w:t>
      </w:r>
    </w:p>
    <w:p w14:paraId="0085F315" w14:textId="77777777" w:rsidR="00E150ED" w:rsidRPr="00A07276" w:rsidRDefault="00E150ED" w:rsidP="005F4E2F">
      <w:pPr>
        <w:jc w:val="thaiDistribute"/>
        <w:rPr>
          <w:rFonts w:asciiTheme="minorBidi" w:hAnsiTheme="minorBidi"/>
        </w:rPr>
      </w:pPr>
    </w:p>
    <w:p w14:paraId="2DCB2E0B" w14:textId="1139AED1" w:rsidR="00E150ED" w:rsidRPr="00A07276" w:rsidRDefault="00E150ED" w:rsidP="00A07276">
      <w:pPr>
        <w:jc w:val="thaiDistribute"/>
        <w:rPr>
          <w:rFonts w:asciiTheme="minorBidi" w:hAnsiTheme="minorBidi"/>
          <w:b/>
          <w:bCs/>
        </w:rPr>
      </w:pPr>
      <w:r w:rsidRPr="00A07276">
        <w:rPr>
          <w:rFonts w:asciiTheme="minorBidi" w:hAnsiTheme="minorBidi"/>
          <w:b/>
          <w:bCs/>
        </w:rPr>
        <w:t>Extended Data Fig</w:t>
      </w:r>
      <w:r w:rsidR="009D2D37">
        <w:rPr>
          <w:rFonts w:asciiTheme="minorBidi" w:hAnsiTheme="minorBidi"/>
          <w:b/>
          <w:bCs/>
        </w:rPr>
        <w:t>.</w:t>
      </w:r>
      <w:r w:rsidRPr="00A07276">
        <w:rPr>
          <w:rFonts w:asciiTheme="minorBidi" w:hAnsiTheme="minorBidi"/>
          <w:b/>
          <w:bCs/>
        </w:rPr>
        <w:t xml:space="preserve"> </w:t>
      </w:r>
      <w:r w:rsidR="009D2D37">
        <w:rPr>
          <w:rFonts w:asciiTheme="minorBidi" w:hAnsiTheme="minorBidi"/>
          <w:b/>
          <w:bCs/>
        </w:rPr>
        <w:t xml:space="preserve">4 </w:t>
      </w:r>
      <w:r w:rsidR="00A07276">
        <w:rPr>
          <w:rFonts w:asciiTheme="minorBidi" w:hAnsiTheme="minorBidi"/>
          <w:b/>
          <w:bCs/>
        </w:rPr>
        <w:t>Multiple</w:t>
      </w:r>
      <w:r w:rsidR="00E7537E">
        <w:rPr>
          <w:rFonts w:asciiTheme="minorBidi" w:hAnsiTheme="minorBidi"/>
          <w:b/>
          <w:bCs/>
        </w:rPr>
        <w:t xml:space="preserve"> p</w:t>
      </w:r>
      <w:r w:rsidR="00B36B65">
        <w:rPr>
          <w:rFonts w:asciiTheme="minorBidi" w:hAnsiTheme="minorBidi"/>
          <w:b/>
          <w:bCs/>
        </w:rPr>
        <w:t xml:space="preserve">rotein networks </w:t>
      </w:r>
      <w:r w:rsidR="00E7537E">
        <w:rPr>
          <w:rFonts w:asciiTheme="minorBidi" w:hAnsiTheme="minorBidi"/>
          <w:b/>
          <w:bCs/>
        </w:rPr>
        <w:t>display significant alterations in MUT brain compared to WT</w:t>
      </w:r>
      <w:r w:rsidRPr="00A07276">
        <w:rPr>
          <w:rFonts w:asciiTheme="minorBidi" w:hAnsiTheme="minorBidi"/>
          <w:b/>
          <w:bCs/>
        </w:rPr>
        <w:t>.</w:t>
      </w:r>
      <w:r w:rsidR="000209EA">
        <w:rPr>
          <w:rFonts w:asciiTheme="minorBidi" w:hAnsiTheme="minorBidi"/>
          <w:b/>
          <w:bCs/>
        </w:rPr>
        <w:t xml:space="preserve"> a</w:t>
      </w:r>
      <w:r w:rsidR="000209EA">
        <w:rPr>
          <w:rFonts w:asciiTheme="minorBidi" w:hAnsiTheme="minorBidi"/>
        </w:rPr>
        <w:t>,</w:t>
      </w:r>
      <w:r w:rsidR="00E7537E">
        <w:rPr>
          <w:rFonts w:asciiTheme="minorBidi" w:hAnsiTheme="minorBidi"/>
        </w:rPr>
        <w:t xml:space="preserve"> </w:t>
      </w:r>
      <w:proofErr w:type="gramStart"/>
      <w:r w:rsidR="00E7537E">
        <w:rPr>
          <w:rFonts w:asciiTheme="minorBidi" w:hAnsiTheme="minorBidi"/>
        </w:rPr>
        <w:t>All</w:t>
      </w:r>
      <w:proofErr w:type="gramEnd"/>
      <w:r w:rsidR="00E7537E">
        <w:rPr>
          <w:rFonts w:asciiTheme="minorBidi" w:hAnsiTheme="minorBidi"/>
        </w:rPr>
        <w:t xml:space="preserve"> proteins identified by TMT proteomics plotted based on two of their principle components (PC1, PC2). Each protein is color-coded by its corresponding module. PVE = percent variance explained.</w:t>
      </w:r>
      <w:r w:rsidR="0014236D">
        <w:rPr>
          <w:rFonts w:asciiTheme="minorBidi" w:hAnsiTheme="minorBidi"/>
        </w:rPr>
        <w:t xml:space="preserve"> </w:t>
      </w:r>
      <w:proofErr w:type="spellStart"/>
      <w:r w:rsidR="0014236D">
        <w:rPr>
          <w:rFonts w:asciiTheme="minorBidi" w:hAnsiTheme="minorBidi"/>
        </w:rPr>
        <w:t>Clustergrams</w:t>
      </w:r>
      <w:proofErr w:type="spellEnd"/>
      <w:r w:rsidR="0014236D">
        <w:rPr>
          <w:rFonts w:asciiTheme="minorBidi" w:hAnsiTheme="minorBidi"/>
        </w:rPr>
        <w:t xml:space="preserve"> </w:t>
      </w:r>
      <w:proofErr w:type="gramStart"/>
      <w:r w:rsidR="0014236D">
        <w:rPr>
          <w:rFonts w:asciiTheme="minorBidi" w:hAnsiTheme="minorBidi"/>
        </w:rPr>
        <w:t>of:</w:t>
      </w:r>
      <w:proofErr w:type="gramEnd"/>
      <w:r w:rsidR="0014236D">
        <w:rPr>
          <w:rFonts w:asciiTheme="minorBidi" w:hAnsiTheme="minorBidi"/>
        </w:rPr>
        <w:t xml:space="preserve"> </w:t>
      </w:r>
      <w:r w:rsidR="0014236D">
        <w:rPr>
          <w:rFonts w:asciiTheme="minorBidi" w:hAnsiTheme="minorBidi"/>
          <w:b/>
          <w:bCs/>
        </w:rPr>
        <w:t>b</w:t>
      </w:r>
      <w:r w:rsidR="0014236D">
        <w:rPr>
          <w:rFonts w:asciiTheme="minorBidi" w:hAnsiTheme="minorBidi"/>
        </w:rPr>
        <w:t xml:space="preserve">, Module 14 (M14) containing endosomal proteins; </w:t>
      </w:r>
      <w:r w:rsidR="0014236D" w:rsidRPr="00A07276">
        <w:rPr>
          <w:rFonts w:asciiTheme="minorBidi" w:hAnsiTheme="minorBidi"/>
          <w:b/>
          <w:bCs/>
        </w:rPr>
        <w:t>c</w:t>
      </w:r>
      <w:r w:rsidR="0014236D">
        <w:rPr>
          <w:rFonts w:asciiTheme="minorBidi" w:hAnsiTheme="minorBidi"/>
        </w:rPr>
        <w:t xml:space="preserve">, Module </w:t>
      </w:r>
      <w:ins w:id="807" w:author="Jamie Courtland" w:date="2020-06-25T18:35:00Z">
        <w:r w:rsidR="00334712">
          <w:rPr>
            <w:rFonts w:asciiTheme="minorBidi" w:hAnsiTheme="minorBidi"/>
          </w:rPr>
          <w:t>21</w:t>
        </w:r>
      </w:ins>
      <w:ins w:id="808" w:author="Jamie Courtland" w:date="2020-06-25T18:36:00Z">
        <w:r w:rsidR="00334712">
          <w:rPr>
            <w:rFonts w:asciiTheme="minorBidi" w:hAnsiTheme="minorBidi"/>
          </w:rPr>
          <w:t>3</w:t>
        </w:r>
      </w:ins>
      <w:ins w:id="809" w:author="Jamie Courtland" w:date="2020-06-25T18:35:00Z">
        <w:r w:rsidR="00334712">
          <w:rPr>
            <w:rFonts w:asciiTheme="minorBidi" w:hAnsiTheme="minorBidi"/>
          </w:rPr>
          <w:t xml:space="preserve"> </w:t>
        </w:r>
      </w:ins>
      <w:r w:rsidR="0014236D">
        <w:rPr>
          <w:rFonts w:asciiTheme="minorBidi" w:hAnsiTheme="minorBidi"/>
        </w:rPr>
        <w:t>(</w:t>
      </w:r>
      <w:ins w:id="810" w:author="Jamie Courtland" w:date="2020-06-25T18:35:00Z">
        <w:r w:rsidR="00334712">
          <w:rPr>
            <w:rFonts w:asciiTheme="minorBidi" w:hAnsiTheme="minorBidi"/>
          </w:rPr>
          <w:t>M213</w:t>
        </w:r>
      </w:ins>
      <w:r w:rsidR="0014236D">
        <w:rPr>
          <w:rFonts w:asciiTheme="minorBidi" w:hAnsiTheme="minorBidi"/>
        </w:rPr>
        <w:t xml:space="preserve">) containing lysosomal proteins; </w:t>
      </w:r>
      <w:r w:rsidR="0014236D" w:rsidRPr="00A07276">
        <w:rPr>
          <w:rFonts w:asciiTheme="minorBidi" w:hAnsiTheme="minorBidi"/>
          <w:b/>
          <w:bCs/>
        </w:rPr>
        <w:t>d</w:t>
      </w:r>
      <w:r w:rsidR="0014236D">
        <w:rPr>
          <w:rFonts w:asciiTheme="minorBidi" w:hAnsiTheme="minorBidi"/>
        </w:rPr>
        <w:t xml:space="preserve">, Modules </w:t>
      </w:r>
      <w:ins w:id="811" w:author="Jamie Courtland" w:date="2020-06-25T18:51:00Z">
        <w:r w:rsidR="00D111C7">
          <w:rPr>
            <w:rFonts w:asciiTheme="minorBidi" w:hAnsiTheme="minorBidi"/>
          </w:rPr>
          <w:t xml:space="preserve">83 </w:t>
        </w:r>
      </w:ins>
      <w:r w:rsidR="0014236D">
        <w:rPr>
          <w:rFonts w:asciiTheme="minorBidi" w:hAnsiTheme="minorBidi"/>
        </w:rPr>
        <w:t>(</w:t>
      </w:r>
      <w:ins w:id="812" w:author="Jamie Courtland" w:date="2020-06-25T18:51:00Z">
        <w:r w:rsidR="00D111C7">
          <w:rPr>
            <w:rFonts w:asciiTheme="minorBidi" w:hAnsiTheme="minorBidi"/>
          </w:rPr>
          <w:t>M83</w:t>
        </w:r>
      </w:ins>
      <w:r w:rsidR="0014236D">
        <w:rPr>
          <w:rFonts w:asciiTheme="minorBidi" w:hAnsiTheme="minorBidi"/>
        </w:rPr>
        <w:t xml:space="preserve">) containing endoplasmic reticulum (ER) </w:t>
      </w:r>
      <w:ins w:id="813" w:author="Jamie Courtland" w:date="2020-06-26T11:08:00Z">
        <w:r w:rsidR="004469B7">
          <w:rPr>
            <w:rFonts w:asciiTheme="minorBidi" w:hAnsiTheme="minorBidi"/>
          </w:rPr>
          <w:t xml:space="preserve">stress response </w:t>
        </w:r>
      </w:ins>
      <w:r w:rsidR="0014236D">
        <w:rPr>
          <w:rFonts w:asciiTheme="minorBidi" w:hAnsiTheme="minorBidi"/>
        </w:rPr>
        <w:t xml:space="preserve">proteins; </w:t>
      </w:r>
      <w:r w:rsidR="0014236D" w:rsidRPr="00A07276">
        <w:rPr>
          <w:rFonts w:asciiTheme="minorBidi" w:hAnsiTheme="minorBidi"/>
          <w:b/>
          <w:bCs/>
        </w:rPr>
        <w:t>e-f</w:t>
      </w:r>
      <w:r w:rsidR="0014236D">
        <w:rPr>
          <w:rFonts w:asciiTheme="minorBidi" w:hAnsiTheme="minorBidi"/>
        </w:rPr>
        <w:t xml:space="preserve">, Modules 143 and 35 (M143, M35) containing synaptic proteins. </w:t>
      </w:r>
      <w:r w:rsidR="0014236D" w:rsidRPr="00A07276">
        <w:rPr>
          <w:rFonts w:asciiTheme="minorBidi" w:hAnsiTheme="minorBidi"/>
          <w:b/>
          <w:bCs/>
        </w:rPr>
        <w:t>g</w:t>
      </w:r>
      <w:r w:rsidR="0014236D">
        <w:rPr>
          <w:rFonts w:asciiTheme="minorBidi" w:hAnsiTheme="minorBidi"/>
        </w:rPr>
        <w:t xml:space="preserve">, Summary plots of </w:t>
      </w:r>
      <w:ins w:id="814" w:author="Jamie Courtland" w:date="2020-06-26T11:09:00Z">
        <w:r w:rsidR="004469B7">
          <w:rPr>
            <w:rFonts w:asciiTheme="minorBidi" w:hAnsiTheme="minorBidi"/>
          </w:rPr>
          <w:t xml:space="preserve">average </w:t>
        </w:r>
      </w:ins>
      <w:r w:rsidR="0014236D">
        <w:rPr>
          <w:rFonts w:asciiTheme="minorBidi" w:hAnsiTheme="minorBidi"/>
        </w:rPr>
        <w:t xml:space="preserve">protein abundance in </w:t>
      </w:r>
      <w:commentRangeStart w:id="815"/>
      <w:r w:rsidR="0014236D" w:rsidRPr="00A07276">
        <w:rPr>
          <w:rFonts w:asciiTheme="minorBidi" w:hAnsiTheme="minorBidi"/>
          <w:highlight w:val="yellow"/>
        </w:rPr>
        <w:t xml:space="preserve">each of the seven analyzed </w:t>
      </w:r>
      <w:r w:rsidR="00A07276">
        <w:rPr>
          <w:rFonts w:asciiTheme="minorBidi" w:hAnsiTheme="minorBidi"/>
          <w:highlight w:val="yellow"/>
        </w:rPr>
        <w:t xml:space="preserve">brain </w:t>
      </w:r>
      <w:r w:rsidR="0014236D" w:rsidRPr="00A07276">
        <w:rPr>
          <w:rFonts w:asciiTheme="minorBidi" w:hAnsiTheme="minorBidi"/>
          <w:highlight w:val="yellow"/>
        </w:rPr>
        <w:t>fractions</w:t>
      </w:r>
      <w:commentRangeEnd w:id="815"/>
      <w:r w:rsidR="00A07276">
        <w:rPr>
          <w:rStyle w:val="CommentReference"/>
        </w:rPr>
        <w:commentReference w:id="815"/>
      </w:r>
      <w:r w:rsidR="00A07276">
        <w:rPr>
          <w:rFonts w:asciiTheme="minorBidi" w:hAnsiTheme="minorBidi"/>
        </w:rPr>
        <w:t xml:space="preserve"> for each module</w:t>
      </w:r>
      <w:r w:rsidR="0014236D">
        <w:rPr>
          <w:rFonts w:asciiTheme="minorBidi" w:hAnsiTheme="minorBidi"/>
        </w:rPr>
        <w:t xml:space="preserve">, </w:t>
      </w:r>
      <w:r w:rsidR="00A07276" w:rsidRPr="00A323FA">
        <w:rPr>
          <w:rFonts w:asciiTheme="minorBidi" w:hAnsiTheme="minorBidi"/>
        </w:rPr>
        <w:t>presented as log</w:t>
      </w:r>
      <w:r w:rsidR="00A07276" w:rsidRPr="00A323FA">
        <w:rPr>
          <w:rFonts w:asciiTheme="minorBidi" w:hAnsiTheme="minorBidi"/>
          <w:vertAlign w:val="subscript"/>
        </w:rPr>
        <w:t>2</w:t>
      </w:r>
      <w:r w:rsidR="00A07276" w:rsidRPr="00A323FA">
        <w:rPr>
          <w:rFonts w:asciiTheme="minorBidi" w:hAnsiTheme="minorBidi"/>
        </w:rPr>
        <w:t>(</w:t>
      </w:r>
      <w:r w:rsidR="00A07276">
        <w:rPr>
          <w:rFonts w:asciiTheme="minorBidi" w:hAnsiTheme="minorBidi"/>
        </w:rPr>
        <w:t>adjusted</w:t>
      </w:r>
      <w:ins w:id="816" w:author="Jamie Courtland" w:date="2020-06-26T10:36:00Z">
        <w:r w:rsidR="00570E38">
          <w:rPr>
            <w:rFonts w:asciiTheme="minorBidi" w:hAnsiTheme="minorBidi"/>
          </w:rPr>
          <w:t xml:space="preserve"> </w:t>
        </w:r>
      </w:ins>
      <w:r w:rsidR="00A07276" w:rsidRPr="00A323FA">
        <w:rPr>
          <w:rFonts w:asciiTheme="minorBidi" w:hAnsiTheme="minorBidi"/>
        </w:rPr>
        <w:t>intensities)</w:t>
      </w:r>
      <w:r w:rsidR="0014236D">
        <w:rPr>
          <w:rFonts w:asciiTheme="minorBidi" w:hAnsiTheme="minorBidi"/>
        </w:rPr>
        <w:t xml:space="preserve">. All </w:t>
      </w:r>
      <w:r w:rsidR="00A07276">
        <w:rPr>
          <w:rFonts w:asciiTheme="minorBidi" w:hAnsiTheme="minorBidi"/>
        </w:rPr>
        <w:t xml:space="preserve">modules </w:t>
      </w:r>
      <w:r w:rsidR="0014236D">
        <w:rPr>
          <w:rFonts w:asciiTheme="minorBidi" w:hAnsiTheme="minorBidi"/>
        </w:rPr>
        <w:t>display significant differences between WT and MUT samples (</w:t>
      </w:r>
      <w:r w:rsidR="0014236D" w:rsidRPr="00570E38">
        <w:rPr>
          <w:rFonts w:asciiTheme="minorBidi" w:hAnsiTheme="minorBidi"/>
        </w:rPr>
        <w:t>M14: WT 13.9</w:t>
      </w:r>
      <w:ins w:id="817" w:author="Jamie Courtland" w:date="2020-06-26T10:27:00Z">
        <w:r w:rsidR="00197798" w:rsidRPr="00570E38">
          <w:rPr>
            <w:rFonts w:asciiTheme="minorBidi" w:hAnsiTheme="minorBidi"/>
          </w:rPr>
          <w:t>4</w:t>
        </w:r>
        <w:r w:rsidR="00197798" w:rsidRPr="00570E38">
          <w:rPr>
            <w:rFonts w:ascii="Arial" w:hAnsi="Arial" w:cs="Arial"/>
          </w:rPr>
          <w:t xml:space="preserve"> ± 0.002</w:t>
        </w:r>
      </w:ins>
      <w:r w:rsidR="0014236D" w:rsidRPr="00570E38">
        <w:rPr>
          <w:rFonts w:asciiTheme="minorBidi" w:hAnsiTheme="minorBidi"/>
        </w:rPr>
        <w:t xml:space="preserve"> MUT 13.8</w:t>
      </w:r>
      <w:ins w:id="818" w:author="Jamie Courtland" w:date="2020-06-26T10:28:00Z">
        <w:r w:rsidR="00197798" w:rsidRPr="00570E38">
          <w:rPr>
            <w:rFonts w:asciiTheme="minorBidi" w:hAnsiTheme="minorBidi"/>
          </w:rPr>
          <w:t xml:space="preserve">2 </w:t>
        </w:r>
        <w:r w:rsidR="00197798" w:rsidRPr="00570E38">
          <w:rPr>
            <w:rFonts w:ascii="Arial" w:hAnsi="Arial" w:cs="Arial"/>
          </w:rPr>
          <w:t>± 0.002</w:t>
        </w:r>
      </w:ins>
      <w:r w:rsidR="0014236D" w:rsidRPr="00570E38">
        <w:rPr>
          <w:rFonts w:asciiTheme="minorBidi" w:hAnsiTheme="minorBidi"/>
        </w:rPr>
        <w:t>, p=0.</w:t>
      </w:r>
      <w:ins w:id="819" w:author="Jamie Courtland" w:date="2020-06-26T10:28:00Z">
        <w:r w:rsidR="00197798" w:rsidRPr="00570E38">
          <w:rPr>
            <w:rFonts w:asciiTheme="minorBidi" w:hAnsiTheme="minorBidi"/>
          </w:rPr>
          <w:t>0207</w:t>
        </w:r>
      </w:ins>
      <w:r w:rsidR="0014236D" w:rsidRPr="00570E38">
        <w:rPr>
          <w:rFonts w:asciiTheme="minorBidi" w:hAnsiTheme="minorBidi"/>
        </w:rPr>
        <w:t xml:space="preserve">; </w:t>
      </w:r>
      <w:ins w:id="820" w:author="Jamie Courtland" w:date="2020-06-26T10:29:00Z">
        <w:r w:rsidR="00197798" w:rsidRPr="00570E38">
          <w:rPr>
            <w:rFonts w:asciiTheme="minorBidi" w:hAnsiTheme="minorBidi"/>
          </w:rPr>
          <w:t>M213</w:t>
        </w:r>
      </w:ins>
      <w:r w:rsidR="0014236D" w:rsidRPr="00570E38">
        <w:rPr>
          <w:rFonts w:asciiTheme="minorBidi" w:hAnsiTheme="minorBidi"/>
        </w:rPr>
        <w:t>: WT 12.</w:t>
      </w:r>
      <w:ins w:id="821" w:author="Jamie Courtland" w:date="2020-06-26T10:29:00Z">
        <w:r w:rsidR="00197798" w:rsidRPr="00570E38">
          <w:rPr>
            <w:rFonts w:asciiTheme="minorBidi" w:hAnsiTheme="minorBidi"/>
          </w:rPr>
          <w:t xml:space="preserve">17 </w:t>
        </w:r>
        <w:r w:rsidR="00197798" w:rsidRPr="00570E38">
          <w:rPr>
            <w:rFonts w:ascii="Arial" w:hAnsi="Arial" w:cs="Arial"/>
          </w:rPr>
          <w:t>± 0.002</w:t>
        </w:r>
      </w:ins>
      <w:r w:rsidR="0014236D" w:rsidRPr="00570E38">
        <w:rPr>
          <w:rFonts w:asciiTheme="minorBidi" w:hAnsiTheme="minorBidi"/>
        </w:rPr>
        <w:t>, MUT 12.3</w:t>
      </w:r>
      <w:ins w:id="822" w:author="Jamie Courtland" w:date="2020-06-26T10:30:00Z">
        <w:r w:rsidR="00197798" w:rsidRPr="00570E38">
          <w:rPr>
            <w:rFonts w:asciiTheme="minorBidi" w:hAnsiTheme="minorBidi"/>
          </w:rPr>
          <w:t>3</w:t>
        </w:r>
      </w:ins>
      <w:ins w:id="823" w:author="Jamie Courtland" w:date="2020-06-26T10:29:00Z">
        <w:r w:rsidR="00197798" w:rsidRPr="00570E38">
          <w:rPr>
            <w:rFonts w:asciiTheme="minorBidi" w:hAnsiTheme="minorBidi"/>
          </w:rPr>
          <w:t xml:space="preserve"> </w:t>
        </w:r>
        <w:r w:rsidR="00197798" w:rsidRPr="00570E38">
          <w:rPr>
            <w:rFonts w:ascii="Arial" w:hAnsi="Arial" w:cs="Arial"/>
          </w:rPr>
          <w:t>±</w:t>
        </w:r>
      </w:ins>
      <w:ins w:id="824" w:author="Jamie Courtland" w:date="2020-06-26T10:30:00Z">
        <w:r w:rsidR="00197798" w:rsidRPr="00570E38">
          <w:rPr>
            <w:rFonts w:ascii="Arial" w:hAnsi="Arial" w:cs="Arial"/>
          </w:rPr>
          <w:t xml:space="preserve"> 0.002</w:t>
        </w:r>
      </w:ins>
      <w:r w:rsidR="0014236D" w:rsidRPr="00570E38">
        <w:rPr>
          <w:rFonts w:asciiTheme="minorBidi" w:hAnsiTheme="minorBidi"/>
        </w:rPr>
        <w:t xml:space="preserve">, p=0.0037; </w:t>
      </w:r>
      <w:ins w:id="825" w:author="Jamie Courtland" w:date="2020-06-26T10:30:00Z">
        <w:r w:rsidR="00197798" w:rsidRPr="00570E38">
          <w:rPr>
            <w:rFonts w:asciiTheme="minorBidi" w:hAnsiTheme="minorBidi"/>
          </w:rPr>
          <w:t>83</w:t>
        </w:r>
      </w:ins>
      <w:r w:rsidR="0014236D" w:rsidRPr="00570E38">
        <w:rPr>
          <w:rFonts w:asciiTheme="minorBidi" w:hAnsiTheme="minorBidi"/>
        </w:rPr>
        <w:t>: WT 14.4</w:t>
      </w:r>
      <w:ins w:id="826" w:author="Jamie Courtland" w:date="2020-06-26T10:30:00Z">
        <w:r w:rsidR="00197798" w:rsidRPr="00570E38">
          <w:rPr>
            <w:rFonts w:asciiTheme="minorBidi" w:hAnsiTheme="minorBidi"/>
          </w:rPr>
          <w:t xml:space="preserve">6 </w:t>
        </w:r>
        <w:r w:rsidR="00197798" w:rsidRPr="00570E38">
          <w:rPr>
            <w:rFonts w:ascii="Arial" w:hAnsi="Arial" w:cs="Arial"/>
          </w:rPr>
          <w:t xml:space="preserve">± </w:t>
        </w:r>
      </w:ins>
      <w:ins w:id="827" w:author="Jamie Courtland" w:date="2020-06-26T10:31:00Z">
        <w:r w:rsidR="00197798" w:rsidRPr="00570E38">
          <w:rPr>
            <w:rFonts w:ascii="Arial" w:hAnsi="Arial" w:cs="Arial"/>
          </w:rPr>
          <w:t>0.004</w:t>
        </w:r>
      </w:ins>
      <w:r w:rsidR="0014236D" w:rsidRPr="00570E38">
        <w:rPr>
          <w:rFonts w:asciiTheme="minorBidi" w:hAnsiTheme="minorBidi"/>
        </w:rPr>
        <w:t>, MUT 14.7</w:t>
      </w:r>
      <w:ins w:id="828" w:author="Jamie Courtland" w:date="2020-06-26T10:31:00Z">
        <w:r w:rsidR="00197798" w:rsidRPr="00570E38">
          <w:rPr>
            <w:rFonts w:asciiTheme="minorBidi" w:hAnsiTheme="minorBidi"/>
          </w:rPr>
          <w:t xml:space="preserve">0 </w:t>
        </w:r>
        <w:r w:rsidR="00197798" w:rsidRPr="00570E38">
          <w:rPr>
            <w:rFonts w:ascii="Arial" w:hAnsi="Arial" w:cs="Arial"/>
          </w:rPr>
          <w:t>± 0.003</w:t>
        </w:r>
      </w:ins>
      <w:r w:rsidR="0014236D" w:rsidRPr="00570E38">
        <w:rPr>
          <w:rFonts w:asciiTheme="minorBidi" w:hAnsiTheme="minorBidi"/>
        </w:rPr>
        <w:t>, p=</w:t>
      </w:r>
      <w:r w:rsidR="0014236D" w:rsidRPr="00570E38">
        <w:t xml:space="preserve"> </w:t>
      </w:r>
      <w:r w:rsidR="0014236D" w:rsidRPr="00570E38">
        <w:rPr>
          <w:rFonts w:asciiTheme="minorBidi" w:hAnsiTheme="minorBidi"/>
        </w:rPr>
        <w:t>0.</w:t>
      </w:r>
      <w:ins w:id="829" w:author="Jamie Courtland" w:date="2020-06-26T10:31:00Z">
        <w:r w:rsidR="00197798" w:rsidRPr="00570E38">
          <w:rPr>
            <w:rFonts w:asciiTheme="minorBidi" w:hAnsiTheme="minorBidi"/>
          </w:rPr>
          <w:t>0088</w:t>
        </w:r>
      </w:ins>
      <w:r w:rsidR="0014236D" w:rsidRPr="00570E38">
        <w:rPr>
          <w:rFonts w:asciiTheme="minorBidi" w:hAnsiTheme="minorBidi"/>
        </w:rPr>
        <w:t>; M143: WT 14.</w:t>
      </w:r>
      <w:ins w:id="830" w:author="Jamie Courtland" w:date="2020-06-26T10:32:00Z">
        <w:r w:rsidR="00197798" w:rsidRPr="00570E38">
          <w:rPr>
            <w:rFonts w:asciiTheme="minorBidi" w:hAnsiTheme="minorBidi"/>
          </w:rPr>
          <w:t xml:space="preserve">03 </w:t>
        </w:r>
        <w:r w:rsidR="00197798" w:rsidRPr="00570E38">
          <w:rPr>
            <w:rFonts w:ascii="Arial" w:hAnsi="Arial" w:cs="Arial"/>
          </w:rPr>
          <w:t>± 0.002</w:t>
        </w:r>
      </w:ins>
      <w:r w:rsidR="0014236D" w:rsidRPr="00570E38">
        <w:rPr>
          <w:rFonts w:asciiTheme="minorBidi" w:hAnsiTheme="minorBidi"/>
        </w:rPr>
        <w:t xml:space="preserve">, MUT </w:t>
      </w:r>
      <w:ins w:id="831" w:author="Jamie Courtland" w:date="2020-06-26T10:32:00Z">
        <w:r w:rsidR="00197798" w:rsidRPr="00570E38">
          <w:rPr>
            <w:rFonts w:asciiTheme="minorBidi" w:hAnsiTheme="minorBidi"/>
          </w:rPr>
          <w:t xml:space="preserve">13.92 </w:t>
        </w:r>
      </w:ins>
      <w:r w:rsidR="00197798" w:rsidRPr="00570E38">
        <w:rPr>
          <w:rFonts w:ascii="Arial" w:hAnsi="Arial" w:cs="Arial"/>
        </w:rPr>
        <w:t xml:space="preserve">± 0.002, </w:t>
      </w:r>
      <w:r w:rsidR="0014236D" w:rsidRPr="00570E38">
        <w:rPr>
          <w:rFonts w:asciiTheme="minorBidi" w:hAnsiTheme="minorBidi"/>
        </w:rPr>
        <w:t>p=</w:t>
      </w:r>
      <w:r w:rsidR="0014236D" w:rsidRPr="00570E38">
        <w:t xml:space="preserve"> </w:t>
      </w:r>
      <w:r w:rsidR="0014236D" w:rsidRPr="00570E38">
        <w:rPr>
          <w:rFonts w:asciiTheme="minorBidi" w:hAnsiTheme="minorBidi"/>
        </w:rPr>
        <w:t>0.</w:t>
      </w:r>
      <w:ins w:id="832" w:author="Jamie Courtland" w:date="2020-06-26T10:33:00Z">
        <w:r w:rsidR="00197798" w:rsidRPr="00570E38">
          <w:rPr>
            <w:rFonts w:asciiTheme="minorBidi" w:hAnsiTheme="minorBidi"/>
          </w:rPr>
          <w:t>0148</w:t>
        </w:r>
      </w:ins>
      <w:r w:rsidR="0014236D" w:rsidRPr="00570E38">
        <w:rPr>
          <w:rFonts w:asciiTheme="minorBidi" w:hAnsiTheme="minorBidi"/>
        </w:rPr>
        <w:t>; M35: WT 14.</w:t>
      </w:r>
      <w:ins w:id="833" w:author="Jamie Courtland" w:date="2020-06-26T10:34:00Z">
        <w:r w:rsidR="00197798" w:rsidRPr="00570E38">
          <w:rPr>
            <w:rFonts w:asciiTheme="minorBidi" w:hAnsiTheme="minorBidi"/>
          </w:rPr>
          <w:t xml:space="preserve">19 </w:t>
        </w:r>
        <w:r w:rsidR="00197798" w:rsidRPr="00570E38">
          <w:rPr>
            <w:rFonts w:ascii="Arial" w:hAnsi="Arial" w:cs="Arial"/>
          </w:rPr>
          <w:t>± 0.001</w:t>
        </w:r>
      </w:ins>
      <w:r w:rsidR="0014236D" w:rsidRPr="00570E38">
        <w:rPr>
          <w:rFonts w:asciiTheme="minorBidi" w:hAnsiTheme="minorBidi"/>
        </w:rPr>
        <w:t>, MUT 14.</w:t>
      </w:r>
      <w:r w:rsidR="00A07276" w:rsidRPr="00570E38">
        <w:rPr>
          <w:rFonts w:asciiTheme="minorBidi" w:hAnsiTheme="minorBidi"/>
        </w:rPr>
        <w:t>1</w:t>
      </w:r>
      <w:ins w:id="834" w:author="Jamie Courtland" w:date="2020-06-26T10:34:00Z">
        <w:r w:rsidR="00197798" w:rsidRPr="00570E38">
          <w:rPr>
            <w:rFonts w:asciiTheme="minorBidi" w:hAnsiTheme="minorBidi"/>
          </w:rPr>
          <w:t xml:space="preserve">0 </w:t>
        </w:r>
        <w:r w:rsidR="00197798" w:rsidRPr="00570E38">
          <w:rPr>
            <w:rFonts w:ascii="Arial" w:hAnsi="Arial" w:cs="Arial"/>
          </w:rPr>
          <w:t>± 0.001</w:t>
        </w:r>
      </w:ins>
      <w:r w:rsidR="0014236D" w:rsidRPr="00570E38">
        <w:rPr>
          <w:rFonts w:asciiTheme="minorBidi" w:hAnsiTheme="minorBidi"/>
        </w:rPr>
        <w:t>, p=</w:t>
      </w:r>
      <w:r w:rsidR="0014236D" w:rsidRPr="00570E38">
        <w:t xml:space="preserve"> </w:t>
      </w:r>
      <w:r w:rsidR="0014236D" w:rsidRPr="00570E38">
        <w:rPr>
          <w:rFonts w:asciiTheme="minorBidi" w:hAnsiTheme="minorBidi"/>
        </w:rPr>
        <w:t>0.</w:t>
      </w:r>
      <w:ins w:id="835" w:author="Jamie Courtland" w:date="2020-06-26T10:34:00Z">
        <w:r w:rsidR="00570E38" w:rsidRPr="00570E38">
          <w:rPr>
            <w:rFonts w:asciiTheme="minorBidi" w:hAnsiTheme="minorBidi"/>
          </w:rPr>
          <w:t>0030</w:t>
        </w:r>
      </w:ins>
      <w:r w:rsidR="00A07276" w:rsidRPr="00115A9C">
        <w:rPr>
          <w:rFonts w:asciiTheme="minorBidi" w:hAnsiTheme="minorBidi"/>
        </w:rPr>
        <w:t xml:space="preserve">). Data reported as mean </w:t>
      </w:r>
      <w:r w:rsidR="00A07276" w:rsidRPr="00115A9C">
        <w:rPr>
          <w:rFonts w:ascii="Arial" w:hAnsi="Arial" w:cs="Arial"/>
        </w:rPr>
        <w:t>± SEM, e</w:t>
      </w:r>
      <w:r w:rsidR="00A07276" w:rsidRPr="00115A9C">
        <w:rPr>
          <w:rFonts w:asciiTheme="minorBidi" w:hAnsiTheme="minorBidi"/>
        </w:rPr>
        <w:t>rror bars are SEM</w:t>
      </w:r>
      <w:r w:rsidR="00A07276" w:rsidRPr="004469B7">
        <w:rPr>
          <w:rFonts w:asciiTheme="minorBidi" w:hAnsiTheme="minorBidi"/>
        </w:rPr>
        <w:t xml:space="preserve">. </w:t>
      </w:r>
      <w:r w:rsidR="00A07276" w:rsidRPr="00570E38">
        <w:rPr>
          <w:rFonts w:asciiTheme="minorBidi" w:hAnsiTheme="minorBidi"/>
        </w:rPr>
        <w:t>*p&lt;0.05, **p&lt;0.01, one-sided</w:t>
      </w:r>
      <w:r w:rsidR="00A07276" w:rsidRPr="004C25D6">
        <w:rPr>
          <w:rFonts w:asciiTheme="minorBidi" w:hAnsiTheme="minorBidi"/>
        </w:rPr>
        <w:t xml:space="preserve"> student’s t-test with Bonferroni correction</w:t>
      </w:r>
      <w:r w:rsidR="00A07276">
        <w:rPr>
          <w:rFonts w:asciiTheme="minorBidi" w:hAnsiTheme="minorBidi"/>
        </w:rPr>
        <w:t xml:space="preserve"> (b)</w:t>
      </w:r>
    </w:p>
    <w:p w14:paraId="66B2256D" w14:textId="77777777" w:rsidR="008958FA" w:rsidRPr="00A07276" w:rsidRDefault="008958FA" w:rsidP="008958FA">
      <w:pPr>
        <w:rPr>
          <w:rFonts w:asciiTheme="minorBidi" w:hAnsiTheme="minorBidi"/>
          <w:b/>
          <w:bCs/>
        </w:rPr>
      </w:pPr>
    </w:p>
    <w:p w14:paraId="5B52AC3D" w14:textId="7A873CCA" w:rsidR="005F4E2F" w:rsidRPr="00833B6D" w:rsidRDefault="005F4E2F" w:rsidP="005F4E2F">
      <w:pPr>
        <w:jc w:val="thaiDistribute"/>
        <w:rPr>
          <w:rFonts w:asciiTheme="minorBidi" w:hAnsiTheme="minorBidi"/>
          <w:b/>
          <w:bCs/>
        </w:rPr>
      </w:pPr>
      <w:r>
        <w:rPr>
          <w:rFonts w:asciiTheme="minorBidi" w:hAnsiTheme="minorBidi"/>
          <w:b/>
          <w:bCs/>
        </w:rPr>
        <w:t xml:space="preserve">Extended Data Fig. </w:t>
      </w:r>
      <w:r w:rsidR="000209EA">
        <w:rPr>
          <w:rFonts w:asciiTheme="minorBidi" w:hAnsiTheme="minorBidi"/>
          <w:b/>
          <w:bCs/>
        </w:rPr>
        <w:t>5</w:t>
      </w:r>
      <w:r w:rsidR="000209EA" w:rsidRPr="00961D70">
        <w:rPr>
          <w:rFonts w:asciiTheme="minorBidi" w:hAnsiTheme="minorBidi"/>
          <w:b/>
          <w:bCs/>
        </w:rPr>
        <w:t xml:space="preserve"> </w:t>
      </w:r>
      <w:r>
        <w:rPr>
          <w:rFonts w:asciiTheme="minorBidi" w:hAnsiTheme="minorBidi"/>
          <w:b/>
          <w:bCs/>
        </w:rPr>
        <w:t xml:space="preserve">There is no significant difference in striatal cell death between WT and MUT mice. </w:t>
      </w:r>
      <w:r>
        <w:rPr>
          <w:rFonts w:ascii="Arial" w:hAnsi="Arial" w:cs="Arial"/>
          <w:b/>
          <w:bCs/>
        </w:rPr>
        <w:t xml:space="preserve">a </w:t>
      </w:r>
      <w:r w:rsidRPr="0011096C">
        <w:rPr>
          <w:rFonts w:ascii="Arial" w:hAnsi="Arial" w:cs="Arial"/>
        </w:rPr>
        <w:t>(WT) and</w:t>
      </w:r>
      <w:r>
        <w:rPr>
          <w:rFonts w:ascii="Arial" w:hAnsi="Arial" w:cs="Arial"/>
          <w:b/>
          <w:bCs/>
        </w:rPr>
        <w:t xml:space="preserve"> b </w:t>
      </w:r>
      <w:r w:rsidRPr="0011096C">
        <w:rPr>
          <w:rFonts w:ascii="Arial" w:hAnsi="Arial" w:cs="Arial"/>
        </w:rPr>
        <w:t>(MUT)</w:t>
      </w:r>
      <w:r w:rsidRPr="00521EBE">
        <w:rPr>
          <w:rFonts w:ascii="Arial" w:hAnsi="Arial" w:cs="Arial"/>
        </w:rPr>
        <w:t>,</w:t>
      </w:r>
      <w:r>
        <w:rPr>
          <w:rFonts w:ascii="Arial" w:hAnsi="Arial" w:cs="Arial"/>
          <w:b/>
          <w:bCs/>
        </w:rPr>
        <w:t xml:space="preserve"> </w:t>
      </w:r>
      <w:r w:rsidRPr="0011096C">
        <w:rPr>
          <w:rFonts w:ascii="Arial" w:hAnsi="Arial" w:cs="Arial"/>
        </w:rPr>
        <w:t xml:space="preserve">Representative images of </w:t>
      </w:r>
      <w:r>
        <w:rPr>
          <w:rFonts w:ascii="Arial" w:hAnsi="Arial" w:cs="Arial"/>
        </w:rPr>
        <w:t>adolescent (P42) striatum</w:t>
      </w:r>
      <w:r w:rsidRPr="0011096C">
        <w:rPr>
          <w:rFonts w:ascii="Arial" w:hAnsi="Arial" w:cs="Arial"/>
        </w:rPr>
        <w:t xml:space="preserve"> stained with </w:t>
      </w:r>
      <w:r>
        <w:rPr>
          <w:rFonts w:ascii="Arial" w:hAnsi="Arial" w:cs="Arial"/>
        </w:rPr>
        <w:t>cleaved caspase-3 (CC3,</w:t>
      </w:r>
      <w:r w:rsidRPr="0011096C">
        <w:rPr>
          <w:rFonts w:ascii="Arial" w:hAnsi="Arial" w:cs="Arial"/>
        </w:rPr>
        <w:t xml:space="preserve"> green)</w:t>
      </w:r>
      <w:r>
        <w:rPr>
          <w:rFonts w:ascii="Arial" w:hAnsi="Arial" w:cs="Arial"/>
        </w:rPr>
        <w:t xml:space="preserve">. </w:t>
      </w:r>
      <w:r>
        <w:rPr>
          <w:rFonts w:ascii="Arial" w:hAnsi="Arial" w:cs="Arial"/>
          <w:b/>
          <w:bCs/>
        </w:rPr>
        <w:t>c</w:t>
      </w:r>
      <w:r w:rsidRPr="00521EBE">
        <w:rPr>
          <w:rFonts w:ascii="Arial" w:hAnsi="Arial" w:cs="Arial"/>
        </w:rPr>
        <w:t>,</w:t>
      </w:r>
      <w:r>
        <w:rPr>
          <w:rFonts w:ascii="Arial" w:hAnsi="Arial" w:cs="Arial"/>
          <w:b/>
          <w:bCs/>
        </w:rPr>
        <w:t xml:space="preserve"> </w:t>
      </w:r>
      <w:r>
        <w:rPr>
          <w:rFonts w:ascii="Arial" w:hAnsi="Arial" w:cs="Arial"/>
        </w:rPr>
        <w:t>Anatomical representation of mouse brain with striatum highlighted in blue, adapted from Allen Brain Atlas</w:t>
      </w:r>
      <w:r>
        <w:rPr>
          <w:rFonts w:ascii="Arial" w:hAnsi="Arial" w:cs="Arial"/>
        </w:rPr>
        <w:fldChar w:fldCharType="begin" w:fldLock="1"/>
      </w:r>
      <w:r w:rsidR="0086372A">
        <w:rPr>
          <w:rFonts w:ascii="Arial" w:hAnsi="Arial" w:cs="Arial"/>
        </w:rPr>
        <w:instrText>ADDIN CSL_CITATION {"citationItems":[{"id":"ITEM-1","itemData":{"DOI":"10.1038/nature13186","ISSN":"14764687","abstract":"Comprehensive knowledge of the brain's wiring diagram is fundamental for understanding how the nervous system processes information at both local and global scales. However, with the singular exception of the C. elegans microscale connectome, there are no complete connectivity data sets in other species. Here we report a brain-wide, cellular-level, mesoscale connectome for the mouse. The Allen Mouse Brain Connectivity Atlas uses enhanced green fluorescent protein (EGFP)-expressing adeno-associated viral vectors to trace axonal projections from defined regions and cell types, and high-throughput serial two-photon tomography to image the EGFP-labelled axons throughout the brain. This systematic and standardized approach allows spatial registration of individual experiments into a common three dimensional (3D) reference space, resulting in a whole-brain connectivity matrix. A computational model yields insights into connectional strength distribution, symmetry and other network properties. Virtual tractography illustrates 3D topography among interconnected regions. Cortico-thalamic pathway analysis demonstrates segregation and integration of parallel pathways. The Allen Mouse Brain Connectivity Atlas is a freely available, foundational resource for structural and functional investigations into the neural circuits that support behavioural and cognitive processes in health and disease.","author":[{"dropping-particle":"","family":"Oh","given":"Seung Wook","non-dropping-particle":"","parse-names":false,"suffix":""},{"dropping-particle":"","family":"Harris","given":"Julie A.","non-dropping-particle":"","parse-names":false,"suffix":""},{"dropping-particle":"","family":"Ng","given":"Lydia","non-dropping-particle":"","parse-names":false,"suffix":""},{"dropping-particle":"","family":"Winslow","given":"Brent","non-dropping-particle":"","parse-names":false,"suffix":""},{"dropping-particle":"","family":"Cain","given":"Nicholas","non-dropping-particle":"","parse-names":false,"suffix":""},{"dropping-particle":"","family":"Mihalas","given":"Stefan","non-dropping-particle":"","parse-names":false,"suffix":""},{"dropping-particle":"","family":"Wang","given":"Quanxin","non-dropping-particle":"","parse-names":false,"suffix":""},{"dropping-particle":"","family":"Lau","given":"Chris","non-dropping-particle":"","parse-names":false,"suffix":""},{"dropping-particle":"","family":"Kuan","given":"Leonard","non-dropping-particle":"","parse-names":false,"suffix":""},{"dropping-particle":"","family":"Henry","given":"Alex M.","non-dropping-particle":"","parse-names":false,"suffix":""},{"dropping-particle":"","family":"Mortrud","given":"Marty T.","non-dropping-particle":"","parse-names":false,"suffix":""},{"dropping-particle":"","family":"Ouellette","given":"Benjamin","non-dropping-particle":"","parse-names":false,"suffix":""},{"dropping-particle":"","family":"Nguyen","given":"Thuc Nghi","non-dropping-particle":"","parse-names":false,"suffix":""},{"dropping-particle":"","family":"Sorensen","given":"Staci A.","non-dropping-particle":"","parse-names":false,"suffix":""},{"dropping-particle":"","family":"Slaughterbeck","given":"Clifford R.","non-dropping-particle":"","parse-names":false,"suffix":""},{"dropping-particle":"","family":"Wakeman","given":"Wayne","non-dropping-particle":"","parse-names":false,"suffix":""},{"dropping-particle":"","family":"Li","given":"Yang","non-dropping-particle":"","parse-names":false,"suffix":""},{"dropping-particle":"","family":"Feng","given":"David","non-dropping-particle":"","parse-names":false,"suffix":""},{"dropping-particle":"","family":"Ho","given":"Anh","non-dropping-particle":"","parse-names":false,"suffix":""},{"dropping-particle":"","family":"Nicholas","given":"Eric","non-dropping-particle":"","parse-names":false,"suffix":""},{"dropping-particle":"","family":"Hirokawa","given":"Karla E.","non-dropping-particle":"","parse-names":false,"suffix":""},{"dropping-particle":"","family":"Bohn","given":"Phillip","non-dropping-particle":"","parse-names":false,"suffix":""},{"dropping-particle":"","family":"Joines","given":"Kevin M.","non-dropping-particle":"","parse-names":false,"suffix":""},{"dropping-particle":"","family":"Peng","given":"Hanchuan","non-dropping-particle":"","parse-names":false,"suffix":""},{"dropping-particle":"","family":"Hawrylycz","given":"Michael J.","non-dropping-particle":"","parse-names":false,"suffix":""},{"dropping-particle":"","family":"Phillips","given":"John W.","non-dropping-particle":"","parse-names":false,"suffix":""},{"dropping-particle":"","family":"Hohmann","given":"John G.","non-dropping-particle":"","parse-names":false,"suffix":""},{"dropping-particle":"","family":"Wohnoutka","given":"Paul","non-dropping-particle":"","parse-names":false,"suffix":""},{"dropping-particle":"","family":"Gerfen","given":"Charles R.","non-dropping-particle":"","parse-names":false,"suffix":""},{"dropping-particle":"","family":"Koch","given":"Christof","non-dropping-particle":"","parse-names":false,"suffix":""},{"dropping-particle":"","family":"Bernard","given":"Amy","non-dropping-particle":"","parse-names":false,"suffix":""},{"dropping-particle":"","family":"Dang","given":"Chinh","non-dropping-particle":"","parse-names":false,"suffix":""},{"dropping-particle":"","family":"Jones","given":"Allan R.","non-dropping-particle":"","parse-names":false,"suffix":""},{"dropping-particle":"","family":"Zeng","given":"Hongkui","non-dropping-particle":"","parse-names":false,"suffix":""}],"container-title":"Nature","id":"ITEM-1","issue":"7495","issued":{"date-parts":[["2014","4","10"]]},"page":"207-214","publisher":"Nature Publishing Group","title":"A mesoscale connectome of the mouse brain","type":"article-journal","volume":"508"},"uris":["http://www.mendeley.com/documents/?uuid=1e563493-efd9-3f8e-ad71-611c184d4028"]}],"mendeley":{"formattedCitation":"&lt;sup&gt;115&lt;/sup&gt;","plainTextFormattedCitation":"115","previouslyFormattedCitation":"&lt;sup&gt;114&lt;/sup&gt;"},"properties":{"noteIndex":0},"schema":"https://github.com/citation-style-language/schema/raw/master/csl-citation.json"}</w:instrText>
      </w:r>
      <w:r>
        <w:rPr>
          <w:rFonts w:ascii="Arial" w:hAnsi="Arial" w:cs="Arial"/>
        </w:rPr>
        <w:fldChar w:fldCharType="separate"/>
      </w:r>
      <w:r w:rsidR="0086372A" w:rsidRPr="0086372A">
        <w:rPr>
          <w:rFonts w:ascii="Arial" w:hAnsi="Arial" w:cs="Arial"/>
          <w:noProof/>
          <w:vertAlign w:val="superscript"/>
        </w:rPr>
        <w:t>115</w:t>
      </w:r>
      <w:r>
        <w:rPr>
          <w:rFonts w:ascii="Arial" w:hAnsi="Arial" w:cs="Arial"/>
        </w:rPr>
        <w:fldChar w:fldCharType="end"/>
      </w:r>
      <w:r>
        <w:rPr>
          <w:rFonts w:ascii="Arial" w:hAnsi="Arial" w:cs="Arial"/>
        </w:rPr>
        <w:t xml:space="preserve">. </w:t>
      </w:r>
      <w:r>
        <w:rPr>
          <w:rFonts w:ascii="Arial" w:hAnsi="Arial" w:cs="Arial"/>
          <w:b/>
          <w:bCs/>
        </w:rPr>
        <w:t xml:space="preserve"> d </w:t>
      </w:r>
      <w:r w:rsidRPr="0011096C">
        <w:rPr>
          <w:rFonts w:ascii="Arial" w:hAnsi="Arial" w:cs="Arial"/>
        </w:rPr>
        <w:t>(WT) and</w:t>
      </w:r>
      <w:r>
        <w:rPr>
          <w:rFonts w:ascii="Arial" w:hAnsi="Arial" w:cs="Arial"/>
          <w:b/>
          <w:bCs/>
        </w:rPr>
        <w:t xml:space="preserve"> e </w:t>
      </w:r>
      <w:r w:rsidRPr="0011096C">
        <w:rPr>
          <w:rFonts w:ascii="Arial" w:hAnsi="Arial" w:cs="Arial"/>
        </w:rPr>
        <w:t>(MUT)</w:t>
      </w:r>
      <w:r w:rsidRPr="00521EBE">
        <w:rPr>
          <w:rFonts w:ascii="Arial" w:hAnsi="Arial" w:cs="Arial"/>
        </w:rPr>
        <w:t>,</w:t>
      </w:r>
      <w:r>
        <w:rPr>
          <w:rFonts w:ascii="Arial" w:hAnsi="Arial" w:cs="Arial"/>
          <w:b/>
          <w:bCs/>
        </w:rPr>
        <w:t xml:space="preserve"> </w:t>
      </w:r>
      <w:r w:rsidRPr="0011096C">
        <w:rPr>
          <w:rFonts w:ascii="Arial" w:hAnsi="Arial" w:cs="Arial"/>
        </w:rPr>
        <w:t xml:space="preserve">Representative images of </w:t>
      </w:r>
      <w:r>
        <w:rPr>
          <w:rFonts w:ascii="Arial" w:hAnsi="Arial" w:cs="Arial"/>
        </w:rPr>
        <w:t xml:space="preserve">adult (10 </w:t>
      </w:r>
      <w:proofErr w:type="spellStart"/>
      <w:r>
        <w:rPr>
          <w:rFonts w:ascii="Arial" w:hAnsi="Arial" w:cs="Arial"/>
        </w:rPr>
        <w:t>mo</w:t>
      </w:r>
      <w:proofErr w:type="spellEnd"/>
      <w:r>
        <w:rPr>
          <w:rFonts w:ascii="Arial" w:hAnsi="Arial" w:cs="Arial"/>
        </w:rPr>
        <w:t xml:space="preserve">) </w:t>
      </w:r>
      <w:r w:rsidRPr="0011096C">
        <w:rPr>
          <w:rFonts w:ascii="Arial" w:hAnsi="Arial" w:cs="Arial"/>
        </w:rPr>
        <w:t xml:space="preserve">motor cortex stained with </w:t>
      </w:r>
      <w:r>
        <w:rPr>
          <w:rFonts w:ascii="Arial" w:hAnsi="Arial" w:cs="Arial"/>
        </w:rPr>
        <w:t xml:space="preserve">CC3 </w:t>
      </w:r>
      <w:r>
        <w:rPr>
          <w:rFonts w:ascii="Arial" w:hAnsi="Arial" w:cs="Arial"/>
        </w:rPr>
        <w:lastRenderedPageBreak/>
        <w:t>(</w:t>
      </w:r>
      <w:r w:rsidRPr="0011096C">
        <w:rPr>
          <w:rFonts w:ascii="Arial" w:hAnsi="Arial" w:cs="Arial"/>
        </w:rPr>
        <w:t>green)</w:t>
      </w:r>
      <w:r>
        <w:rPr>
          <w:rFonts w:ascii="Arial" w:hAnsi="Arial" w:cs="Arial"/>
        </w:rPr>
        <w:t xml:space="preserve">. </w:t>
      </w:r>
      <w:r>
        <w:rPr>
          <w:rFonts w:ascii="Arial" w:hAnsi="Arial" w:cs="Arial"/>
          <w:b/>
          <w:bCs/>
        </w:rPr>
        <w:t>f</w:t>
      </w:r>
      <w:r w:rsidRPr="00521EBE">
        <w:rPr>
          <w:rFonts w:ascii="Arial" w:hAnsi="Arial" w:cs="Arial"/>
        </w:rPr>
        <w:t>,</w:t>
      </w:r>
      <w:r>
        <w:rPr>
          <w:rFonts w:ascii="Arial" w:hAnsi="Arial" w:cs="Arial"/>
          <w:b/>
          <w:bCs/>
        </w:rPr>
        <w:t xml:space="preserve"> </w:t>
      </w:r>
      <w:r>
        <w:rPr>
          <w:rFonts w:ascii="Arial" w:hAnsi="Arial" w:cs="Arial"/>
        </w:rPr>
        <w:t>Graph depicting the % of DAPI+ nuclei that are positive for CC3 per image. No difference is seen between genotypes at either age (P42 WT 3.70 ± 0.99%, P42 MUT 1.95 ± 0.49%, 10mo WT 16.77 ± 2.09%, 10mo MUT 24.86 ± 2.17</w:t>
      </w:r>
      <w:r w:rsidRPr="00A30DDC">
        <w:rPr>
          <w:rFonts w:ascii="Arial" w:hAnsi="Arial" w:cs="Arial"/>
        </w:rPr>
        <w:t>%, H=61</w:t>
      </w:r>
      <w:r>
        <w:rPr>
          <w:rFonts w:ascii="Arial" w:hAnsi="Arial" w:cs="Arial"/>
        </w:rPr>
        <w:t>.87, p</w:t>
      </w:r>
      <w:r w:rsidRPr="00F1664C">
        <w:rPr>
          <w:rFonts w:ascii="Arial" w:hAnsi="Arial" w:cs="Arial"/>
        </w:rPr>
        <w:t>&lt;0.0001</w:t>
      </w:r>
      <w:r>
        <w:rPr>
          <w:rFonts w:ascii="Arial" w:hAnsi="Arial" w:cs="Arial"/>
        </w:rPr>
        <w:t>)</w:t>
      </w:r>
      <w:r w:rsidRPr="00804401">
        <w:rPr>
          <w:rFonts w:ascii="Arial" w:hAnsi="Arial" w:cs="Arial"/>
        </w:rPr>
        <w:t xml:space="preserve">. </w:t>
      </w:r>
      <w:r>
        <w:rPr>
          <w:rFonts w:ascii="Arial" w:hAnsi="Arial" w:cs="Arial"/>
          <w:b/>
          <w:bCs/>
        </w:rPr>
        <w:t>g</w:t>
      </w:r>
      <w:r>
        <w:rPr>
          <w:rFonts w:ascii="Arial" w:hAnsi="Arial" w:cs="Arial"/>
        </w:rPr>
        <w:t xml:space="preserve">, </w:t>
      </w:r>
      <w:r>
        <w:rPr>
          <w:rFonts w:ascii="Arial" w:hAnsi="Arial" w:cs="Arial"/>
          <w:b/>
          <w:bCs/>
        </w:rPr>
        <w:t>h</w:t>
      </w:r>
      <w:r w:rsidRPr="00804401">
        <w:rPr>
          <w:rFonts w:ascii="Arial" w:hAnsi="Arial" w:cs="Arial"/>
        </w:rPr>
        <w:t>,</w:t>
      </w:r>
      <w:r>
        <w:rPr>
          <w:rFonts w:ascii="Arial" w:hAnsi="Arial" w:cs="Arial"/>
          <w:b/>
          <w:bCs/>
        </w:rPr>
        <w:t xml:space="preserve"> </w:t>
      </w:r>
      <w:proofErr w:type="spellStart"/>
      <w:r>
        <w:rPr>
          <w:rFonts w:ascii="Arial" w:hAnsi="Arial" w:cs="Arial"/>
          <w:b/>
          <w:bCs/>
        </w:rPr>
        <w:t>i</w:t>
      </w:r>
      <w:proofErr w:type="spellEnd"/>
      <w:r w:rsidRPr="00804401">
        <w:rPr>
          <w:rFonts w:ascii="Arial" w:hAnsi="Arial" w:cs="Arial"/>
        </w:rPr>
        <w:t xml:space="preserve">, </w:t>
      </w:r>
      <w:r>
        <w:rPr>
          <w:rFonts w:ascii="Arial" w:hAnsi="Arial" w:cs="Arial"/>
        </w:rPr>
        <w:t xml:space="preserve">and </w:t>
      </w:r>
      <w:r w:rsidRPr="00804401">
        <w:rPr>
          <w:rFonts w:ascii="Arial" w:hAnsi="Arial" w:cs="Arial"/>
          <w:b/>
          <w:bCs/>
        </w:rPr>
        <w:t>j</w:t>
      </w:r>
      <w:r>
        <w:rPr>
          <w:rFonts w:ascii="Arial" w:hAnsi="Arial" w:cs="Arial"/>
        </w:rPr>
        <w:t xml:space="preserve"> are the DAPI (blue) co-stained images for </w:t>
      </w:r>
      <w:r w:rsidRPr="00521EBE">
        <w:rPr>
          <w:rFonts w:ascii="Arial" w:hAnsi="Arial" w:cs="Arial"/>
        </w:rPr>
        <w:t>a, b, d, and e,</w:t>
      </w:r>
      <w:r>
        <w:rPr>
          <w:rFonts w:ascii="Arial" w:hAnsi="Arial" w:cs="Arial"/>
        </w:rPr>
        <w:t xml:space="preserve"> respectively. </w:t>
      </w:r>
      <w:r>
        <w:rPr>
          <w:rFonts w:ascii="Arial" w:hAnsi="Arial" w:cs="Arial"/>
          <w:b/>
          <w:bCs/>
        </w:rPr>
        <w:t>k</w:t>
      </w:r>
      <w:r w:rsidRPr="00804401">
        <w:rPr>
          <w:rFonts w:ascii="Arial" w:hAnsi="Arial" w:cs="Arial"/>
        </w:rPr>
        <w:t>,</w:t>
      </w:r>
      <w:r>
        <w:rPr>
          <w:rFonts w:ascii="Arial" w:hAnsi="Arial" w:cs="Arial"/>
        </w:rPr>
        <w:t xml:space="preserve"> Graph depicting the average number of DAPI+ nuclei per image at two different age points for WT and MUT mice shows no significant difference between genotypes (P42 WT 53.13</w:t>
      </w:r>
      <w:r w:rsidRPr="00804401">
        <w:rPr>
          <w:rFonts w:ascii="Arial" w:hAnsi="Arial" w:cs="Arial"/>
          <w:b/>
          <w:bCs/>
        </w:rPr>
        <w:t xml:space="preserve"> </w:t>
      </w:r>
      <w:r>
        <w:rPr>
          <w:rFonts w:ascii="Arial" w:hAnsi="Arial" w:cs="Arial"/>
        </w:rPr>
        <w:t>± 1.48, P42 MUT 47.79 ±1.82, 10mo WT 45.84 ±</w:t>
      </w:r>
      <w:r>
        <w:rPr>
          <w:rFonts w:ascii="Arial" w:hAnsi="Arial" w:cs="Arial"/>
          <w:b/>
          <w:bCs/>
        </w:rPr>
        <w:t xml:space="preserve"> </w:t>
      </w:r>
      <w:r>
        <w:rPr>
          <w:rFonts w:ascii="Arial" w:hAnsi="Arial" w:cs="Arial"/>
        </w:rPr>
        <w:t>2.50, 10mo MUT 47.36 ± 2.65</w:t>
      </w:r>
      <w:r w:rsidRPr="00A30DDC">
        <w:rPr>
          <w:rFonts w:ascii="Arial" w:hAnsi="Arial" w:cs="Arial"/>
        </w:rPr>
        <w:t>, H=7</w:t>
      </w:r>
      <w:r>
        <w:rPr>
          <w:rFonts w:ascii="Arial" w:hAnsi="Arial" w:cs="Arial"/>
        </w:rPr>
        <w:t>.517, p</w:t>
      </w:r>
      <w:r w:rsidRPr="00F1664C">
        <w:rPr>
          <w:rFonts w:ascii="Arial" w:hAnsi="Arial" w:cs="Arial"/>
        </w:rPr>
        <w:t>=</w:t>
      </w:r>
      <w:r>
        <w:rPr>
          <w:rFonts w:ascii="Arial" w:hAnsi="Arial" w:cs="Arial"/>
        </w:rPr>
        <w:t xml:space="preserve">0.0571). n=24 images per condition for </w:t>
      </w:r>
      <w:r w:rsidRPr="00521EBE">
        <w:rPr>
          <w:rFonts w:ascii="Arial" w:hAnsi="Arial" w:cs="Arial"/>
        </w:rPr>
        <w:t>f and k,</w:t>
      </w:r>
      <w:r>
        <w:rPr>
          <w:rFonts w:ascii="Arial" w:hAnsi="Arial" w:cs="Arial"/>
        </w:rPr>
        <w:t xml:space="preserve"> taken from 4 different mice for each condition. Scale bar for CC3 and DAPI, 15</w:t>
      </w:r>
      <w:r w:rsidR="00FF5553" w:rsidRPr="00FF5553">
        <w:rPr>
          <w:rFonts w:ascii="Arial" w:hAnsi="Arial" w:cs="Arial"/>
          <w:color w:val="000000" w:themeColor="text1"/>
        </w:rPr>
        <w:t xml:space="preserve"> </w:t>
      </w:r>
      <w:r w:rsidR="00FF5553">
        <w:rPr>
          <w:rFonts w:ascii="Arial" w:hAnsi="Arial" w:cs="Arial"/>
          <w:color w:val="000000" w:themeColor="text1"/>
        </w:rPr>
        <w:t>µm</w:t>
      </w:r>
      <w:r>
        <w:rPr>
          <w:rFonts w:ascii="Arial" w:hAnsi="Arial" w:cs="Arial"/>
        </w:rPr>
        <w:t xml:space="preserve">. </w:t>
      </w:r>
      <w:r w:rsidR="00B36B65">
        <w:rPr>
          <w:rFonts w:asciiTheme="minorBidi" w:hAnsiTheme="minorBidi"/>
        </w:rPr>
        <w:t xml:space="preserve">Data reported as mean </w:t>
      </w:r>
      <w:r w:rsidR="00B36B65" w:rsidRPr="001F6C72">
        <w:rPr>
          <w:rFonts w:ascii="Arial" w:hAnsi="Arial" w:cs="Arial"/>
        </w:rPr>
        <w:t>±</w:t>
      </w:r>
      <w:r w:rsidR="00B36B65">
        <w:rPr>
          <w:rFonts w:ascii="Arial" w:hAnsi="Arial" w:cs="Arial"/>
        </w:rPr>
        <w:t xml:space="preserve"> SEM, e</w:t>
      </w:r>
      <w:r w:rsidR="00B36B65" w:rsidRPr="001F6C72">
        <w:rPr>
          <w:rFonts w:asciiTheme="minorBidi" w:hAnsiTheme="minorBidi"/>
        </w:rPr>
        <w:t>rror bars are SEM.</w:t>
      </w:r>
      <w:r w:rsidR="00B36B65">
        <w:rPr>
          <w:rFonts w:asciiTheme="minorBidi" w:hAnsiTheme="minorBidi"/>
        </w:rPr>
        <w:t xml:space="preserve"> </w:t>
      </w:r>
      <w:r>
        <w:rPr>
          <w:rFonts w:asciiTheme="minorBidi" w:hAnsiTheme="minorBidi"/>
        </w:rPr>
        <w:t>Kruskal-Wallis non-parametric tests.</w:t>
      </w:r>
    </w:p>
    <w:p w14:paraId="0DA67608" w14:textId="77777777" w:rsidR="005F4E2F" w:rsidRDefault="005F4E2F" w:rsidP="005F4E2F">
      <w:pPr>
        <w:keepNext/>
        <w:jc w:val="thaiDistribute"/>
        <w:rPr>
          <w:noProof/>
        </w:rPr>
      </w:pPr>
    </w:p>
    <w:p w14:paraId="460ACA87" w14:textId="01E3C1DC" w:rsidR="005F4E2F" w:rsidRDefault="005F4E2F" w:rsidP="005F4E2F">
      <w:pPr>
        <w:jc w:val="thaiDistribute"/>
        <w:rPr>
          <w:rFonts w:ascii="Arial" w:hAnsi="Arial" w:cs="Arial"/>
        </w:rPr>
      </w:pPr>
      <w:r>
        <w:rPr>
          <w:rFonts w:asciiTheme="minorBidi" w:hAnsiTheme="minorBidi"/>
          <w:b/>
          <w:bCs/>
        </w:rPr>
        <w:t xml:space="preserve">Extended Data Fig. </w:t>
      </w:r>
      <w:r w:rsidR="00B36B65">
        <w:rPr>
          <w:rFonts w:asciiTheme="minorBidi" w:hAnsiTheme="minorBidi"/>
          <w:b/>
          <w:bCs/>
        </w:rPr>
        <w:t>6</w:t>
      </w:r>
      <w:r w:rsidR="00B36B65" w:rsidRPr="007A7E0A">
        <w:rPr>
          <w:rFonts w:asciiTheme="minorBidi" w:hAnsiTheme="minorBidi"/>
          <w:b/>
          <w:bCs/>
        </w:rPr>
        <w:t xml:space="preserve"> </w:t>
      </w:r>
      <w:r>
        <w:rPr>
          <w:rFonts w:asciiTheme="minorBidi" w:hAnsiTheme="minorBidi"/>
          <w:b/>
          <w:bCs/>
        </w:rPr>
        <w:t>There is no</w:t>
      </w:r>
      <w:r w:rsidRPr="007A7E0A">
        <w:rPr>
          <w:rFonts w:asciiTheme="minorBidi" w:hAnsiTheme="minorBidi"/>
          <w:b/>
          <w:bCs/>
        </w:rPr>
        <w:t xml:space="preserve"> significant difference in cerebellar structure between WT and MUT mice. </w:t>
      </w:r>
      <w:r w:rsidRPr="007A7E0A">
        <w:rPr>
          <w:rFonts w:ascii="Arial" w:hAnsi="Arial" w:cs="Arial"/>
          <w:b/>
          <w:bCs/>
        </w:rPr>
        <w:t xml:space="preserve">a </w:t>
      </w:r>
      <w:r w:rsidRPr="007A7E0A">
        <w:rPr>
          <w:rFonts w:ascii="Arial" w:hAnsi="Arial" w:cs="Arial"/>
        </w:rPr>
        <w:t>(WT) and</w:t>
      </w:r>
      <w:r w:rsidRPr="007A7E0A">
        <w:rPr>
          <w:rFonts w:ascii="Arial" w:hAnsi="Arial" w:cs="Arial"/>
          <w:b/>
          <w:bCs/>
        </w:rPr>
        <w:t xml:space="preserve"> b </w:t>
      </w:r>
      <w:r w:rsidRPr="007A7E0A">
        <w:rPr>
          <w:rFonts w:ascii="Arial" w:hAnsi="Arial" w:cs="Arial"/>
        </w:rPr>
        <w:t>(MUT)</w:t>
      </w:r>
      <w:r w:rsidRPr="00521EBE">
        <w:rPr>
          <w:rFonts w:ascii="Arial" w:hAnsi="Arial" w:cs="Arial"/>
        </w:rPr>
        <w:t>,</w:t>
      </w:r>
      <w:r w:rsidRPr="007A7E0A">
        <w:rPr>
          <w:rFonts w:ascii="Arial" w:hAnsi="Arial" w:cs="Arial"/>
          <w:b/>
          <w:bCs/>
        </w:rPr>
        <w:t xml:space="preserve"> </w:t>
      </w:r>
      <w:r w:rsidRPr="007A7E0A">
        <w:rPr>
          <w:rFonts w:ascii="Arial" w:hAnsi="Arial" w:cs="Arial"/>
        </w:rPr>
        <w:t>Representative images of adolescent (P42) cerebellum stained with cleaved caspase-3 (CC3, green).</w:t>
      </w:r>
      <w:r>
        <w:rPr>
          <w:rFonts w:ascii="Arial" w:hAnsi="Arial" w:cs="Arial"/>
        </w:rPr>
        <w:t xml:space="preserve"> </w:t>
      </w:r>
      <w:r w:rsidRPr="007A7E0A">
        <w:rPr>
          <w:rFonts w:ascii="Arial" w:hAnsi="Arial" w:cs="Arial"/>
          <w:b/>
          <w:bCs/>
        </w:rPr>
        <w:t>c</w:t>
      </w:r>
      <w:r w:rsidRPr="00521EBE">
        <w:rPr>
          <w:rFonts w:ascii="Arial" w:hAnsi="Arial" w:cs="Arial"/>
        </w:rPr>
        <w:t>,</w:t>
      </w:r>
      <w:r w:rsidRPr="007A7E0A">
        <w:rPr>
          <w:rFonts w:ascii="Arial" w:hAnsi="Arial" w:cs="Arial"/>
          <w:b/>
          <w:bCs/>
        </w:rPr>
        <w:t xml:space="preserve"> </w:t>
      </w:r>
      <w:r w:rsidRPr="007A7E0A">
        <w:rPr>
          <w:rFonts w:ascii="Arial" w:hAnsi="Arial" w:cs="Arial"/>
        </w:rPr>
        <w:t>Anatomical representation of mouse cerebellum, adapted from Allen Brain Atlas</w:t>
      </w:r>
      <w:r w:rsidRPr="007A7E0A">
        <w:rPr>
          <w:rFonts w:ascii="Arial" w:hAnsi="Arial" w:cs="Arial"/>
        </w:rPr>
        <w:fldChar w:fldCharType="begin" w:fldLock="1"/>
      </w:r>
      <w:r w:rsidR="0086372A">
        <w:rPr>
          <w:rFonts w:ascii="Arial" w:hAnsi="Arial" w:cs="Arial"/>
        </w:rPr>
        <w:instrText>ADDIN CSL_CITATION {"citationItems":[{"id":"ITEM-1","itemData":{"DOI":"10.1038/nature13186","ISSN":"14764687","abstract":"Comprehensive knowledge of the brain's wiring diagram is fundamental for understanding how the nervous system processes information at both local and global scales. However, with the singular exception of the C. elegans microscale connectome, there are no complete connectivity data sets in other species. Here we report a brain-wide, cellular-level, mesoscale connectome for the mouse. The Allen Mouse Brain Connectivity Atlas uses enhanced green fluorescent protein (EGFP)-expressing adeno-associated viral vectors to trace axonal projections from defined regions and cell types, and high-throughput serial two-photon tomography to image the EGFP-labelled axons throughout the brain. This systematic and standardized approach allows spatial registration of individual experiments into a common three dimensional (3D) reference space, resulting in a whole-brain connectivity matrix. A computational model yields insights into connectional strength distribution, symmetry and other network properties. Virtual tractography illustrates 3D topography among interconnected regions. Cortico-thalamic pathway analysis demonstrates segregation and integration of parallel pathways. The Allen Mouse Brain Connectivity Atlas is a freely available, foundational resource for structural and functional investigations into the neural circuits that support behavioural and cognitive processes in health and disease.","author":[{"dropping-particle":"","family":"Oh","given":"Seung Wook","non-dropping-particle":"","parse-names":false,"suffix":""},{"dropping-particle":"","family":"Harris","given":"Julie A.","non-dropping-particle":"","parse-names":false,"suffix":""},{"dropping-particle":"","family":"Ng","given":"Lydia","non-dropping-particle":"","parse-names":false,"suffix":""},{"dropping-particle":"","family":"Winslow","given":"Brent","non-dropping-particle":"","parse-names":false,"suffix":""},{"dropping-particle":"","family":"Cain","given":"Nicholas","non-dropping-particle":"","parse-names":false,"suffix":""},{"dropping-particle":"","family":"Mihalas","given":"Stefan","non-dropping-particle":"","parse-names":false,"suffix":""},{"dropping-particle":"","family":"Wang","given":"Quanxin","non-dropping-particle":"","parse-names":false,"suffix":""},{"dropping-particle":"","family":"Lau","given":"Chris","non-dropping-particle":"","parse-names":false,"suffix":""},{"dropping-particle":"","family":"Kuan","given":"Leonard","non-dropping-particle":"","parse-names":false,"suffix":""},{"dropping-particle":"","family":"Henry","given":"Alex M.","non-dropping-particle":"","parse-names":false,"suffix":""},{"dropping-particle":"","family":"Mortrud","given":"Marty T.","non-dropping-particle":"","parse-names":false,"suffix":""},{"dropping-particle":"","family":"Ouellette","given":"Benjamin","non-dropping-particle":"","parse-names":false,"suffix":""},{"dropping-particle":"","family":"Nguyen","given":"Thuc Nghi","non-dropping-particle":"","parse-names":false,"suffix":""},{"dropping-particle":"","family":"Sorensen","given":"Staci A.","non-dropping-particle":"","parse-names":false,"suffix":""},{"dropping-particle":"","family":"Slaughterbeck","given":"Clifford R.","non-dropping-particle":"","parse-names":false,"suffix":""},{"dropping-particle":"","family":"Wakeman","given":"Wayne","non-dropping-particle":"","parse-names":false,"suffix":""},{"dropping-particle":"","family":"Li","given":"Yang","non-dropping-particle":"","parse-names":false,"suffix":""},{"dropping-particle":"","family":"Feng","given":"David","non-dropping-particle":"","parse-names":false,"suffix":""},{"dropping-particle":"","family":"Ho","given":"Anh","non-dropping-particle":"","parse-names":false,"suffix":""},{"dropping-particle":"","family":"Nicholas","given":"Eric","non-dropping-particle":"","parse-names":false,"suffix":""},{"dropping-particle":"","family":"Hirokawa","given":"Karla E.","non-dropping-particle":"","parse-names":false,"suffix":""},{"dropping-particle":"","family":"Bohn","given":"Phillip","non-dropping-particle":"","parse-names":false,"suffix":""},{"dropping-particle":"","family":"Joines","given":"Kevin M.","non-dropping-particle":"","parse-names":false,"suffix":""},{"dropping-particle":"","family":"Peng","given":"Hanchuan","non-dropping-particle":"","parse-names":false,"suffix":""},{"dropping-particle":"","family":"Hawrylycz","given":"Michael J.","non-dropping-particle":"","parse-names":false,"suffix":""},{"dropping-particle":"","family":"Phillips","given":"John W.","non-dropping-particle":"","parse-names":false,"suffix":""},{"dropping-particle":"","family":"Hohmann","given":"John G.","non-dropping-particle":"","parse-names":false,"suffix":""},{"dropping-particle":"","family":"Wohnoutka","given":"Paul","non-dropping-particle":"","parse-names":false,"suffix":""},{"dropping-particle":"","family":"Gerfen","given":"Charles R.","non-dropping-particle":"","parse-names":false,"suffix":""},{"dropping-particle":"","family":"Koch","given":"Christof","non-dropping-particle":"","parse-names":false,"suffix":""},{"dropping-particle":"","family":"Bernard","given":"Amy","non-dropping-particle":"","parse-names":false,"suffix":""},{"dropping-particle":"","family":"Dang","given":"Chinh","non-dropping-particle":"","parse-names":false,"suffix":""},{"dropping-particle":"","family":"Jones","given":"Allan R.","non-dropping-particle":"","parse-names":false,"suffix":""},{"dropping-particle":"","family":"Zeng","given":"Hongkui","non-dropping-particle":"","parse-names":false,"suffix":""}],"container-title":"Nature","id":"ITEM-1","issue":"7495","issued":{"date-parts":[["2014","4","10"]]},"page":"207-214","publisher":"Nature Publishing Group","title":"A mesoscale connectome of the mouse brain","type":"article-journal","volume":"508"},"uris":["http://www.mendeley.com/documents/?uuid=1e563493-efd9-3f8e-ad71-611c184d4028"]}],"mendeley":{"formattedCitation":"&lt;sup&gt;115&lt;/sup&gt;","plainTextFormattedCitation":"115","previouslyFormattedCitation":"&lt;sup&gt;114&lt;/sup&gt;"},"properties":{"noteIndex":0},"schema":"https://github.com/citation-style-language/schema/raw/master/csl-citation.json"}</w:instrText>
      </w:r>
      <w:r w:rsidRPr="007A7E0A">
        <w:rPr>
          <w:rFonts w:ascii="Arial" w:hAnsi="Arial" w:cs="Arial"/>
        </w:rPr>
        <w:fldChar w:fldCharType="separate"/>
      </w:r>
      <w:r w:rsidR="0086372A" w:rsidRPr="0086372A">
        <w:rPr>
          <w:rFonts w:ascii="Arial" w:hAnsi="Arial" w:cs="Arial"/>
          <w:noProof/>
          <w:vertAlign w:val="superscript"/>
        </w:rPr>
        <w:t>115</w:t>
      </w:r>
      <w:r w:rsidRPr="007A7E0A">
        <w:rPr>
          <w:rFonts w:ascii="Arial" w:hAnsi="Arial" w:cs="Arial"/>
        </w:rPr>
        <w:fldChar w:fldCharType="end"/>
      </w:r>
      <w:r>
        <w:rPr>
          <w:rFonts w:ascii="Arial" w:hAnsi="Arial" w:cs="Arial"/>
        </w:rPr>
        <w:t>.</w:t>
      </w:r>
      <w:r w:rsidRPr="007A7E0A">
        <w:rPr>
          <w:rFonts w:ascii="Arial" w:hAnsi="Arial" w:cs="Arial"/>
        </w:rPr>
        <w:t xml:space="preserve"> Blue region highlights area used for imaging. </w:t>
      </w:r>
      <w:r w:rsidRPr="007A7E0A">
        <w:rPr>
          <w:rFonts w:ascii="Arial" w:hAnsi="Arial" w:cs="Arial"/>
          <w:b/>
          <w:bCs/>
        </w:rPr>
        <w:t xml:space="preserve"> d </w:t>
      </w:r>
      <w:r w:rsidRPr="007A7E0A">
        <w:rPr>
          <w:rFonts w:ascii="Arial" w:hAnsi="Arial" w:cs="Arial"/>
        </w:rPr>
        <w:t>(WT) and</w:t>
      </w:r>
      <w:r w:rsidRPr="007A7E0A">
        <w:rPr>
          <w:rFonts w:ascii="Arial" w:hAnsi="Arial" w:cs="Arial"/>
          <w:b/>
          <w:bCs/>
        </w:rPr>
        <w:t xml:space="preserve"> e </w:t>
      </w:r>
      <w:r w:rsidRPr="007A7E0A">
        <w:rPr>
          <w:rFonts w:ascii="Arial" w:hAnsi="Arial" w:cs="Arial"/>
        </w:rPr>
        <w:t>(MUT)</w:t>
      </w:r>
      <w:r w:rsidRPr="00521EBE">
        <w:rPr>
          <w:rFonts w:ascii="Arial" w:hAnsi="Arial" w:cs="Arial"/>
        </w:rPr>
        <w:t>,</w:t>
      </w:r>
      <w:r w:rsidRPr="007A7E0A">
        <w:rPr>
          <w:rFonts w:ascii="Arial" w:hAnsi="Arial" w:cs="Arial"/>
          <w:b/>
          <w:bCs/>
        </w:rPr>
        <w:t xml:space="preserve"> </w:t>
      </w:r>
      <w:r w:rsidRPr="007A7E0A">
        <w:rPr>
          <w:rFonts w:ascii="Arial" w:hAnsi="Arial" w:cs="Arial"/>
        </w:rPr>
        <w:t xml:space="preserve">Representative images of adult (10 </w:t>
      </w:r>
      <w:proofErr w:type="spellStart"/>
      <w:r w:rsidRPr="007A7E0A">
        <w:rPr>
          <w:rFonts w:ascii="Arial" w:hAnsi="Arial" w:cs="Arial"/>
        </w:rPr>
        <w:t>mo</w:t>
      </w:r>
      <w:proofErr w:type="spellEnd"/>
      <w:r w:rsidRPr="007A7E0A">
        <w:rPr>
          <w:rFonts w:ascii="Arial" w:hAnsi="Arial" w:cs="Arial"/>
        </w:rPr>
        <w:t xml:space="preserve">) </w:t>
      </w:r>
      <w:r>
        <w:rPr>
          <w:rFonts w:ascii="Arial" w:hAnsi="Arial" w:cs="Arial"/>
        </w:rPr>
        <w:t>cerebellum</w:t>
      </w:r>
      <w:r w:rsidRPr="007A7E0A">
        <w:rPr>
          <w:rFonts w:ascii="Arial" w:hAnsi="Arial" w:cs="Arial"/>
        </w:rPr>
        <w:t xml:space="preserve"> stained with CC3 (green).</w:t>
      </w:r>
      <w:r>
        <w:rPr>
          <w:rFonts w:ascii="Arial" w:hAnsi="Arial" w:cs="Arial"/>
        </w:rPr>
        <w:t xml:space="preserve"> No significant CC3 staining is observed at either age. </w:t>
      </w:r>
      <w:r>
        <w:rPr>
          <w:rFonts w:ascii="Arial" w:hAnsi="Arial" w:cs="Arial"/>
          <w:b/>
          <w:bCs/>
        </w:rPr>
        <w:t>f</w:t>
      </w:r>
      <w:r w:rsidRPr="00521EBE">
        <w:rPr>
          <w:rFonts w:ascii="Arial" w:hAnsi="Arial" w:cs="Arial"/>
        </w:rPr>
        <w:t>,</w:t>
      </w:r>
      <w:r>
        <w:rPr>
          <w:rFonts w:ascii="Arial" w:hAnsi="Arial" w:cs="Arial"/>
          <w:b/>
          <w:bCs/>
        </w:rPr>
        <w:t xml:space="preserve"> </w:t>
      </w:r>
      <w:r>
        <w:rPr>
          <w:rFonts w:ascii="Arial" w:hAnsi="Arial" w:cs="Arial"/>
        </w:rPr>
        <w:t xml:space="preserve">Graph depicting the number of Calbindin+ somas per image, a marker for Purkinje cells. No difference is seen between genotypes at either age (P42 WT 20.50 ± 0.53, P42 MUT 20.67 ± 0.59, 10mo WT 21.42 ± 0.85, 10mo MUT 22.63 ± 0.74, </w:t>
      </w:r>
      <w:r w:rsidRPr="00A30DDC">
        <w:rPr>
          <w:rFonts w:ascii="Arial" w:hAnsi="Arial" w:cs="Arial"/>
        </w:rPr>
        <w:t>H=</w:t>
      </w:r>
      <w:r>
        <w:rPr>
          <w:rFonts w:ascii="Arial" w:hAnsi="Arial" w:cs="Arial"/>
        </w:rPr>
        <w:t>4.891, p=0.1799)</w:t>
      </w:r>
      <w:r w:rsidRPr="00804401">
        <w:rPr>
          <w:rFonts w:ascii="Arial" w:hAnsi="Arial" w:cs="Arial"/>
        </w:rPr>
        <w:t xml:space="preserve">. </w:t>
      </w:r>
      <w:r>
        <w:rPr>
          <w:rFonts w:ascii="Arial" w:hAnsi="Arial" w:cs="Arial"/>
          <w:b/>
          <w:bCs/>
        </w:rPr>
        <w:t>g</w:t>
      </w:r>
      <w:r>
        <w:rPr>
          <w:rFonts w:ascii="Arial" w:hAnsi="Arial" w:cs="Arial"/>
        </w:rPr>
        <w:t xml:space="preserve">, </w:t>
      </w:r>
      <w:r>
        <w:rPr>
          <w:rFonts w:ascii="Arial" w:hAnsi="Arial" w:cs="Arial"/>
          <w:b/>
          <w:bCs/>
        </w:rPr>
        <w:t>h</w:t>
      </w:r>
      <w:r w:rsidRPr="00804401">
        <w:rPr>
          <w:rFonts w:ascii="Arial" w:hAnsi="Arial" w:cs="Arial"/>
        </w:rPr>
        <w:t>,</w:t>
      </w:r>
      <w:r>
        <w:rPr>
          <w:rFonts w:ascii="Arial" w:hAnsi="Arial" w:cs="Arial"/>
          <w:b/>
          <w:bCs/>
        </w:rPr>
        <w:t xml:space="preserve"> </w:t>
      </w:r>
      <w:proofErr w:type="spellStart"/>
      <w:r>
        <w:rPr>
          <w:rFonts w:ascii="Arial" w:hAnsi="Arial" w:cs="Arial"/>
          <w:b/>
          <w:bCs/>
        </w:rPr>
        <w:t>i</w:t>
      </w:r>
      <w:proofErr w:type="spellEnd"/>
      <w:r w:rsidRPr="00804401">
        <w:rPr>
          <w:rFonts w:ascii="Arial" w:hAnsi="Arial" w:cs="Arial"/>
        </w:rPr>
        <w:t xml:space="preserve">, </w:t>
      </w:r>
      <w:r>
        <w:rPr>
          <w:rFonts w:ascii="Arial" w:hAnsi="Arial" w:cs="Arial"/>
        </w:rPr>
        <w:t xml:space="preserve">and </w:t>
      </w:r>
      <w:r w:rsidRPr="00804401">
        <w:rPr>
          <w:rFonts w:ascii="Arial" w:hAnsi="Arial" w:cs="Arial"/>
          <w:b/>
          <w:bCs/>
        </w:rPr>
        <w:t>j</w:t>
      </w:r>
      <w:r>
        <w:rPr>
          <w:rFonts w:ascii="Arial" w:hAnsi="Arial" w:cs="Arial"/>
        </w:rPr>
        <w:t xml:space="preserve"> are the Calbindin+ (red) co-stained images for </w:t>
      </w:r>
      <w:r w:rsidRPr="00521EBE">
        <w:rPr>
          <w:rFonts w:ascii="Arial" w:hAnsi="Arial" w:cs="Arial"/>
        </w:rPr>
        <w:t>a, b, d, and e,</w:t>
      </w:r>
      <w:r>
        <w:rPr>
          <w:rFonts w:ascii="Arial" w:hAnsi="Arial" w:cs="Arial"/>
        </w:rPr>
        <w:t xml:space="preserve"> respectively. </w:t>
      </w:r>
      <w:r>
        <w:rPr>
          <w:rFonts w:ascii="Arial" w:hAnsi="Arial" w:cs="Arial"/>
          <w:b/>
          <w:bCs/>
        </w:rPr>
        <w:t>k</w:t>
      </w:r>
      <w:r>
        <w:rPr>
          <w:rFonts w:ascii="Arial" w:hAnsi="Arial" w:cs="Arial"/>
        </w:rPr>
        <w:t xml:space="preserve">, </w:t>
      </w:r>
      <w:r>
        <w:rPr>
          <w:rFonts w:ascii="Arial" w:hAnsi="Arial" w:cs="Arial"/>
          <w:b/>
          <w:bCs/>
        </w:rPr>
        <w:t>l</w:t>
      </w:r>
      <w:r w:rsidRPr="00804401">
        <w:rPr>
          <w:rFonts w:ascii="Arial" w:hAnsi="Arial" w:cs="Arial"/>
        </w:rPr>
        <w:t>,</w:t>
      </w:r>
      <w:r>
        <w:rPr>
          <w:rFonts w:ascii="Arial" w:hAnsi="Arial" w:cs="Arial"/>
          <w:b/>
          <w:bCs/>
        </w:rPr>
        <w:t xml:space="preserve"> m</w:t>
      </w:r>
      <w:r w:rsidRPr="00804401">
        <w:rPr>
          <w:rFonts w:ascii="Arial" w:hAnsi="Arial" w:cs="Arial"/>
        </w:rPr>
        <w:t xml:space="preserve"> </w:t>
      </w:r>
      <w:r>
        <w:rPr>
          <w:rFonts w:ascii="Arial" w:hAnsi="Arial" w:cs="Arial"/>
        </w:rPr>
        <w:t xml:space="preserve">and </w:t>
      </w:r>
      <w:r>
        <w:rPr>
          <w:rFonts w:ascii="Arial" w:hAnsi="Arial" w:cs="Arial"/>
          <w:b/>
          <w:bCs/>
        </w:rPr>
        <w:t>n</w:t>
      </w:r>
      <w:r>
        <w:rPr>
          <w:rFonts w:ascii="Arial" w:hAnsi="Arial" w:cs="Arial"/>
        </w:rPr>
        <w:t xml:space="preserve"> are the DAPI+ (nuclei, blue) merged images for </w:t>
      </w:r>
      <w:r w:rsidRPr="00521EBE">
        <w:rPr>
          <w:rFonts w:ascii="Arial" w:hAnsi="Arial" w:cs="Arial"/>
        </w:rPr>
        <w:t xml:space="preserve">g, h </w:t>
      </w:r>
      <w:proofErr w:type="spellStart"/>
      <w:r w:rsidRPr="00521EBE">
        <w:rPr>
          <w:rFonts w:ascii="Arial" w:hAnsi="Arial" w:cs="Arial"/>
        </w:rPr>
        <w:t>i</w:t>
      </w:r>
      <w:proofErr w:type="spellEnd"/>
      <w:r w:rsidRPr="00521EBE">
        <w:rPr>
          <w:rFonts w:ascii="Arial" w:hAnsi="Arial" w:cs="Arial"/>
        </w:rPr>
        <w:t>, and j,</w:t>
      </w:r>
      <w:r>
        <w:rPr>
          <w:rFonts w:ascii="Arial" w:hAnsi="Arial" w:cs="Arial"/>
        </w:rPr>
        <w:t xml:space="preserve"> respectively. Scale bars are 50</w:t>
      </w:r>
      <w:r w:rsidR="00FF5553" w:rsidRPr="00FF5553">
        <w:rPr>
          <w:rFonts w:ascii="Arial" w:hAnsi="Arial" w:cs="Arial"/>
          <w:color w:val="000000" w:themeColor="text1"/>
        </w:rPr>
        <w:t xml:space="preserve"> </w:t>
      </w:r>
      <w:r w:rsidR="00FF5553">
        <w:rPr>
          <w:rFonts w:ascii="Arial" w:hAnsi="Arial" w:cs="Arial"/>
          <w:color w:val="000000" w:themeColor="text1"/>
        </w:rPr>
        <w:t>µm</w:t>
      </w:r>
      <w:r>
        <w:rPr>
          <w:rFonts w:ascii="Arial" w:hAnsi="Arial" w:cs="Arial"/>
        </w:rPr>
        <w:t>. Data obtained from four animals per condition, and</w:t>
      </w:r>
      <w:r>
        <w:rPr>
          <w:rFonts w:asciiTheme="minorBidi" w:hAnsiTheme="minorBidi"/>
        </w:rPr>
        <w:t xml:space="preserve"> </w:t>
      </w:r>
      <w:r w:rsidR="00B36B65">
        <w:rPr>
          <w:rFonts w:asciiTheme="minorBidi" w:hAnsiTheme="minorBidi"/>
        </w:rPr>
        <w:t xml:space="preserve">reported </w:t>
      </w:r>
      <w:r>
        <w:rPr>
          <w:rFonts w:asciiTheme="minorBidi" w:hAnsiTheme="minorBidi"/>
        </w:rPr>
        <w:t xml:space="preserve">as mean </w:t>
      </w:r>
      <w:r>
        <w:rPr>
          <w:rFonts w:ascii="Arial" w:hAnsi="Arial" w:cs="Arial"/>
        </w:rPr>
        <w:t>±</w:t>
      </w:r>
      <w:r w:rsidRPr="00E80A68">
        <w:rPr>
          <w:rFonts w:asciiTheme="minorBidi" w:hAnsiTheme="minorBidi"/>
        </w:rPr>
        <w:t xml:space="preserve"> standard error of the mean (SEM)</w:t>
      </w:r>
      <w:r>
        <w:rPr>
          <w:rFonts w:asciiTheme="minorBidi" w:hAnsiTheme="minorBidi"/>
        </w:rPr>
        <w:t xml:space="preserve">, with error bars as SEM. </w:t>
      </w:r>
      <w:r>
        <w:rPr>
          <w:rFonts w:ascii="Arial" w:hAnsi="Arial" w:cs="Arial"/>
        </w:rPr>
        <w:t>Kruskal-Wallis test (f)</w:t>
      </w:r>
    </w:p>
    <w:p w14:paraId="27086AAC" w14:textId="77777777" w:rsidR="008958FA" w:rsidRDefault="008958FA" w:rsidP="008958FA">
      <w:pPr>
        <w:rPr>
          <w:rFonts w:asciiTheme="minorBidi" w:hAnsiTheme="minorBidi"/>
          <w:b/>
          <w:bCs/>
        </w:rPr>
      </w:pPr>
    </w:p>
    <w:p w14:paraId="08F102DB" w14:textId="77777777" w:rsidR="005F4E2F" w:rsidRDefault="005F4E2F" w:rsidP="005F4E2F">
      <w:pPr>
        <w:jc w:val="thaiDistribute"/>
        <w:rPr>
          <w:rFonts w:asciiTheme="minorBidi" w:hAnsiTheme="minorBidi"/>
        </w:rPr>
      </w:pPr>
      <w:r>
        <w:rPr>
          <w:rFonts w:ascii="Arial" w:hAnsi="Arial" w:cs="Arial"/>
          <w:b/>
          <w:bCs/>
        </w:rPr>
        <w:t xml:space="preserve">Extended Data Fig. </w:t>
      </w:r>
      <w:r w:rsidR="00B36B65">
        <w:rPr>
          <w:rFonts w:ascii="Arial" w:hAnsi="Arial" w:cs="Arial"/>
          <w:b/>
          <w:bCs/>
        </w:rPr>
        <w:t xml:space="preserve">7 </w:t>
      </w:r>
      <w:r w:rsidRPr="004A148C">
        <w:rPr>
          <w:rFonts w:asciiTheme="minorBidi" w:hAnsiTheme="minorBidi"/>
          <w:b/>
          <w:bCs/>
        </w:rPr>
        <w:t>SWIP</w:t>
      </w:r>
      <w:r w:rsidRPr="004A148C">
        <w:rPr>
          <w:rFonts w:asciiTheme="minorBidi" w:hAnsiTheme="minorBidi"/>
          <w:b/>
          <w:bCs/>
          <w:vertAlign w:val="superscript"/>
        </w:rPr>
        <w:t>P1019R</w:t>
      </w:r>
      <w:r>
        <w:rPr>
          <w:rFonts w:ascii="Arial" w:hAnsi="Arial" w:cs="Arial"/>
          <w:b/>
          <w:bCs/>
        </w:rPr>
        <w:t xml:space="preserve"> mutant mice do not display deficits in spatial working memory. a</w:t>
      </w:r>
      <w:r w:rsidRPr="00521EBE">
        <w:rPr>
          <w:rFonts w:ascii="Arial" w:hAnsi="Arial" w:cs="Arial"/>
        </w:rPr>
        <w:t>,</w:t>
      </w:r>
      <w:r>
        <w:rPr>
          <w:rFonts w:ascii="Arial" w:hAnsi="Arial" w:cs="Arial"/>
          <w:b/>
          <w:bCs/>
        </w:rPr>
        <w:t xml:space="preserve"> </w:t>
      </w:r>
      <w:r>
        <w:rPr>
          <w:rFonts w:ascii="Arial" w:hAnsi="Arial" w:cs="Arial"/>
        </w:rPr>
        <w:t xml:space="preserve">Y-maze paradigm. Mice were placed in the center of the maze and allowed to explore all three arms freely for five minutes. Each arm had distinct visual cues. </w:t>
      </w:r>
      <w:r>
        <w:rPr>
          <w:rFonts w:ascii="Arial" w:hAnsi="Arial" w:cs="Arial"/>
          <w:b/>
          <w:bCs/>
        </w:rPr>
        <w:t>b</w:t>
      </w:r>
      <w:r w:rsidRPr="00521EBE">
        <w:rPr>
          <w:rFonts w:ascii="Arial" w:hAnsi="Arial" w:cs="Arial"/>
        </w:rPr>
        <w:t>,</w:t>
      </w:r>
      <w:r>
        <w:rPr>
          <w:rFonts w:ascii="Arial" w:hAnsi="Arial" w:cs="Arial"/>
          <w:b/>
          <w:bCs/>
        </w:rPr>
        <w:t xml:space="preserve"> </w:t>
      </w:r>
      <w:r>
        <w:rPr>
          <w:rFonts w:ascii="Arial" w:hAnsi="Arial" w:cs="Arial"/>
        </w:rPr>
        <w:t xml:space="preserve">Graphs depicting the percent alternations achieved for each mouse at adolescence (top, WT 51.48 </w:t>
      </w:r>
      <w:r w:rsidRPr="00A849DC">
        <w:rPr>
          <w:rFonts w:asciiTheme="minorBidi" w:hAnsiTheme="minorBidi"/>
        </w:rPr>
        <w:t>±</w:t>
      </w:r>
      <w:r>
        <w:rPr>
          <w:rFonts w:asciiTheme="minorBidi" w:hAnsiTheme="minorBidi"/>
        </w:rPr>
        <w:t xml:space="preserve"> 2.47%, MUT 50.81 </w:t>
      </w:r>
      <w:r w:rsidRPr="00A849DC">
        <w:rPr>
          <w:rFonts w:asciiTheme="minorBidi" w:hAnsiTheme="minorBidi"/>
        </w:rPr>
        <w:t>±</w:t>
      </w:r>
      <w:r>
        <w:rPr>
          <w:rFonts w:asciiTheme="minorBidi" w:hAnsiTheme="minorBidi"/>
        </w:rPr>
        <w:t xml:space="preserve"> 2.19%, t</w:t>
      </w:r>
      <w:r>
        <w:rPr>
          <w:rFonts w:asciiTheme="minorBidi" w:hAnsiTheme="minorBidi"/>
          <w:vertAlign w:val="subscript"/>
        </w:rPr>
        <w:t>24</w:t>
      </w:r>
      <w:r>
        <w:rPr>
          <w:rFonts w:asciiTheme="minorBidi" w:hAnsiTheme="minorBidi"/>
        </w:rPr>
        <w:t xml:space="preserve">=0.2036, p=0.8404) </w:t>
      </w:r>
      <w:r>
        <w:rPr>
          <w:rFonts w:ascii="Arial" w:hAnsi="Arial" w:cs="Arial"/>
        </w:rPr>
        <w:t xml:space="preserve">and adulthood (bottom, WT 56.12 ±1.53%, MUT 57.93 ± 2.56%, </w:t>
      </w:r>
      <w:r>
        <w:rPr>
          <w:rFonts w:asciiTheme="minorBidi" w:hAnsiTheme="minorBidi"/>
        </w:rPr>
        <w:t>t</w:t>
      </w:r>
      <w:r>
        <w:rPr>
          <w:rFonts w:asciiTheme="minorBidi" w:hAnsiTheme="minorBidi"/>
          <w:vertAlign w:val="subscript"/>
        </w:rPr>
        <w:t>18</w:t>
      </w:r>
      <w:r>
        <w:rPr>
          <w:rFonts w:asciiTheme="minorBidi" w:hAnsiTheme="minorBidi"/>
        </w:rPr>
        <w:t xml:space="preserve">=0.6074, </w:t>
      </w:r>
      <w:r>
        <w:rPr>
          <w:rFonts w:ascii="Arial" w:hAnsi="Arial" w:cs="Arial"/>
        </w:rPr>
        <w:t xml:space="preserve">p=0.5511) reveals no difference between genotypes. </w:t>
      </w:r>
      <w:r>
        <w:rPr>
          <w:rFonts w:ascii="Arial" w:hAnsi="Arial" w:cs="Arial"/>
          <w:b/>
          <w:bCs/>
        </w:rPr>
        <w:t>c</w:t>
      </w:r>
      <w:r w:rsidRPr="0084521E">
        <w:rPr>
          <w:rFonts w:ascii="Arial" w:hAnsi="Arial" w:cs="Arial"/>
          <w:b/>
          <w:bCs/>
        </w:rPr>
        <w:t>,</w:t>
      </w:r>
      <w:r>
        <w:rPr>
          <w:rFonts w:ascii="Arial" w:hAnsi="Arial" w:cs="Arial"/>
        </w:rPr>
        <w:t xml:space="preserve"> Graphs of the number of direct revisits mice made to the arm they just explored reveal no difference between genotypes at adolescence (top, WT 2.64 ± 0.50, MUT 2.42 ± 0.42, </w:t>
      </w:r>
      <w:r>
        <w:rPr>
          <w:rFonts w:asciiTheme="minorBidi" w:hAnsiTheme="minorBidi"/>
        </w:rPr>
        <w:t>t</w:t>
      </w:r>
      <w:r>
        <w:rPr>
          <w:rFonts w:asciiTheme="minorBidi" w:hAnsiTheme="minorBidi"/>
          <w:vertAlign w:val="subscript"/>
        </w:rPr>
        <w:t>24</w:t>
      </w:r>
      <w:r>
        <w:rPr>
          <w:rFonts w:asciiTheme="minorBidi" w:hAnsiTheme="minorBidi"/>
        </w:rPr>
        <w:t xml:space="preserve">=0.3482, </w:t>
      </w:r>
      <w:r>
        <w:rPr>
          <w:rFonts w:ascii="Arial" w:hAnsi="Arial" w:cs="Arial"/>
        </w:rPr>
        <w:t xml:space="preserve">p=0.7308) or adulthood (bottom, WT 1.36 ± 0.33, MUT 1.42 ± 0.36, </w:t>
      </w:r>
      <w:r w:rsidRPr="00C64773">
        <w:rPr>
          <w:rFonts w:asciiTheme="minorBidi" w:hAnsiTheme="minorBidi"/>
        </w:rPr>
        <w:t>t</w:t>
      </w:r>
      <w:r w:rsidRPr="00C64773">
        <w:rPr>
          <w:rFonts w:asciiTheme="minorBidi" w:hAnsiTheme="minorBidi"/>
          <w:vertAlign w:val="subscript"/>
        </w:rPr>
        <w:t>24</w:t>
      </w:r>
      <w:r>
        <w:rPr>
          <w:rFonts w:asciiTheme="minorBidi" w:hAnsiTheme="minorBidi"/>
        </w:rPr>
        <w:t>=</w:t>
      </w:r>
      <w:r w:rsidRPr="00C64773">
        <w:rPr>
          <w:rFonts w:asciiTheme="minorBidi" w:hAnsiTheme="minorBidi"/>
        </w:rPr>
        <w:t>0.1231</w:t>
      </w:r>
      <w:r>
        <w:rPr>
          <w:rFonts w:asciiTheme="minorBidi" w:hAnsiTheme="minorBidi"/>
        </w:rPr>
        <w:t>, p</w:t>
      </w:r>
      <w:r>
        <w:rPr>
          <w:rFonts w:ascii="Arial" w:hAnsi="Arial" w:cs="Arial"/>
        </w:rPr>
        <w:t xml:space="preserve">=0.9031). </w:t>
      </w:r>
      <w:r w:rsidRPr="00680A63">
        <w:rPr>
          <w:rFonts w:ascii="Arial" w:hAnsi="Arial" w:cs="Arial"/>
          <w:b/>
          <w:bCs/>
        </w:rPr>
        <w:t>d</w:t>
      </w:r>
      <w:r w:rsidRPr="00521EBE">
        <w:rPr>
          <w:rFonts w:ascii="Arial" w:hAnsi="Arial" w:cs="Arial"/>
        </w:rPr>
        <w:t>,</w:t>
      </w:r>
      <w:r>
        <w:rPr>
          <w:rFonts w:ascii="Arial" w:hAnsi="Arial" w:cs="Arial"/>
        </w:rPr>
        <w:t xml:space="preserve"> Similar to c, there were no differences in the number of indirect revisits (ex: arm A</w:t>
      </w:r>
      <w:r w:rsidRPr="007D1D0C">
        <w:rPr>
          <w:rFonts w:ascii="Arial" w:hAnsi="Arial" w:cs="Arial"/>
        </w:rPr>
        <w:sym w:font="Wingdings" w:char="F0E0"/>
      </w:r>
      <w:r>
        <w:rPr>
          <w:rFonts w:ascii="Arial" w:hAnsi="Arial" w:cs="Arial"/>
        </w:rPr>
        <w:t xml:space="preserve"> arm B</w:t>
      </w:r>
      <w:r w:rsidRPr="007D1D0C">
        <w:rPr>
          <w:rFonts w:ascii="Arial" w:hAnsi="Arial" w:cs="Arial"/>
        </w:rPr>
        <w:sym w:font="Wingdings" w:char="F0E0"/>
      </w:r>
      <w:r>
        <w:rPr>
          <w:rFonts w:ascii="Arial" w:hAnsi="Arial" w:cs="Arial"/>
        </w:rPr>
        <w:t xml:space="preserve"> arm A) between genotypes at either adolescence (top, WT 10.21 ± 1.03, MUT 12.00 ± 1.48</w:t>
      </w:r>
      <w:r w:rsidRPr="00A30DDC">
        <w:rPr>
          <w:rFonts w:ascii="Arial" w:hAnsi="Arial" w:cs="Arial"/>
        </w:rPr>
        <w:t xml:space="preserve">, </w:t>
      </w:r>
      <w:r w:rsidRPr="00A30DDC">
        <w:rPr>
          <w:rFonts w:asciiTheme="minorBidi" w:hAnsiTheme="minorBidi"/>
        </w:rPr>
        <w:t>U=</w:t>
      </w:r>
      <w:r>
        <w:rPr>
          <w:rFonts w:asciiTheme="minorBidi" w:hAnsiTheme="minorBidi"/>
        </w:rPr>
        <w:t>69</w:t>
      </w:r>
      <w:r>
        <w:rPr>
          <w:rFonts w:ascii="Arial" w:hAnsi="Arial" w:cs="Arial"/>
        </w:rPr>
        <w:t xml:space="preserve">, p=0.4515) or adulthood (bottom, WT 12.86 ± 1.26, MUT 15.17 ± 1.43, </w:t>
      </w:r>
      <w:r>
        <w:rPr>
          <w:rFonts w:asciiTheme="minorBidi" w:hAnsiTheme="minorBidi"/>
        </w:rPr>
        <w:t>t</w:t>
      </w:r>
      <w:r>
        <w:rPr>
          <w:rFonts w:asciiTheme="minorBidi" w:hAnsiTheme="minorBidi"/>
          <w:vertAlign w:val="subscript"/>
        </w:rPr>
        <w:t>23</w:t>
      </w:r>
      <w:r>
        <w:rPr>
          <w:rFonts w:asciiTheme="minorBidi" w:hAnsiTheme="minorBidi"/>
        </w:rPr>
        <w:t>=1.211,</w:t>
      </w:r>
      <w:r>
        <w:rPr>
          <w:rFonts w:ascii="Arial" w:hAnsi="Arial" w:cs="Arial"/>
        </w:rPr>
        <w:t xml:space="preserve"> p=0.2380). </w:t>
      </w:r>
      <w:r w:rsidRPr="00E321DD">
        <w:rPr>
          <w:rFonts w:ascii="Arial" w:hAnsi="Arial" w:cs="Arial"/>
          <w:b/>
          <w:bCs/>
        </w:rPr>
        <w:t>e</w:t>
      </w:r>
      <w:r w:rsidRPr="00521EBE">
        <w:rPr>
          <w:rFonts w:ascii="Arial" w:hAnsi="Arial" w:cs="Arial"/>
        </w:rPr>
        <w:t>,</w:t>
      </w:r>
      <w:r>
        <w:rPr>
          <w:rFonts w:ascii="Arial" w:hAnsi="Arial" w:cs="Arial"/>
        </w:rPr>
        <w:t xml:space="preserve"> There were no significant differences in total distance travelled, suggesting that motor function did not affect Y-maze performance (P45 WT 2401 ± 98.9 cm, P45 MUT 2406 ± 121.0 cm, </w:t>
      </w:r>
      <w:r>
        <w:rPr>
          <w:rFonts w:asciiTheme="minorBidi" w:hAnsiTheme="minorBidi"/>
        </w:rPr>
        <w:t>t</w:t>
      </w:r>
      <w:r>
        <w:rPr>
          <w:rFonts w:asciiTheme="minorBidi" w:hAnsiTheme="minorBidi"/>
          <w:vertAlign w:val="subscript"/>
        </w:rPr>
        <w:t>22</w:t>
      </w:r>
      <w:r>
        <w:rPr>
          <w:rFonts w:asciiTheme="minorBidi" w:hAnsiTheme="minorBidi"/>
        </w:rPr>
        <w:t>=0.03281,</w:t>
      </w:r>
      <w:r>
        <w:rPr>
          <w:rFonts w:ascii="Arial" w:hAnsi="Arial" w:cs="Arial"/>
        </w:rPr>
        <w:t xml:space="preserve"> p=0.9741; 5mo WT 2761 ± 111.6 cm, 5mo MUT 3124 ± 191.1 cm, </w:t>
      </w:r>
      <w:r>
        <w:rPr>
          <w:rFonts w:asciiTheme="minorBidi" w:hAnsiTheme="minorBidi"/>
        </w:rPr>
        <w:t>t</w:t>
      </w:r>
      <w:r>
        <w:rPr>
          <w:rFonts w:asciiTheme="minorBidi" w:hAnsiTheme="minorBidi"/>
          <w:vertAlign w:val="subscript"/>
        </w:rPr>
        <w:t>18</w:t>
      </w:r>
      <w:r>
        <w:rPr>
          <w:rFonts w:asciiTheme="minorBidi" w:hAnsiTheme="minorBidi"/>
        </w:rPr>
        <w:t xml:space="preserve">=1.638, </w:t>
      </w:r>
      <w:r>
        <w:rPr>
          <w:rFonts w:ascii="Arial" w:hAnsi="Arial" w:cs="Arial"/>
        </w:rPr>
        <w:t xml:space="preserve">p=0.1189). For all measures, WT n=14, MUT n=12. </w:t>
      </w:r>
      <w:r w:rsidR="00B36B65">
        <w:rPr>
          <w:rFonts w:asciiTheme="minorBidi" w:hAnsiTheme="minorBidi"/>
        </w:rPr>
        <w:t xml:space="preserve">Data reported as mean </w:t>
      </w:r>
      <w:r w:rsidR="00B36B65" w:rsidRPr="001F6C72">
        <w:rPr>
          <w:rFonts w:ascii="Arial" w:hAnsi="Arial" w:cs="Arial"/>
        </w:rPr>
        <w:t>±</w:t>
      </w:r>
      <w:r w:rsidR="00B36B65">
        <w:rPr>
          <w:rFonts w:ascii="Arial" w:hAnsi="Arial" w:cs="Arial"/>
        </w:rPr>
        <w:t xml:space="preserve"> SEM, e</w:t>
      </w:r>
      <w:r w:rsidR="00B36B65" w:rsidRPr="001F6C72">
        <w:rPr>
          <w:rFonts w:asciiTheme="minorBidi" w:hAnsiTheme="minorBidi"/>
        </w:rPr>
        <w:t>rror bars are SEM.</w:t>
      </w:r>
      <w:r w:rsidR="00B36B65">
        <w:rPr>
          <w:rFonts w:asciiTheme="minorBidi" w:hAnsiTheme="minorBidi"/>
        </w:rPr>
        <w:t xml:space="preserve"> </w:t>
      </w:r>
      <w:r>
        <w:rPr>
          <w:rFonts w:asciiTheme="minorBidi" w:hAnsiTheme="minorBidi"/>
        </w:rPr>
        <w:t>Two-tailed t-tests or Mann-Whitney U tests (d)</w:t>
      </w:r>
    </w:p>
    <w:p w14:paraId="21075225" w14:textId="77777777" w:rsidR="005F4E2F" w:rsidRDefault="005F4E2F" w:rsidP="005F4E2F">
      <w:pPr>
        <w:rPr>
          <w:rFonts w:asciiTheme="minorBidi" w:hAnsiTheme="minorBidi"/>
        </w:rPr>
      </w:pPr>
    </w:p>
    <w:p w14:paraId="30E70CF7" w14:textId="77777777" w:rsidR="005F4E2F" w:rsidRDefault="005F4E2F" w:rsidP="005F4E2F">
      <w:pPr>
        <w:jc w:val="thaiDistribute"/>
        <w:rPr>
          <w:rFonts w:asciiTheme="minorBidi" w:hAnsiTheme="minorBidi"/>
        </w:rPr>
      </w:pPr>
      <w:r>
        <w:rPr>
          <w:rFonts w:asciiTheme="minorBidi" w:hAnsiTheme="minorBidi"/>
          <w:b/>
          <w:bCs/>
        </w:rPr>
        <w:lastRenderedPageBreak/>
        <w:t xml:space="preserve">Extended Data Fig. </w:t>
      </w:r>
      <w:r w:rsidR="00B36B65">
        <w:rPr>
          <w:rFonts w:asciiTheme="minorBidi" w:hAnsiTheme="minorBidi"/>
          <w:b/>
          <w:bCs/>
        </w:rPr>
        <w:t xml:space="preserve">8 </w:t>
      </w:r>
      <w:r w:rsidRPr="004A148C">
        <w:rPr>
          <w:rFonts w:asciiTheme="minorBidi" w:hAnsiTheme="minorBidi"/>
          <w:b/>
          <w:bCs/>
        </w:rPr>
        <w:t>SWIP</w:t>
      </w:r>
      <w:r w:rsidRPr="004A148C">
        <w:rPr>
          <w:rFonts w:asciiTheme="minorBidi" w:hAnsiTheme="minorBidi"/>
          <w:b/>
          <w:bCs/>
          <w:vertAlign w:val="superscript"/>
        </w:rPr>
        <w:t>P1019R</w:t>
      </w:r>
      <w:r>
        <w:rPr>
          <w:rFonts w:asciiTheme="minorBidi" w:hAnsiTheme="minorBidi"/>
          <w:b/>
          <w:bCs/>
        </w:rPr>
        <w:t xml:space="preserve"> mutant mice do not exhibit deficits in novel object recognition. a</w:t>
      </w:r>
      <w:r w:rsidRPr="00C64773">
        <w:rPr>
          <w:rFonts w:asciiTheme="minorBidi" w:hAnsiTheme="minorBidi"/>
        </w:rPr>
        <w:t>,</w:t>
      </w:r>
      <w:r>
        <w:rPr>
          <w:rFonts w:asciiTheme="minorBidi" w:hAnsiTheme="minorBidi"/>
          <w:b/>
          <w:bCs/>
        </w:rPr>
        <w:t xml:space="preserve"> </w:t>
      </w:r>
      <w:r>
        <w:rPr>
          <w:rFonts w:asciiTheme="minorBidi" w:hAnsiTheme="minorBidi"/>
        </w:rPr>
        <w:t xml:space="preserve">Novel object task. Mice first performed a 5-minute trial in which they were placed in an arena with two identical objects and allowed to explore freely, while their behavior was tracked with video software. Mice were returned to their home cage, and then re-introduced to the arena a half an hour later, where one of the objects had been replaced with a novel object, and their behavior was again tracked. Twenty-four hours later the same test was performed, but the novel object was replaced with another new object. </w:t>
      </w:r>
      <w:r w:rsidRPr="00FE3AD9">
        <w:rPr>
          <w:rFonts w:asciiTheme="minorBidi" w:hAnsiTheme="minorBidi"/>
          <w:b/>
          <w:bCs/>
        </w:rPr>
        <w:t>b</w:t>
      </w:r>
      <w:r w:rsidRPr="00C64773">
        <w:rPr>
          <w:rFonts w:asciiTheme="minorBidi" w:hAnsiTheme="minorBidi"/>
        </w:rPr>
        <w:t xml:space="preserve">, </w:t>
      </w:r>
      <w:r>
        <w:rPr>
          <w:rFonts w:asciiTheme="minorBidi" w:hAnsiTheme="minorBidi"/>
        </w:rPr>
        <w:t>Graphs depicting animals’ preference for the novel object during the three phases of the task, training (Train), short-term memory (STM), and long-term memory (LTM). No significant difference in object preference is seen between genotypes for any phase (Train P44 WT -0.</w:t>
      </w:r>
      <w:r w:rsidRPr="00A849DC">
        <w:rPr>
          <w:rFonts w:asciiTheme="minorBidi" w:hAnsiTheme="minorBidi"/>
        </w:rPr>
        <w:t>092 ± 0.065</w:t>
      </w:r>
      <w:r>
        <w:rPr>
          <w:rFonts w:asciiTheme="minorBidi" w:hAnsiTheme="minorBidi"/>
        </w:rPr>
        <w:t>,</w:t>
      </w:r>
      <w:r w:rsidRPr="00A849DC">
        <w:rPr>
          <w:rFonts w:asciiTheme="minorBidi" w:hAnsiTheme="minorBidi"/>
        </w:rPr>
        <w:t xml:space="preserve"> </w:t>
      </w:r>
      <w:r>
        <w:rPr>
          <w:rFonts w:asciiTheme="minorBidi" w:hAnsiTheme="minorBidi"/>
        </w:rPr>
        <w:t xml:space="preserve">Train </w:t>
      </w:r>
      <w:r w:rsidRPr="00A849DC">
        <w:rPr>
          <w:rFonts w:asciiTheme="minorBidi" w:hAnsiTheme="minorBidi"/>
        </w:rPr>
        <w:t>P44 MUT -0.123 ± 0.072</w:t>
      </w:r>
      <w:r>
        <w:rPr>
          <w:rFonts w:asciiTheme="minorBidi" w:hAnsiTheme="minorBidi"/>
        </w:rPr>
        <w:t>,</w:t>
      </w:r>
      <w:r w:rsidRPr="00A849DC">
        <w:rPr>
          <w:rFonts w:asciiTheme="minorBidi" w:hAnsiTheme="minorBidi"/>
        </w:rPr>
        <w:t xml:space="preserve"> </w:t>
      </w:r>
      <w:r>
        <w:rPr>
          <w:rFonts w:asciiTheme="minorBidi" w:hAnsiTheme="minorBidi"/>
        </w:rPr>
        <w:t xml:space="preserve">STM </w:t>
      </w:r>
      <w:r w:rsidRPr="00A849DC">
        <w:rPr>
          <w:rFonts w:asciiTheme="minorBidi" w:hAnsiTheme="minorBidi"/>
        </w:rPr>
        <w:t>P44</w:t>
      </w:r>
      <w:r>
        <w:rPr>
          <w:rFonts w:asciiTheme="minorBidi" w:hAnsiTheme="minorBidi"/>
        </w:rPr>
        <w:t xml:space="preserve"> </w:t>
      </w:r>
      <w:r w:rsidRPr="00A849DC">
        <w:rPr>
          <w:rFonts w:asciiTheme="minorBidi" w:hAnsiTheme="minorBidi"/>
        </w:rPr>
        <w:t>WT 0.488 ± 0.076</w:t>
      </w:r>
      <w:r>
        <w:rPr>
          <w:rFonts w:asciiTheme="minorBidi" w:hAnsiTheme="minorBidi"/>
        </w:rPr>
        <w:t>,</w:t>
      </w:r>
      <w:r w:rsidRPr="00A849DC">
        <w:rPr>
          <w:rFonts w:asciiTheme="minorBidi" w:hAnsiTheme="minorBidi"/>
        </w:rPr>
        <w:t xml:space="preserve"> </w:t>
      </w:r>
      <w:r>
        <w:rPr>
          <w:rFonts w:asciiTheme="minorBidi" w:hAnsiTheme="minorBidi"/>
        </w:rPr>
        <w:t xml:space="preserve">STM </w:t>
      </w:r>
      <w:r w:rsidRPr="00A849DC">
        <w:rPr>
          <w:rFonts w:asciiTheme="minorBidi" w:hAnsiTheme="minorBidi"/>
        </w:rPr>
        <w:t>P44 MUT 0.315 ± 0.094</w:t>
      </w:r>
      <w:r>
        <w:rPr>
          <w:rFonts w:asciiTheme="minorBidi" w:hAnsiTheme="minorBidi"/>
        </w:rPr>
        <w:t>,</w:t>
      </w:r>
      <w:r w:rsidRPr="00A849DC">
        <w:rPr>
          <w:rFonts w:asciiTheme="minorBidi" w:hAnsiTheme="minorBidi"/>
        </w:rPr>
        <w:t xml:space="preserve"> </w:t>
      </w:r>
      <w:r>
        <w:rPr>
          <w:rFonts w:asciiTheme="minorBidi" w:hAnsiTheme="minorBidi"/>
        </w:rPr>
        <w:t>LTM P45</w:t>
      </w:r>
      <w:r w:rsidRPr="00A849DC">
        <w:rPr>
          <w:rFonts w:asciiTheme="minorBidi" w:hAnsiTheme="minorBidi"/>
        </w:rPr>
        <w:t xml:space="preserve"> WT 0.479 ± 0.046</w:t>
      </w:r>
      <w:r>
        <w:rPr>
          <w:rFonts w:asciiTheme="minorBidi" w:hAnsiTheme="minorBidi"/>
        </w:rPr>
        <w:t>,</w:t>
      </w:r>
      <w:r w:rsidRPr="00A849DC">
        <w:rPr>
          <w:rFonts w:asciiTheme="minorBidi" w:hAnsiTheme="minorBidi"/>
        </w:rPr>
        <w:t xml:space="preserve"> LTM P45 MUT 0.373 ± 0.076</w:t>
      </w:r>
      <w:r>
        <w:rPr>
          <w:rFonts w:asciiTheme="minorBidi" w:hAnsiTheme="minorBidi"/>
        </w:rPr>
        <w:t>,</w:t>
      </w:r>
      <w:r w:rsidRPr="00A849DC">
        <w:rPr>
          <w:rFonts w:asciiTheme="minorBidi" w:hAnsiTheme="minorBidi"/>
        </w:rPr>
        <w:t xml:space="preserve"> </w:t>
      </w:r>
      <w:r>
        <w:rPr>
          <w:rFonts w:asciiTheme="minorBidi" w:hAnsiTheme="minorBidi"/>
        </w:rPr>
        <w:t>F</w:t>
      </w:r>
      <w:r>
        <w:rPr>
          <w:rFonts w:asciiTheme="minorBidi" w:hAnsiTheme="minorBidi"/>
          <w:vertAlign w:val="subscript"/>
        </w:rPr>
        <w:t>1,22</w:t>
      </w:r>
      <w:r>
        <w:rPr>
          <w:rFonts w:asciiTheme="minorBidi" w:hAnsiTheme="minorBidi"/>
        </w:rPr>
        <w:t>=1.840, p</w:t>
      </w:r>
      <w:r w:rsidRPr="00A849DC">
        <w:rPr>
          <w:rFonts w:asciiTheme="minorBidi" w:hAnsiTheme="minorBidi"/>
        </w:rPr>
        <w:t>=0.1887</w:t>
      </w:r>
      <w:r>
        <w:rPr>
          <w:rFonts w:asciiTheme="minorBidi" w:hAnsiTheme="minorBidi"/>
        </w:rPr>
        <w:t>;</w:t>
      </w:r>
      <w:r w:rsidRPr="00A849DC">
        <w:rPr>
          <w:rFonts w:asciiTheme="minorBidi" w:hAnsiTheme="minorBidi"/>
        </w:rPr>
        <w:t xml:space="preserve"> Train 5mo WT -0.066 ± 0.053</w:t>
      </w:r>
      <w:r>
        <w:rPr>
          <w:rFonts w:asciiTheme="minorBidi" w:hAnsiTheme="minorBidi"/>
        </w:rPr>
        <w:t>,</w:t>
      </w:r>
      <w:r w:rsidRPr="00A849DC">
        <w:rPr>
          <w:rFonts w:asciiTheme="minorBidi" w:hAnsiTheme="minorBidi"/>
        </w:rPr>
        <w:t xml:space="preserve"> Train 5mo MUT -0.130 ± 0.089</w:t>
      </w:r>
      <w:r>
        <w:rPr>
          <w:rFonts w:asciiTheme="minorBidi" w:hAnsiTheme="minorBidi"/>
        </w:rPr>
        <w:t>,</w:t>
      </w:r>
      <w:r w:rsidRPr="00A849DC">
        <w:rPr>
          <w:rFonts w:asciiTheme="minorBidi" w:hAnsiTheme="minorBidi"/>
        </w:rPr>
        <w:t xml:space="preserve"> STM 5mo WT 0.416 ± 0.060</w:t>
      </w:r>
      <w:r>
        <w:rPr>
          <w:rFonts w:asciiTheme="minorBidi" w:hAnsiTheme="minorBidi"/>
        </w:rPr>
        <w:t>,</w:t>
      </w:r>
      <w:r w:rsidRPr="00A849DC">
        <w:rPr>
          <w:rFonts w:asciiTheme="minorBidi" w:hAnsiTheme="minorBidi"/>
        </w:rPr>
        <w:t xml:space="preserve"> STM 5mo MUT 0.274 ± 0.096</w:t>
      </w:r>
      <w:r>
        <w:rPr>
          <w:rFonts w:asciiTheme="minorBidi" w:hAnsiTheme="minorBidi"/>
        </w:rPr>
        <w:t>,</w:t>
      </w:r>
      <w:r w:rsidRPr="00A849DC">
        <w:rPr>
          <w:rFonts w:asciiTheme="minorBidi" w:hAnsiTheme="minorBidi"/>
        </w:rPr>
        <w:t xml:space="preserve"> LTM 5mo WT 0.316 ± 0.059</w:t>
      </w:r>
      <w:r>
        <w:rPr>
          <w:rFonts w:asciiTheme="minorBidi" w:hAnsiTheme="minorBidi"/>
        </w:rPr>
        <w:t>,</w:t>
      </w:r>
      <w:r w:rsidRPr="00A849DC">
        <w:rPr>
          <w:rFonts w:asciiTheme="minorBidi" w:hAnsiTheme="minorBidi"/>
        </w:rPr>
        <w:t xml:space="preserve"> LTM 5mo MUT 0.306 ± 0.050</w:t>
      </w:r>
      <w:r>
        <w:rPr>
          <w:rFonts w:asciiTheme="minorBidi" w:hAnsiTheme="minorBidi"/>
        </w:rPr>
        <w:t>,</w:t>
      </w:r>
      <w:r w:rsidRPr="00A849DC">
        <w:rPr>
          <w:rFonts w:asciiTheme="minorBidi" w:hAnsiTheme="minorBidi"/>
        </w:rPr>
        <w:t xml:space="preserve"> </w:t>
      </w:r>
      <w:r>
        <w:rPr>
          <w:rFonts w:asciiTheme="minorBidi" w:hAnsiTheme="minorBidi"/>
        </w:rPr>
        <w:t>F</w:t>
      </w:r>
      <w:r>
        <w:rPr>
          <w:rFonts w:asciiTheme="minorBidi" w:hAnsiTheme="minorBidi"/>
          <w:vertAlign w:val="subscript"/>
        </w:rPr>
        <w:t>1,22</w:t>
      </w:r>
      <w:r>
        <w:rPr>
          <w:rFonts w:asciiTheme="minorBidi" w:hAnsiTheme="minorBidi"/>
        </w:rPr>
        <w:t>=0.9735, p=</w:t>
      </w:r>
      <w:r w:rsidRPr="00A849DC">
        <w:rPr>
          <w:rFonts w:asciiTheme="minorBidi" w:hAnsiTheme="minorBidi"/>
        </w:rPr>
        <w:t xml:space="preserve">0.3345). </w:t>
      </w:r>
      <w:r w:rsidRPr="00A849DC">
        <w:rPr>
          <w:rFonts w:asciiTheme="minorBidi" w:hAnsiTheme="minorBidi"/>
          <w:b/>
          <w:bCs/>
        </w:rPr>
        <w:t>c</w:t>
      </w:r>
      <w:r w:rsidRPr="00C64773">
        <w:rPr>
          <w:rFonts w:asciiTheme="minorBidi" w:hAnsiTheme="minorBidi"/>
        </w:rPr>
        <w:t xml:space="preserve">, </w:t>
      </w:r>
      <w:r w:rsidRPr="00A849DC">
        <w:rPr>
          <w:rFonts w:asciiTheme="minorBidi" w:hAnsiTheme="minorBidi"/>
        </w:rPr>
        <w:t xml:space="preserve">Graphs depicting the total amount of time (in seconds) animals spent exploring both objects in each phase of the task. No significant difference in exploration time </w:t>
      </w:r>
      <w:r>
        <w:rPr>
          <w:rFonts w:asciiTheme="minorBidi" w:hAnsiTheme="minorBidi"/>
        </w:rPr>
        <w:t>was</w:t>
      </w:r>
      <w:r w:rsidRPr="00A849DC">
        <w:rPr>
          <w:rFonts w:asciiTheme="minorBidi" w:hAnsiTheme="minorBidi"/>
        </w:rPr>
        <w:t xml:space="preserve"> observed across genotypes at either age, suggesting that genotype does not hinder object exploration (Train P44</w:t>
      </w:r>
      <w:r>
        <w:rPr>
          <w:rFonts w:asciiTheme="minorBidi" w:hAnsiTheme="minorBidi"/>
        </w:rPr>
        <w:t xml:space="preserve"> </w:t>
      </w:r>
      <w:r w:rsidRPr="00A849DC">
        <w:rPr>
          <w:rFonts w:asciiTheme="minorBidi" w:hAnsiTheme="minorBidi"/>
        </w:rPr>
        <w:t>WT 38.10 ± 2.45 s</w:t>
      </w:r>
      <w:r>
        <w:rPr>
          <w:rFonts w:asciiTheme="minorBidi" w:hAnsiTheme="minorBidi"/>
        </w:rPr>
        <w:t xml:space="preserve">, </w:t>
      </w:r>
      <w:r w:rsidRPr="00A849DC">
        <w:rPr>
          <w:rFonts w:asciiTheme="minorBidi" w:hAnsiTheme="minorBidi"/>
        </w:rPr>
        <w:t>Train P44</w:t>
      </w:r>
      <w:r>
        <w:rPr>
          <w:rFonts w:asciiTheme="minorBidi" w:hAnsiTheme="minorBidi"/>
        </w:rPr>
        <w:t xml:space="preserve"> </w:t>
      </w:r>
      <w:r w:rsidRPr="00A849DC">
        <w:rPr>
          <w:rFonts w:asciiTheme="minorBidi" w:hAnsiTheme="minorBidi"/>
        </w:rPr>
        <w:t>MUT 50.04 ± 5.44 s</w:t>
      </w:r>
      <w:r>
        <w:rPr>
          <w:rFonts w:asciiTheme="minorBidi" w:hAnsiTheme="minorBidi"/>
        </w:rPr>
        <w:t>,</w:t>
      </w:r>
      <w:r w:rsidRPr="00A849DC">
        <w:rPr>
          <w:rFonts w:asciiTheme="minorBidi" w:hAnsiTheme="minorBidi"/>
        </w:rPr>
        <w:t xml:space="preserve"> STM P44</w:t>
      </w:r>
      <w:r>
        <w:rPr>
          <w:rFonts w:asciiTheme="minorBidi" w:hAnsiTheme="minorBidi"/>
        </w:rPr>
        <w:t xml:space="preserve"> </w:t>
      </w:r>
      <w:r w:rsidRPr="00A849DC">
        <w:rPr>
          <w:rFonts w:asciiTheme="minorBidi" w:hAnsiTheme="minorBidi"/>
        </w:rPr>
        <w:t>WT 55.02 ± 4.31 s</w:t>
      </w:r>
      <w:r>
        <w:rPr>
          <w:rFonts w:asciiTheme="minorBidi" w:hAnsiTheme="minorBidi"/>
        </w:rPr>
        <w:t>,</w:t>
      </w:r>
      <w:r w:rsidRPr="00A849DC">
        <w:rPr>
          <w:rFonts w:asciiTheme="minorBidi" w:hAnsiTheme="minorBidi"/>
        </w:rPr>
        <w:t xml:space="preserve"> STM P44</w:t>
      </w:r>
      <w:r>
        <w:rPr>
          <w:rFonts w:asciiTheme="minorBidi" w:hAnsiTheme="minorBidi"/>
        </w:rPr>
        <w:t xml:space="preserve"> </w:t>
      </w:r>
      <w:r w:rsidRPr="00A849DC">
        <w:rPr>
          <w:rFonts w:asciiTheme="minorBidi" w:hAnsiTheme="minorBidi"/>
        </w:rPr>
        <w:t>MUT 63.60 ± 4.50 s</w:t>
      </w:r>
      <w:r>
        <w:rPr>
          <w:rFonts w:asciiTheme="minorBidi" w:hAnsiTheme="minorBidi"/>
        </w:rPr>
        <w:t>,</w:t>
      </w:r>
      <w:r w:rsidRPr="00A849DC">
        <w:rPr>
          <w:rFonts w:asciiTheme="minorBidi" w:hAnsiTheme="minorBidi"/>
        </w:rPr>
        <w:t xml:space="preserve"> LTM P45</w:t>
      </w:r>
      <w:r>
        <w:rPr>
          <w:rFonts w:asciiTheme="minorBidi" w:hAnsiTheme="minorBidi"/>
        </w:rPr>
        <w:t xml:space="preserve"> </w:t>
      </w:r>
      <w:r w:rsidRPr="00A849DC">
        <w:rPr>
          <w:rFonts w:asciiTheme="minorBidi" w:hAnsiTheme="minorBidi"/>
        </w:rPr>
        <w:t>WT 46.75 ± 3.34 s</w:t>
      </w:r>
      <w:r>
        <w:rPr>
          <w:rFonts w:asciiTheme="minorBidi" w:hAnsiTheme="minorBidi"/>
        </w:rPr>
        <w:t>,</w:t>
      </w:r>
      <w:r w:rsidRPr="00A849DC">
        <w:rPr>
          <w:rFonts w:asciiTheme="minorBidi" w:hAnsiTheme="minorBidi"/>
        </w:rPr>
        <w:t xml:space="preserve"> LTM P45 MUT 68.08 ± 7.54 s</w:t>
      </w:r>
      <w:r>
        <w:rPr>
          <w:rFonts w:asciiTheme="minorBidi" w:hAnsiTheme="minorBidi"/>
        </w:rPr>
        <w:t>,</w:t>
      </w:r>
      <w:r w:rsidRPr="00A849DC">
        <w:rPr>
          <w:rFonts w:asciiTheme="minorBidi" w:hAnsiTheme="minorBidi"/>
        </w:rPr>
        <w:t xml:space="preserve"> </w:t>
      </w:r>
      <w:r>
        <w:rPr>
          <w:rFonts w:asciiTheme="minorBidi" w:hAnsiTheme="minorBidi"/>
        </w:rPr>
        <w:t>F</w:t>
      </w:r>
      <w:r>
        <w:rPr>
          <w:rFonts w:asciiTheme="minorBidi" w:hAnsiTheme="minorBidi"/>
          <w:vertAlign w:val="subscript"/>
        </w:rPr>
        <w:t>1,22</w:t>
      </w:r>
      <w:r>
        <w:rPr>
          <w:rFonts w:asciiTheme="minorBidi" w:hAnsiTheme="minorBidi"/>
        </w:rPr>
        <w:t xml:space="preserve">=7.373, </w:t>
      </w:r>
      <w:r w:rsidRPr="005956C1">
        <w:rPr>
          <w:rFonts w:asciiTheme="minorBidi" w:hAnsiTheme="minorBidi"/>
        </w:rPr>
        <w:t>p=0.0126</w:t>
      </w:r>
      <w:r>
        <w:rPr>
          <w:rFonts w:asciiTheme="minorBidi" w:hAnsiTheme="minorBidi"/>
        </w:rPr>
        <w:t xml:space="preserve">; Train 5mo WT 39.10 </w:t>
      </w:r>
      <w:r w:rsidRPr="00A849DC">
        <w:rPr>
          <w:rFonts w:asciiTheme="minorBidi" w:hAnsiTheme="minorBidi"/>
        </w:rPr>
        <w:t>±</w:t>
      </w:r>
      <w:r>
        <w:rPr>
          <w:rFonts w:asciiTheme="minorBidi" w:hAnsiTheme="minorBidi"/>
        </w:rPr>
        <w:t xml:space="preserve"> 3.62 s, Train 5mo MUT 51.15 </w:t>
      </w:r>
      <w:r w:rsidRPr="00A849DC">
        <w:rPr>
          <w:rFonts w:asciiTheme="minorBidi" w:hAnsiTheme="minorBidi"/>
        </w:rPr>
        <w:t>±</w:t>
      </w:r>
      <w:r>
        <w:rPr>
          <w:rFonts w:asciiTheme="minorBidi" w:hAnsiTheme="minorBidi"/>
        </w:rPr>
        <w:t xml:space="preserve"> 4.91 s, STM 5mo WT 44.75 </w:t>
      </w:r>
      <w:r w:rsidRPr="00A849DC">
        <w:rPr>
          <w:rFonts w:asciiTheme="minorBidi" w:hAnsiTheme="minorBidi"/>
        </w:rPr>
        <w:t>±</w:t>
      </w:r>
      <w:r>
        <w:rPr>
          <w:rFonts w:asciiTheme="minorBidi" w:hAnsiTheme="minorBidi"/>
        </w:rPr>
        <w:t xml:space="preserve"> 4.87 s, STM 5mo MUT 49.56 </w:t>
      </w:r>
      <w:r w:rsidRPr="00A849DC">
        <w:rPr>
          <w:rFonts w:asciiTheme="minorBidi" w:hAnsiTheme="minorBidi"/>
        </w:rPr>
        <w:t>±</w:t>
      </w:r>
      <w:r>
        <w:rPr>
          <w:rFonts w:asciiTheme="minorBidi" w:hAnsiTheme="minorBidi"/>
        </w:rPr>
        <w:t xml:space="preserve"> 6.16 s, LTM 5mo WT 39.02 </w:t>
      </w:r>
      <w:r w:rsidRPr="00A849DC">
        <w:rPr>
          <w:rFonts w:asciiTheme="minorBidi" w:hAnsiTheme="minorBidi"/>
        </w:rPr>
        <w:t>±</w:t>
      </w:r>
      <w:r>
        <w:rPr>
          <w:rFonts w:asciiTheme="minorBidi" w:hAnsiTheme="minorBidi"/>
        </w:rPr>
        <w:t xml:space="preserve"> 5.29 s, LTM 5mo MUT 55.15 </w:t>
      </w:r>
      <w:r w:rsidRPr="00A849DC">
        <w:rPr>
          <w:rFonts w:asciiTheme="minorBidi" w:hAnsiTheme="minorBidi"/>
        </w:rPr>
        <w:t>±</w:t>
      </w:r>
      <w:r>
        <w:rPr>
          <w:rFonts w:asciiTheme="minorBidi" w:hAnsiTheme="minorBidi"/>
        </w:rPr>
        <w:t xml:space="preserve"> 7.34 s, F</w:t>
      </w:r>
      <w:r>
        <w:rPr>
          <w:rFonts w:asciiTheme="minorBidi" w:hAnsiTheme="minorBidi"/>
          <w:vertAlign w:val="subscript"/>
        </w:rPr>
        <w:t>1,22</w:t>
      </w:r>
      <w:r>
        <w:rPr>
          <w:rFonts w:asciiTheme="minorBidi" w:hAnsiTheme="minorBidi"/>
        </w:rPr>
        <w:t xml:space="preserve">=2.936, </w:t>
      </w:r>
      <w:r>
        <w:rPr>
          <w:rFonts w:ascii="Arial" w:hAnsi="Arial" w:cs="Arial"/>
        </w:rPr>
        <w:t xml:space="preserve">p=0.1007). For both ages, WT n=13, MUT n=11. </w:t>
      </w:r>
      <w:r w:rsidR="00B36B65">
        <w:rPr>
          <w:rFonts w:asciiTheme="minorBidi" w:hAnsiTheme="minorBidi"/>
        </w:rPr>
        <w:t xml:space="preserve">Data reported as mean </w:t>
      </w:r>
      <w:r w:rsidR="00B36B65" w:rsidRPr="001F6C72">
        <w:rPr>
          <w:rFonts w:ascii="Arial" w:hAnsi="Arial" w:cs="Arial"/>
        </w:rPr>
        <w:t>±</w:t>
      </w:r>
      <w:r w:rsidR="00B36B65">
        <w:rPr>
          <w:rFonts w:ascii="Arial" w:hAnsi="Arial" w:cs="Arial"/>
        </w:rPr>
        <w:t xml:space="preserve"> SEM, e</w:t>
      </w:r>
      <w:r w:rsidR="00B36B65" w:rsidRPr="001F6C72">
        <w:rPr>
          <w:rFonts w:asciiTheme="minorBidi" w:hAnsiTheme="minorBidi"/>
        </w:rPr>
        <w:t>rror bars are SEM.</w:t>
      </w:r>
      <w:r w:rsidR="00B36B65">
        <w:rPr>
          <w:rFonts w:asciiTheme="minorBidi" w:hAnsiTheme="minorBidi"/>
        </w:rPr>
        <w:t xml:space="preserve"> T</w:t>
      </w:r>
      <w:r w:rsidRPr="00A849DC">
        <w:rPr>
          <w:rFonts w:asciiTheme="minorBidi" w:hAnsiTheme="minorBidi"/>
        </w:rPr>
        <w:t>wo-way ANOVA</w:t>
      </w:r>
      <w:r>
        <w:rPr>
          <w:rFonts w:asciiTheme="minorBidi" w:hAnsiTheme="minorBidi"/>
        </w:rPr>
        <w:t>s</w:t>
      </w:r>
    </w:p>
    <w:p w14:paraId="2AE92A10" w14:textId="77777777" w:rsidR="005F4E2F" w:rsidRDefault="005F4E2F" w:rsidP="005F4E2F">
      <w:pPr>
        <w:jc w:val="thaiDistribute"/>
        <w:rPr>
          <w:rFonts w:asciiTheme="minorBidi" w:hAnsiTheme="minorBidi"/>
        </w:rPr>
      </w:pPr>
    </w:p>
    <w:p w14:paraId="4DFF627B" w14:textId="77777777" w:rsidR="005F4E2F" w:rsidRDefault="005F4E2F" w:rsidP="005F4E2F">
      <w:pPr>
        <w:jc w:val="thaiDistribute"/>
        <w:rPr>
          <w:rFonts w:ascii="Arial" w:hAnsi="Arial" w:cs="Arial"/>
        </w:rPr>
      </w:pPr>
      <w:r>
        <w:rPr>
          <w:rFonts w:asciiTheme="minorBidi" w:hAnsiTheme="minorBidi"/>
          <w:b/>
          <w:bCs/>
        </w:rPr>
        <w:t xml:space="preserve">Extended Data Fig. </w:t>
      </w:r>
      <w:r w:rsidR="00B36B65">
        <w:rPr>
          <w:rFonts w:asciiTheme="minorBidi" w:hAnsiTheme="minorBidi"/>
          <w:b/>
          <w:bCs/>
        </w:rPr>
        <w:t>9</w:t>
      </w:r>
      <w:r w:rsidR="00B36B65" w:rsidRPr="001F6C72">
        <w:rPr>
          <w:rFonts w:asciiTheme="minorBidi" w:hAnsiTheme="minorBidi"/>
          <w:b/>
          <w:bCs/>
        </w:rPr>
        <w:t xml:space="preserve"> </w:t>
      </w:r>
      <w:r w:rsidRPr="004A148C">
        <w:rPr>
          <w:rFonts w:asciiTheme="minorBidi" w:hAnsiTheme="minorBidi"/>
          <w:b/>
          <w:bCs/>
        </w:rPr>
        <w:t>SWIP</w:t>
      </w:r>
      <w:r w:rsidRPr="004A148C">
        <w:rPr>
          <w:rFonts w:asciiTheme="minorBidi" w:hAnsiTheme="minorBidi"/>
          <w:b/>
          <w:bCs/>
          <w:vertAlign w:val="superscript"/>
        </w:rPr>
        <w:t>P1019R</w:t>
      </w:r>
      <w:r w:rsidRPr="001F6C72">
        <w:rPr>
          <w:rFonts w:asciiTheme="minorBidi" w:hAnsiTheme="minorBidi"/>
          <w:b/>
          <w:bCs/>
        </w:rPr>
        <w:t xml:space="preserve"> mutant mice do not have significant deficits in contextual fear memory recall, auditory perception, or tactile sensation. </w:t>
      </w:r>
      <w:r>
        <w:rPr>
          <w:rFonts w:asciiTheme="minorBidi" w:hAnsiTheme="minorBidi"/>
          <w:b/>
          <w:bCs/>
        </w:rPr>
        <w:t>a</w:t>
      </w:r>
      <w:r w:rsidRPr="005956C1">
        <w:rPr>
          <w:rFonts w:asciiTheme="minorBidi" w:hAnsiTheme="minorBidi"/>
        </w:rPr>
        <w:t xml:space="preserve">, </w:t>
      </w:r>
      <w:r>
        <w:rPr>
          <w:rFonts w:asciiTheme="minorBidi" w:hAnsiTheme="minorBidi"/>
        </w:rPr>
        <w:t xml:space="preserve">Experimental fear conditioning scheme. </w:t>
      </w:r>
      <w:r>
        <w:rPr>
          <w:rFonts w:ascii="Arial" w:hAnsi="Arial" w:cs="Arial"/>
        </w:rPr>
        <w:t xml:space="preserve">After acclimation, mice received a mild aversive 0.4mA </w:t>
      </w:r>
      <w:proofErr w:type="spellStart"/>
      <w:r>
        <w:rPr>
          <w:rFonts w:ascii="Arial" w:hAnsi="Arial" w:cs="Arial"/>
        </w:rPr>
        <w:t>footshock</w:t>
      </w:r>
      <w:proofErr w:type="spellEnd"/>
      <w:r>
        <w:rPr>
          <w:rFonts w:ascii="Arial" w:hAnsi="Arial" w:cs="Arial"/>
        </w:rPr>
        <w:t xml:space="preserve"> paired with a 2900Hz tone in a conditioning chamber. 24 hours later, the mice were placed back in the same chamber to assess freezing behavior (without </w:t>
      </w:r>
      <w:proofErr w:type="spellStart"/>
      <w:r>
        <w:rPr>
          <w:rFonts w:ascii="Arial" w:hAnsi="Arial" w:cs="Arial"/>
        </w:rPr>
        <w:t>footshock</w:t>
      </w:r>
      <w:proofErr w:type="spellEnd"/>
      <w:r>
        <w:rPr>
          <w:rFonts w:ascii="Arial" w:hAnsi="Arial" w:cs="Arial"/>
        </w:rPr>
        <w:t xml:space="preserve"> or tone). </w:t>
      </w:r>
      <w:r>
        <w:rPr>
          <w:rFonts w:ascii="Arial" w:hAnsi="Arial" w:cs="Arial"/>
          <w:b/>
          <w:bCs/>
        </w:rPr>
        <w:t>b</w:t>
      </w:r>
      <w:r w:rsidRPr="005956C1">
        <w:rPr>
          <w:rFonts w:ascii="Arial" w:hAnsi="Arial" w:cs="Arial"/>
        </w:rPr>
        <w:t xml:space="preserve">, </w:t>
      </w:r>
      <w:r>
        <w:rPr>
          <w:rFonts w:ascii="Arial" w:hAnsi="Arial" w:cs="Arial"/>
        </w:rPr>
        <w:t xml:space="preserve">Experimental startle response setup used to assess hearing and </w:t>
      </w:r>
      <w:proofErr w:type="spellStart"/>
      <w:r>
        <w:rPr>
          <w:rFonts w:ascii="Arial" w:hAnsi="Arial" w:cs="Arial"/>
        </w:rPr>
        <w:t>somatosensation</w:t>
      </w:r>
      <w:proofErr w:type="spellEnd"/>
      <w:r>
        <w:rPr>
          <w:rFonts w:ascii="Arial" w:hAnsi="Arial" w:cs="Arial"/>
        </w:rPr>
        <w:t xml:space="preserve">. Mice were placed in a plexiglass tube atop a load cell that measured startle movements in response to stimuli. </w:t>
      </w:r>
      <w:r w:rsidRPr="001F6C72">
        <w:rPr>
          <w:rFonts w:ascii="Arial" w:hAnsi="Arial" w:cs="Arial"/>
          <w:b/>
          <w:bCs/>
        </w:rPr>
        <w:t>c</w:t>
      </w:r>
      <w:r w:rsidRPr="005956C1">
        <w:rPr>
          <w:rFonts w:ascii="Arial" w:hAnsi="Arial" w:cs="Arial"/>
        </w:rPr>
        <w:t>,</w:t>
      </w:r>
      <w:r>
        <w:rPr>
          <w:rFonts w:ascii="Arial" w:hAnsi="Arial" w:cs="Arial"/>
        </w:rPr>
        <w:t xml:space="preserve"> Line graphs of WT and MUT freezing response during the contextual memory recall task. Data represented as average freezing per genotype in 30 second time bins. The task was performed with two different cohorts for the different ages, P42 (top) and 6.5mo (bottom). Top: no significant difference in freezing at P42 (Two-way repeated measure ANOVA, Genotype effect, </w:t>
      </w:r>
      <w:r w:rsidRPr="0054621C">
        <w:rPr>
          <w:rFonts w:ascii="Arial" w:hAnsi="Arial" w:cs="Arial"/>
        </w:rPr>
        <w:t>F</w:t>
      </w:r>
      <w:r>
        <w:rPr>
          <w:rFonts w:ascii="Arial" w:hAnsi="Arial" w:cs="Arial"/>
          <w:vertAlign w:val="subscript"/>
        </w:rPr>
        <w:t>1</w:t>
      </w:r>
      <w:r w:rsidRPr="0054621C">
        <w:rPr>
          <w:rFonts w:ascii="Arial" w:hAnsi="Arial" w:cs="Arial"/>
          <w:vertAlign w:val="subscript"/>
        </w:rPr>
        <w:t>,</w:t>
      </w:r>
      <w:r>
        <w:rPr>
          <w:rFonts w:ascii="Arial" w:hAnsi="Arial" w:cs="Arial"/>
          <w:vertAlign w:val="subscript"/>
        </w:rPr>
        <w:t>18</w:t>
      </w:r>
      <w:r w:rsidRPr="0054621C">
        <w:rPr>
          <w:rFonts w:ascii="Arial" w:hAnsi="Arial" w:cs="Arial"/>
        </w:rPr>
        <w:t xml:space="preserve">= </w:t>
      </w:r>
      <w:r>
        <w:rPr>
          <w:rFonts w:ascii="Arial" w:hAnsi="Arial" w:cs="Arial"/>
        </w:rPr>
        <w:t>0.088</w:t>
      </w:r>
      <w:r w:rsidRPr="0054621C">
        <w:rPr>
          <w:rFonts w:ascii="Arial" w:hAnsi="Arial" w:cs="Arial"/>
        </w:rPr>
        <w:t xml:space="preserve">, </w:t>
      </w:r>
      <w:r>
        <w:rPr>
          <w:rFonts w:ascii="Arial" w:hAnsi="Arial" w:cs="Arial"/>
        </w:rPr>
        <w:t>p</w:t>
      </w:r>
      <w:r w:rsidRPr="0054621C">
        <w:rPr>
          <w:rFonts w:ascii="Arial" w:hAnsi="Arial" w:cs="Arial"/>
        </w:rPr>
        <w:t>=0.</w:t>
      </w:r>
      <w:r>
        <w:rPr>
          <w:rFonts w:ascii="Arial" w:hAnsi="Arial" w:cs="Arial"/>
        </w:rPr>
        <w:t>7698</w:t>
      </w:r>
      <w:r w:rsidRPr="0054621C">
        <w:rPr>
          <w:rFonts w:ascii="Arial" w:hAnsi="Arial" w:cs="Arial"/>
        </w:rPr>
        <w:t>.</w:t>
      </w:r>
      <w:r>
        <w:rPr>
          <w:rFonts w:ascii="Arial" w:hAnsi="Arial" w:cs="Arial"/>
          <w:sz w:val="18"/>
          <w:szCs w:val="18"/>
        </w:rPr>
        <w:t xml:space="preserve"> </w:t>
      </w:r>
      <w:proofErr w:type="spellStart"/>
      <w:r w:rsidRPr="0054621C">
        <w:rPr>
          <w:rFonts w:ascii="Arial" w:hAnsi="Arial" w:cs="Arial"/>
        </w:rPr>
        <w:t>Sidak’s</w:t>
      </w:r>
      <w:proofErr w:type="spellEnd"/>
      <w:r w:rsidRPr="0054621C">
        <w:rPr>
          <w:rFonts w:ascii="Arial" w:hAnsi="Arial" w:cs="Arial"/>
        </w:rPr>
        <w:t xml:space="preserve"> post-hoc analysis</w:t>
      </w:r>
      <w:r>
        <w:rPr>
          <w:rFonts w:ascii="Arial" w:hAnsi="Arial" w:cs="Arial"/>
        </w:rPr>
        <w:t>,</w:t>
      </w:r>
      <w:r w:rsidRPr="0054621C">
        <w:rPr>
          <w:rFonts w:ascii="Arial" w:hAnsi="Arial" w:cs="Arial"/>
        </w:rPr>
        <w:t xml:space="preserve"> 30 s </w:t>
      </w:r>
      <w:r>
        <w:rPr>
          <w:rFonts w:ascii="Arial" w:hAnsi="Arial" w:cs="Arial"/>
        </w:rPr>
        <w:t>p</w:t>
      </w:r>
      <w:r w:rsidRPr="0054621C">
        <w:rPr>
          <w:rFonts w:ascii="Arial" w:hAnsi="Arial" w:cs="Arial"/>
        </w:rPr>
        <w:t xml:space="preserve">=0.8388, 60 s </w:t>
      </w:r>
      <w:r>
        <w:rPr>
          <w:rFonts w:ascii="Arial" w:hAnsi="Arial" w:cs="Arial"/>
        </w:rPr>
        <w:t>p</w:t>
      </w:r>
      <w:r w:rsidRPr="0054621C">
        <w:rPr>
          <w:rFonts w:ascii="Arial" w:hAnsi="Arial" w:cs="Arial"/>
        </w:rPr>
        <w:t xml:space="preserve">=0.9990, 90 s </w:t>
      </w:r>
      <w:r>
        <w:rPr>
          <w:rFonts w:ascii="Arial" w:hAnsi="Arial" w:cs="Arial"/>
        </w:rPr>
        <w:t>p</w:t>
      </w:r>
      <w:r w:rsidRPr="0054621C">
        <w:rPr>
          <w:rFonts w:ascii="Arial" w:hAnsi="Arial" w:cs="Arial"/>
        </w:rPr>
        <w:t xml:space="preserve">=0.9964, 120 s </w:t>
      </w:r>
      <w:r>
        <w:rPr>
          <w:rFonts w:ascii="Arial" w:hAnsi="Arial" w:cs="Arial"/>
        </w:rPr>
        <w:t>p</w:t>
      </w:r>
      <w:r w:rsidRPr="0054621C">
        <w:rPr>
          <w:rFonts w:ascii="Arial" w:hAnsi="Arial" w:cs="Arial"/>
        </w:rPr>
        <w:t>=0.3281</w:t>
      </w:r>
      <w:r>
        <w:rPr>
          <w:rFonts w:ascii="Arial" w:hAnsi="Arial" w:cs="Arial"/>
        </w:rPr>
        <w:t>), Bottom: no significant difference in freezing at 6.</w:t>
      </w:r>
      <w:r w:rsidRPr="0054621C">
        <w:rPr>
          <w:rFonts w:ascii="Arial" w:hAnsi="Arial" w:cs="Arial"/>
        </w:rPr>
        <w:t>5mo (Two-way repeated measure ANOVA, Genotype effect, F</w:t>
      </w:r>
      <w:r w:rsidRPr="0054621C">
        <w:rPr>
          <w:rFonts w:ascii="Arial" w:hAnsi="Arial" w:cs="Arial"/>
          <w:vertAlign w:val="subscript"/>
        </w:rPr>
        <w:t>1,22</w:t>
      </w:r>
      <w:r w:rsidRPr="0054621C">
        <w:rPr>
          <w:rFonts w:ascii="Arial" w:hAnsi="Arial" w:cs="Arial"/>
        </w:rPr>
        <w:t xml:space="preserve">= 3.723, </w:t>
      </w:r>
      <w:r>
        <w:rPr>
          <w:rFonts w:ascii="Arial" w:hAnsi="Arial" w:cs="Arial"/>
        </w:rPr>
        <w:t>p</w:t>
      </w:r>
      <w:r w:rsidRPr="0054621C">
        <w:rPr>
          <w:rFonts w:ascii="Arial" w:hAnsi="Arial" w:cs="Arial"/>
        </w:rPr>
        <w:t xml:space="preserve">=0.0667. </w:t>
      </w:r>
      <w:proofErr w:type="spellStart"/>
      <w:r w:rsidRPr="0054621C">
        <w:rPr>
          <w:rFonts w:ascii="Arial" w:hAnsi="Arial" w:cs="Arial"/>
        </w:rPr>
        <w:t>Sidak’s</w:t>
      </w:r>
      <w:proofErr w:type="spellEnd"/>
      <w:r w:rsidRPr="0054621C">
        <w:rPr>
          <w:rFonts w:ascii="Arial" w:hAnsi="Arial" w:cs="Arial"/>
        </w:rPr>
        <w:t xml:space="preserve"> post-hoc analysis, 30 s </w:t>
      </w:r>
      <w:r>
        <w:rPr>
          <w:rFonts w:ascii="Arial" w:hAnsi="Arial" w:cs="Arial"/>
        </w:rPr>
        <w:t>p</w:t>
      </w:r>
      <w:r w:rsidRPr="0054621C">
        <w:rPr>
          <w:rFonts w:ascii="Arial" w:hAnsi="Arial" w:cs="Arial"/>
        </w:rPr>
        <w:t xml:space="preserve">=0.8977, 60 s </w:t>
      </w:r>
      <w:r>
        <w:rPr>
          <w:rFonts w:ascii="Arial" w:hAnsi="Arial" w:cs="Arial"/>
        </w:rPr>
        <w:t>p</w:t>
      </w:r>
      <w:r w:rsidRPr="0054621C">
        <w:rPr>
          <w:rFonts w:ascii="Arial" w:hAnsi="Arial" w:cs="Arial"/>
        </w:rPr>
        <w:t xml:space="preserve">=0.1636, 90 s </w:t>
      </w:r>
      <w:r>
        <w:rPr>
          <w:rFonts w:ascii="Arial" w:hAnsi="Arial" w:cs="Arial"/>
        </w:rPr>
        <w:t>p</w:t>
      </w:r>
      <w:r w:rsidRPr="0054621C">
        <w:rPr>
          <w:rFonts w:ascii="Arial" w:hAnsi="Arial" w:cs="Arial"/>
        </w:rPr>
        <w:t xml:space="preserve">=0.9979, 120 s </w:t>
      </w:r>
      <w:r>
        <w:rPr>
          <w:rFonts w:ascii="Arial" w:hAnsi="Arial" w:cs="Arial"/>
        </w:rPr>
        <w:t>p</w:t>
      </w:r>
      <w:r w:rsidRPr="0054621C">
        <w:rPr>
          <w:rFonts w:ascii="Arial" w:hAnsi="Arial" w:cs="Arial"/>
        </w:rPr>
        <w:t xml:space="preserve">=0.0037). </w:t>
      </w:r>
      <w:r>
        <w:rPr>
          <w:rFonts w:ascii="Arial" w:hAnsi="Arial" w:cs="Arial"/>
          <w:b/>
          <w:bCs/>
        </w:rPr>
        <w:t>d</w:t>
      </w:r>
      <w:r w:rsidRPr="005956C1">
        <w:rPr>
          <w:rFonts w:ascii="Arial" w:hAnsi="Arial" w:cs="Arial"/>
        </w:rPr>
        <w:t>,</w:t>
      </w:r>
      <w:r>
        <w:rPr>
          <w:rFonts w:ascii="Arial" w:hAnsi="Arial" w:cs="Arial"/>
          <w:b/>
          <w:bCs/>
        </w:rPr>
        <w:t xml:space="preserve"> </w:t>
      </w:r>
      <w:r>
        <w:rPr>
          <w:rFonts w:ascii="Arial" w:hAnsi="Arial" w:cs="Arial"/>
        </w:rPr>
        <w:t xml:space="preserve">Graphs showing the average total freezing time per animal during context exposure. Top: no significant difference is seen between WT </w:t>
      </w:r>
      <w:r w:rsidRPr="0054621C">
        <w:rPr>
          <w:rFonts w:ascii="Arial" w:hAnsi="Arial" w:cs="Arial"/>
        </w:rPr>
        <w:t>and MUT mice at P42 (</w:t>
      </w:r>
      <w:r>
        <w:rPr>
          <w:rFonts w:ascii="Arial" w:hAnsi="Arial" w:cs="Arial"/>
        </w:rPr>
        <w:t xml:space="preserve">WT 34.01 </w:t>
      </w:r>
      <w:r w:rsidRPr="00A849DC">
        <w:rPr>
          <w:rFonts w:asciiTheme="minorBidi" w:hAnsiTheme="minorBidi"/>
        </w:rPr>
        <w:t>±</w:t>
      </w:r>
      <w:r>
        <w:rPr>
          <w:rFonts w:asciiTheme="minorBidi" w:hAnsiTheme="minorBidi"/>
        </w:rPr>
        <w:t xml:space="preserve"> 6.32%</w:t>
      </w:r>
      <w:r>
        <w:rPr>
          <w:rFonts w:ascii="Arial" w:hAnsi="Arial" w:cs="Arial"/>
        </w:rPr>
        <w:t xml:space="preserve">, MUT 36.99 </w:t>
      </w:r>
      <w:r w:rsidRPr="00A849DC">
        <w:rPr>
          <w:rFonts w:asciiTheme="minorBidi" w:hAnsiTheme="minorBidi"/>
        </w:rPr>
        <w:t>±</w:t>
      </w:r>
      <w:r>
        <w:rPr>
          <w:rFonts w:asciiTheme="minorBidi" w:hAnsiTheme="minorBidi"/>
        </w:rPr>
        <w:t xml:space="preserve"> 7.81%,</w:t>
      </w:r>
      <w:r>
        <w:rPr>
          <w:rFonts w:ascii="Arial" w:hAnsi="Arial" w:cs="Arial"/>
        </w:rPr>
        <w:t xml:space="preserve"> t</w:t>
      </w:r>
      <w:r>
        <w:rPr>
          <w:rFonts w:ascii="Arial" w:hAnsi="Arial" w:cs="Arial"/>
          <w:vertAlign w:val="subscript"/>
        </w:rPr>
        <w:t>17</w:t>
      </w:r>
      <w:r>
        <w:rPr>
          <w:rFonts w:ascii="Arial" w:hAnsi="Arial" w:cs="Arial"/>
        </w:rPr>
        <w:t>=2.985, p</w:t>
      </w:r>
      <w:r w:rsidRPr="0054621C">
        <w:rPr>
          <w:rFonts w:ascii="Arial" w:hAnsi="Arial" w:cs="Arial"/>
        </w:rPr>
        <w:t>=0.7699)</w:t>
      </w:r>
      <w:r>
        <w:rPr>
          <w:rFonts w:ascii="Arial" w:hAnsi="Arial" w:cs="Arial"/>
        </w:rPr>
        <w:t>.</w:t>
      </w:r>
      <w:r w:rsidRPr="0054621C">
        <w:rPr>
          <w:rFonts w:ascii="Arial" w:hAnsi="Arial" w:cs="Arial"/>
        </w:rPr>
        <w:t xml:space="preserve"> </w:t>
      </w:r>
      <w:r>
        <w:rPr>
          <w:rFonts w:ascii="Arial" w:hAnsi="Arial" w:cs="Arial"/>
        </w:rPr>
        <w:t>B</w:t>
      </w:r>
      <w:r w:rsidRPr="0054621C">
        <w:rPr>
          <w:rFonts w:ascii="Arial" w:hAnsi="Arial" w:cs="Arial"/>
        </w:rPr>
        <w:t>ottom: no significant different is seen between genotypes at 6.5mo (</w:t>
      </w:r>
      <w:r>
        <w:rPr>
          <w:rFonts w:ascii="Arial" w:hAnsi="Arial" w:cs="Arial"/>
        </w:rPr>
        <w:t xml:space="preserve">WT 43.94 </w:t>
      </w:r>
      <w:r w:rsidRPr="00A849DC">
        <w:rPr>
          <w:rFonts w:asciiTheme="minorBidi" w:hAnsiTheme="minorBidi"/>
        </w:rPr>
        <w:t>±</w:t>
      </w:r>
      <w:r>
        <w:rPr>
          <w:rFonts w:asciiTheme="minorBidi" w:hAnsiTheme="minorBidi"/>
        </w:rPr>
        <w:t xml:space="preserve"> 6.00%, MUT 28.73 </w:t>
      </w:r>
      <w:r w:rsidRPr="00A849DC">
        <w:rPr>
          <w:rFonts w:asciiTheme="minorBidi" w:hAnsiTheme="minorBidi"/>
        </w:rPr>
        <w:t>±</w:t>
      </w:r>
      <w:r>
        <w:rPr>
          <w:rFonts w:asciiTheme="minorBidi" w:hAnsiTheme="minorBidi"/>
        </w:rPr>
        <w:t xml:space="preserve"> 4.80%, </w:t>
      </w:r>
      <w:r>
        <w:rPr>
          <w:rFonts w:ascii="Arial" w:hAnsi="Arial" w:cs="Arial"/>
        </w:rPr>
        <w:t>t</w:t>
      </w:r>
      <w:r>
        <w:rPr>
          <w:rFonts w:ascii="Arial" w:hAnsi="Arial" w:cs="Arial"/>
          <w:vertAlign w:val="subscript"/>
        </w:rPr>
        <w:t>21.6</w:t>
      </w:r>
      <w:r>
        <w:rPr>
          <w:rFonts w:ascii="Arial" w:hAnsi="Arial" w:cs="Arial"/>
        </w:rPr>
        <w:t>=1.980, p</w:t>
      </w:r>
      <w:r w:rsidRPr="0054621C">
        <w:rPr>
          <w:rFonts w:ascii="Arial" w:hAnsi="Arial" w:cs="Arial"/>
        </w:rPr>
        <w:t xml:space="preserve">=0.0606). </w:t>
      </w:r>
      <w:r w:rsidRPr="0054621C">
        <w:rPr>
          <w:rFonts w:ascii="Arial" w:hAnsi="Arial" w:cs="Arial"/>
          <w:b/>
          <w:bCs/>
        </w:rPr>
        <w:t>e</w:t>
      </w:r>
      <w:r w:rsidRPr="005956C1">
        <w:rPr>
          <w:rFonts w:ascii="Arial" w:hAnsi="Arial" w:cs="Arial"/>
        </w:rPr>
        <w:t>,</w:t>
      </w:r>
      <w:r w:rsidRPr="0054621C">
        <w:rPr>
          <w:rFonts w:ascii="Arial" w:hAnsi="Arial" w:cs="Arial"/>
          <w:b/>
          <w:bCs/>
        </w:rPr>
        <w:t xml:space="preserve"> </w:t>
      </w:r>
      <w:r w:rsidRPr="0054621C">
        <w:rPr>
          <w:rFonts w:ascii="Arial" w:hAnsi="Arial" w:cs="Arial"/>
        </w:rPr>
        <w:t xml:space="preserve">Graphs of individual animals’ startle response to a 3000Hz tone played at 80dB. MUT mice were </w:t>
      </w:r>
      <w:r>
        <w:rPr>
          <w:rFonts w:ascii="Arial" w:hAnsi="Arial" w:cs="Arial"/>
        </w:rPr>
        <w:t xml:space="preserve">not </w:t>
      </w:r>
      <w:r>
        <w:rPr>
          <w:rFonts w:ascii="Arial" w:hAnsi="Arial" w:cs="Arial"/>
        </w:rPr>
        <w:lastRenderedPageBreak/>
        <w:t xml:space="preserve">significantly more </w:t>
      </w:r>
      <w:r w:rsidRPr="0054621C">
        <w:rPr>
          <w:rFonts w:ascii="Arial" w:hAnsi="Arial" w:cs="Arial"/>
        </w:rPr>
        <w:t>reactive to the tone than WT at P50 (WT</w:t>
      </w:r>
      <w:r>
        <w:rPr>
          <w:rFonts w:ascii="Arial" w:hAnsi="Arial" w:cs="Arial"/>
        </w:rPr>
        <w:t xml:space="preserve"> 25.96 </w:t>
      </w:r>
      <w:r w:rsidRPr="00A849DC">
        <w:rPr>
          <w:rFonts w:asciiTheme="minorBidi" w:hAnsiTheme="minorBidi"/>
        </w:rPr>
        <w:t>±</w:t>
      </w:r>
      <w:r>
        <w:rPr>
          <w:rFonts w:asciiTheme="minorBidi" w:hAnsiTheme="minorBidi"/>
        </w:rPr>
        <w:t xml:space="preserve"> 4.95</w:t>
      </w:r>
      <w:r w:rsidRPr="0054621C">
        <w:rPr>
          <w:rFonts w:ascii="Arial" w:hAnsi="Arial" w:cs="Arial"/>
        </w:rPr>
        <w:t>, MUT</w:t>
      </w:r>
      <w:r>
        <w:rPr>
          <w:rFonts w:ascii="Arial" w:hAnsi="Arial" w:cs="Arial"/>
        </w:rPr>
        <w:t xml:space="preserve"> 40.68 </w:t>
      </w:r>
      <w:r w:rsidRPr="00A849DC">
        <w:rPr>
          <w:rFonts w:asciiTheme="minorBidi" w:hAnsiTheme="minorBidi"/>
        </w:rPr>
        <w:t>±</w:t>
      </w:r>
      <w:r>
        <w:rPr>
          <w:rFonts w:asciiTheme="minorBidi" w:hAnsiTheme="minorBidi"/>
        </w:rPr>
        <w:t xml:space="preserve"> 5.05</w:t>
      </w:r>
      <w:r w:rsidRPr="0054621C">
        <w:rPr>
          <w:rFonts w:ascii="Arial" w:hAnsi="Arial" w:cs="Arial"/>
        </w:rPr>
        <w:t>,</w:t>
      </w:r>
      <w:r>
        <w:rPr>
          <w:rFonts w:ascii="Arial" w:hAnsi="Arial" w:cs="Arial"/>
        </w:rPr>
        <w:t xml:space="preserve"> U=35,</w:t>
      </w:r>
      <w:r w:rsidRPr="0054621C">
        <w:rPr>
          <w:rFonts w:ascii="Arial" w:hAnsi="Arial" w:cs="Arial"/>
        </w:rPr>
        <w:t xml:space="preserve"> </w:t>
      </w:r>
      <w:r>
        <w:rPr>
          <w:rFonts w:ascii="Arial" w:hAnsi="Arial" w:cs="Arial"/>
        </w:rPr>
        <w:t>p</w:t>
      </w:r>
      <w:r w:rsidRPr="0054621C">
        <w:rPr>
          <w:rFonts w:ascii="Arial" w:hAnsi="Arial" w:cs="Arial"/>
        </w:rPr>
        <w:t>=0.</w:t>
      </w:r>
      <w:r>
        <w:rPr>
          <w:rFonts w:ascii="Arial" w:hAnsi="Arial" w:cs="Arial"/>
        </w:rPr>
        <w:t>2799</w:t>
      </w:r>
      <w:r w:rsidRPr="0054621C">
        <w:rPr>
          <w:rFonts w:ascii="Arial" w:hAnsi="Arial" w:cs="Arial"/>
        </w:rPr>
        <w:t xml:space="preserve">), </w:t>
      </w:r>
      <w:r>
        <w:rPr>
          <w:rFonts w:ascii="Arial" w:hAnsi="Arial" w:cs="Arial"/>
        </w:rPr>
        <w:t>or</w:t>
      </w:r>
      <w:r w:rsidRPr="0054621C">
        <w:rPr>
          <w:rFonts w:ascii="Arial" w:hAnsi="Arial" w:cs="Arial"/>
        </w:rPr>
        <w:t xml:space="preserve"> at 6.5mo (WT</w:t>
      </w:r>
      <w:r>
        <w:rPr>
          <w:rFonts w:ascii="Arial" w:hAnsi="Arial" w:cs="Arial"/>
        </w:rPr>
        <w:t xml:space="preserve"> 14.07 </w:t>
      </w:r>
      <w:r w:rsidRPr="00A849DC">
        <w:rPr>
          <w:rFonts w:asciiTheme="minorBidi" w:hAnsiTheme="minorBidi"/>
        </w:rPr>
        <w:t>±</w:t>
      </w:r>
      <w:r>
        <w:rPr>
          <w:rFonts w:asciiTheme="minorBidi" w:hAnsiTheme="minorBidi"/>
        </w:rPr>
        <w:t xml:space="preserve"> 3.27, MUT 14.85 </w:t>
      </w:r>
      <w:r w:rsidRPr="00A849DC">
        <w:rPr>
          <w:rFonts w:asciiTheme="minorBidi" w:hAnsiTheme="minorBidi"/>
        </w:rPr>
        <w:t>±</w:t>
      </w:r>
      <w:r>
        <w:rPr>
          <w:rFonts w:asciiTheme="minorBidi" w:hAnsiTheme="minorBidi"/>
        </w:rPr>
        <w:t xml:space="preserve"> 1.49,</w:t>
      </w:r>
      <w:r w:rsidRPr="0054621C">
        <w:rPr>
          <w:rFonts w:ascii="Arial" w:hAnsi="Arial" w:cs="Arial"/>
        </w:rPr>
        <w:t xml:space="preserve"> </w:t>
      </w:r>
      <w:r>
        <w:rPr>
          <w:rFonts w:ascii="Arial" w:hAnsi="Arial" w:cs="Arial"/>
        </w:rPr>
        <w:t>U=47, p</w:t>
      </w:r>
      <w:r w:rsidRPr="0054621C">
        <w:rPr>
          <w:rFonts w:ascii="Arial" w:hAnsi="Arial" w:cs="Arial"/>
        </w:rPr>
        <w:t>=0.</w:t>
      </w:r>
      <w:r>
        <w:rPr>
          <w:rFonts w:ascii="Arial" w:hAnsi="Arial" w:cs="Arial"/>
        </w:rPr>
        <w:t>2768</w:t>
      </w:r>
      <w:r w:rsidRPr="0054621C">
        <w:rPr>
          <w:rFonts w:ascii="Arial" w:hAnsi="Arial" w:cs="Arial"/>
        </w:rPr>
        <w:t xml:space="preserve">). </w:t>
      </w:r>
      <w:r w:rsidRPr="0054621C">
        <w:rPr>
          <w:rFonts w:ascii="Arial" w:hAnsi="Arial" w:cs="Arial"/>
          <w:b/>
          <w:bCs/>
        </w:rPr>
        <w:t>f</w:t>
      </w:r>
      <w:r w:rsidRPr="005956C1">
        <w:rPr>
          <w:rFonts w:ascii="Arial" w:hAnsi="Arial" w:cs="Arial"/>
        </w:rPr>
        <w:t>,</w:t>
      </w:r>
      <w:r w:rsidRPr="0054621C">
        <w:rPr>
          <w:rFonts w:ascii="Arial" w:hAnsi="Arial" w:cs="Arial"/>
        </w:rPr>
        <w:t xml:space="preserve"> Graphs of individual animals’ startle response to a 0.4mA </w:t>
      </w:r>
      <w:proofErr w:type="spellStart"/>
      <w:r w:rsidRPr="0054621C">
        <w:rPr>
          <w:rFonts w:ascii="Arial" w:hAnsi="Arial" w:cs="Arial"/>
        </w:rPr>
        <w:t>footshock</w:t>
      </w:r>
      <w:proofErr w:type="spellEnd"/>
      <w:r w:rsidRPr="0054621C">
        <w:rPr>
          <w:rFonts w:ascii="Arial" w:hAnsi="Arial" w:cs="Arial"/>
        </w:rPr>
        <w:t>.</w:t>
      </w:r>
      <w:r>
        <w:rPr>
          <w:rFonts w:ascii="Arial" w:hAnsi="Arial" w:cs="Arial"/>
        </w:rPr>
        <w:t xml:space="preserve"> </w:t>
      </w:r>
      <w:r w:rsidRPr="0054621C">
        <w:rPr>
          <w:rFonts w:ascii="Arial" w:hAnsi="Arial" w:cs="Arial"/>
        </w:rPr>
        <w:t>No significant difference observed between genotypes at either age (P55</w:t>
      </w:r>
      <w:r>
        <w:rPr>
          <w:rFonts w:ascii="Arial" w:hAnsi="Arial" w:cs="Arial"/>
        </w:rPr>
        <w:t xml:space="preserve"> </w:t>
      </w:r>
      <w:r w:rsidRPr="0054621C">
        <w:rPr>
          <w:rFonts w:ascii="Arial" w:hAnsi="Arial" w:cs="Arial"/>
        </w:rPr>
        <w:t>WT</w:t>
      </w:r>
      <w:r>
        <w:rPr>
          <w:rFonts w:ascii="Arial" w:hAnsi="Arial" w:cs="Arial"/>
        </w:rPr>
        <w:t xml:space="preserve"> 1527 </w:t>
      </w:r>
      <w:r w:rsidRPr="00A849DC">
        <w:rPr>
          <w:rFonts w:asciiTheme="minorBidi" w:hAnsiTheme="minorBidi"/>
        </w:rPr>
        <w:t>±</w:t>
      </w:r>
      <w:r>
        <w:rPr>
          <w:rFonts w:asciiTheme="minorBidi" w:hAnsiTheme="minorBidi"/>
        </w:rPr>
        <w:t xml:space="preserve"> 215.7</w:t>
      </w:r>
      <w:r w:rsidRPr="0054621C">
        <w:rPr>
          <w:rFonts w:ascii="Arial" w:hAnsi="Arial" w:cs="Arial"/>
        </w:rPr>
        <w:t xml:space="preserve">, </w:t>
      </w:r>
      <w:r>
        <w:rPr>
          <w:rFonts w:ascii="Arial" w:hAnsi="Arial" w:cs="Arial"/>
        </w:rPr>
        <w:t xml:space="preserve">P55 MUT 1996 </w:t>
      </w:r>
      <w:r w:rsidRPr="00A849DC">
        <w:rPr>
          <w:rFonts w:asciiTheme="minorBidi" w:hAnsiTheme="minorBidi"/>
        </w:rPr>
        <w:t>±</w:t>
      </w:r>
      <w:r>
        <w:rPr>
          <w:rFonts w:asciiTheme="minorBidi" w:hAnsiTheme="minorBidi"/>
        </w:rPr>
        <w:t xml:space="preserve"> 51.0</w:t>
      </w:r>
      <w:r>
        <w:rPr>
          <w:rFonts w:ascii="Arial" w:hAnsi="Arial" w:cs="Arial"/>
        </w:rPr>
        <w:t>,</w:t>
      </w:r>
      <w:r w:rsidRPr="0054621C">
        <w:rPr>
          <w:rFonts w:ascii="Arial" w:hAnsi="Arial" w:cs="Arial"/>
        </w:rPr>
        <w:t xml:space="preserve"> </w:t>
      </w:r>
      <w:r>
        <w:rPr>
          <w:rFonts w:ascii="Arial" w:hAnsi="Arial" w:cs="Arial"/>
        </w:rPr>
        <w:t>U=28.50, p</w:t>
      </w:r>
      <w:r w:rsidRPr="0054621C">
        <w:rPr>
          <w:rFonts w:ascii="Arial" w:hAnsi="Arial" w:cs="Arial"/>
        </w:rPr>
        <w:t>=0.0542</w:t>
      </w:r>
      <w:r>
        <w:rPr>
          <w:rFonts w:ascii="Arial" w:hAnsi="Arial" w:cs="Arial"/>
        </w:rPr>
        <w:t>;</w:t>
      </w:r>
      <w:r w:rsidRPr="0054621C">
        <w:rPr>
          <w:rFonts w:ascii="Arial" w:hAnsi="Arial" w:cs="Arial"/>
        </w:rPr>
        <w:t xml:space="preserve"> 6.5mo</w:t>
      </w:r>
      <w:r>
        <w:rPr>
          <w:rFonts w:ascii="Arial" w:hAnsi="Arial" w:cs="Arial"/>
        </w:rPr>
        <w:t xml:space="preserve"> </w:t>
      </w:r>
      <w:r w:rsidRPr="0054621C">
        <w:rPr>
          <w:rFonts w:ascii="Arial" w:hAnsi="Arial" w:cs="Arial"/>
        </w:rPr>
        <w:t>WT</w:t>
      </w:r>
      <w:r>
        <w:rPr>
          <w:rFonts w:ascii="Arial" w:hAnsi="Arial" w:cs="Arial"/>
        </w:rPr>
        <w:t xml:space="preserve"> 1545 </w:t>
      </w:r>
      <w:r w:rsidRPr="00A849DC">
        <w:rPr>
          <w:rFonts w:asciiTheme="minorBidi" w:hAnsiTheme="minorBidi"/>
        </w:rPr>
        <w:t>±</w:t>
      </w:r>
      <w:r>
        <w:rPr>
          <w:rFonts w:asciiTheme="minorBidi" w:hAnsiTheme="minorBidi"/>
        </w:rPr>
        <w:t xml:space="preserve"> 179.5</w:t>
      </w:r>
      <w:r>
        <w:rPr>
          <w:rFonts w:ascii="Arial" w:hAnsi="Arial" w:cs="Arial"/>
        </w:rPr>
        <w:t xml:space="preserve">, 6.5mo MUT 1817 </w:t>
      </w:r>
      <w:r w:rsidRPr="00A849DC">
        <w:rPr>
          <w:rFonts w:asciiTheme="minorBidi" w:hAnsiTheme="minorBidi"/>
        </w:rPr>
        <w:t>±</w:t>
      </w:r>
      <w:r>
        <w:rPr>
          <w:rFonts w:asciiTheme="minorBidi" w:hAnsiTheme="minorBidi"/>
        </w:rPr>
        <w:t xml:space="preserve"> 119.1</w:t>
      </w:r>
      <w:r>
        <w:rPr>
          <w:rFonts w:ascii="Arial" w:hAnsi="Arial" w:cs="Arial"/>
        </w:rPr>
        <w:t>, U=47, p</w:t>
      </w:r>
      <w:r w:rsidRPr="0054621C">
        <w:rPr>
          <w:rFonts w:ascii="Arial" w:hAnsi="Arial" w:cs="Arial"/>
        </w:rPr>
        <w:t>=0.2360). Startle response reported in arbitrary units (A.U.)</w:t>
      </w:r>
      <w:r>
        <w:rPr>
          <w:rFonts w:ascii="Arial" w:hAnsi="Arial" w:cs="Arial"/>
        </w:rPr>
        <w:t xml:space="preserve">. For all adolescent measures: WT n=10, MUT n=10. For adult freezing measures: WT n=13, MUT n=11. For adult startle responses: WT n=13, MUT n=10. </w:t>
      </w:r>
      <w:r w:rsidR="00B36B65">
        <w:rPr>
          <w:rFonts w:asciiTheme="minorBidi" w:hAnsiTheme="minorBidi"/>
        </w:rPr>
        <w:t xml:space="preserve">Data reported as mean </w:t>
      </w:r>
      <w:r w:rsidR="00B36B65" w:rsidRPr="001F6C72">
        <w:rPr>
          <w:rFonts w:ascii="Arial" w:hAnsi="Arial" w:cs="Arial"/>
        </w:rPr>
        <w:t>±</w:t>
      </w:r>
      <w:r w:rsidR="00B36B65">
        <w:rPr>
          <w:rFonts w:ascii="Arial" w:hAnsi="Arial" w:cs="Arial"/>
        </w:rPr>
        <w:t xml:space="preserve"> SEM, e</w:t>
      </w:r>
      <w:r w:rsidR="00B36B65" w:rsidRPr="001F6C72">
        <w:rPr>
          <w:rFonts w:asciiTheme="minorBidi" w:hAnsiTheme="minorBidi"/>
        </w:rPr>
        <w:t>rror bars are SEM.</w:t>
      </w:r>
      <w:r>
        <w:rPr>
          <w:rFonts w:ascii="Arial" w:hAnsi="Arial" w:cs="Arial"/>
        </w:rPr>
        <w:t xml:space="preserve">*p&lt;0.05, </w:t>
      </w:r>
      <w:r w:rsidRPr="0054621C">
        <w:rPr>
          <w:rFonts w:ascii="Arial" w:hAnsi="Arial" w:cs="Arial"/>
        </w:rPr>
        <w:t>**</w:t>
      </w:r>
      <w:r>
        <w:rPr>
          <w:rFonts w:ascii="Arial" w:hAnsi="Arial" w:cs="Arial"/>
        </w:rPr>
        <w:t>p</w:t>
      </w:r>
      <w:r w:rsidRPr="0054621C">
        <w:rPr>
          <w:rFonts w:ascii="Arial" w:hAnsi="Arial" w:cs="Arial"/>
        </w:rPr>
        <w:t>&lt;0.01</w:t>
      </w:r>
      <w:r>
        <w:rPr>
          <w:rFonts w:ascii="Arial" w:hAnsi="Arial" w:cs="Arial"/>
        </w:rPr>
        <w:t>, two-way repeated measure ANOVAs (c), two-tailed t-tests (d), and Mann-Whitney U tests (e-f)</w:t>
      </w:r>
    </w:p>
    <w:p w14:paraId="5971EB23" w14:textId="77777777" w:rsidR="005F4E2F" w:rsidRDefault="005F4E2F" w:rsidP="005F4E2F">
      <w:pPr>
        <w:rPr>
          <w:rFonts w:ascii="Arial" w:hAnsi="Arial" w:cs="Arial"/>
        </w:rPr>
      </w:pPr>
    </w:p>
    <w:p w14:paraId="0256917C" w14:textId="77777777" w:rsidR="005F4E2F" w:rsidRPr="005F4E2F" w:rsidRDefault="005F4E2F" w:rsidP="005F4E2F">
      <w:pPr>
        <w:jc w:val="thaiDistribute"/>
        <w:rPr>
          <w:rFonts w:ascii="Arial" w:hAnsi="Arial" w:cs="Arial"/>
        </w:rPr>
      </w:pPr>
      <w:r>
        <w:rPr>
          <w:rFonts w:asciiTheme="minorBidi" w:hAnsiTheme="minorBidi"/>
          <w:b/>
          <w:bCs/>
        </w:rPr>
        <w:t xml:space="preserve">Extended Data Fig. </w:t>
      </w:r>
      <w:r w:rsidR="00B36B65">
        <w:rPr>
          <w:rFonts w:asciiTheme="minorBidi" w:hAnsiTheme="minorBidi"/>
          <w:b/>
          <w:bCs/>
        </w:rPr>
        <w:t xml:space="preserve">10 </w:t>
      </w:r>
      <w:r>
        <w:rPr>
          <w:rFonts w:asciiTheme="minorBidi" w:hAnsiTheme="minorBidi"/>
          <w:b/>
          <w:bCs/>
        </w:rPr>
        <w:t xml:space="preserve">Progressive gait changes in </w:t>
      </w:r>
      <w:r w:rsidRPr="004A148C">
        <w:rPr>
          <w:rFonts w:asciiTheme="minorBidi" w:hAnsiTheme="minorBidi"/>
          <w:b/>
          <w:bCs/>
        </w:rPr>
        <w:t>SWIP</w:t>
      </w:r>
      <w:r w:rsidRPr="004A148C">
        <w:rPr>
          <w:rFonts w:asciiTheme="minorBidi" w:hAnsiTheme="minorBidi"/>
          <w:b/>
          <w:bCs/>
          <w:vertAlign w:val="superscript"/>
        </w:rPr>
        <w:t>P1019R</w:t>
      </w:r>
      <w:r w:rsidRPr="001F6C72" w:rsidDel="00060890">
        <w:rPr>
          <w:rFonts w:asciiTheme="minorBidi" w:hAnsiTheme="minorBidi"/>
          <w:b/>
          <w:bCs/>
          <w:i/>
          <w:iCs/>
        </w:rPr>
        <w:t xml:space="preserve"> </w:t>
      </w:r>
      <w:r w:rsidRPr="001F6C72">
        <w:rPr>
          <w:rFonts w:asciiTheme="minorBidi" w:hAnsiTheme="minorBidi"/>
          <w:b/>
          <w:bCs/>
        </w:rPr>
        <w:t>mutant mice</w:t>
      </w:r>
      <w:r>
        <w:rPr>
          <w:rFonts w:asciiTheme="minorBidi" w:hAnsiTheme="minorBidi"/>
          <w:b/>
          <w:bCs/>
        </w:rPr>
        <w:t xml:space="preserve"> are not restricted to rear limbs. a</w:t>
      </w:r>
      <w:r w:rsidRPr="00AC3DDD">
        <w:rPr>
          <w:rFonts w:asciiTheme="minorBidi" w:hAnsiTheme="minorBidi"/>
        </w:rPr>
        <w:t>,</w:t>
      </w:r>
      <w:r>
        <w:rPr>
          <w:rFonts w:asciiTheme="minorBidi" w:hAnsiTheme="minorBidi"/>
          <w:b/>
          <w:bCs/>
        </w:rPr>
        <w:t xml:space="preserve"> </w:t>
      </w:r>
      <w:r>
        <w:rPr>
          <w:rFonts w:asciiTheme="minorBidi" w:hAnsiTheme="minorBidi"/>
        </w:rPr>
        <w:t>Graph of average swing time per stride for front limbs. At P45 (top), there is no significant difference in front swing time</w:t>
      </w:r>
      <w:r>
        <w:rPr>
          <w:rFonts w:asciiTheme="minorBidi" w:hAnsiTheme="minorBidi"/>
          <w:b/>
          <w:bCs/>
        </w:rPr>
        <w:t xml:space="preserve"> </w:t>
      </w:r>
      <w:r>
        <w:rPr>
          <w:rFonts w:asciiTheme="minorBidi" w:hAnsiTheme="minorBidi"/>
        </w:rPr>
        <w:t xml:space="preserve">(WT 177.5 </w:t>
      </w:r>
      <w:r>
        <w:rPr>
          <w:rFonts w:ascii="Arial" w:hAnsi="Arial" w:cs="Arial"/>
        </w:rPr>
        <w:t xml:space="preserve">± 10.9 </w:t>
      </w:r>
      <w:proofErr w:type="spellStart"/>
      <w:r>
        <w:rPr>
          <w:rFonts w:ascii="Arial" w:hAnsi="Arial" w:cs="Arial"/>
        </w:rPr>
        <w:t>ms</w:t>
      </w:r>
      <w:proofErr w:type="spellEnd"/>
      <w:r>
        <w:rPr>
          <w:rFonts w:ascii="Arial" w:hAnsi="Arial" w:cs="Arial"/>
        </w:rPr>
        <w:t xml:space="preserve">, MUT 175.3 ± 8.7 </w:t>
      </w:r>
      <w:proofErr w:type="spellStart"/>
      <w:r>
        <w:rPr>
          <w:rFonts w:ascii="Arial" w:hAnsi="Arial" w:cs="Arial"/>
        </w:rPr>
        <w:t>ms</w:t>
      </w:r>
      <w:proofErr w:type="spellEnd"/>
      <w:r>
        <w:rPr>
          <w:rFonts w:ascii="Arial" w:hAnsi="Arial" w:cs="Arial"/>
        </w:rPr>
        <w:t>, t</w:t>
      </w:r>
      <w:r>
        <w:rPr>
          <w:rFonts w:ascii="Arial" w:hAnsi="Arial" w:cs="Arial"/>
          <w:vertAlign w:val="subscript"/>
        </w:rPr>
        <w:t>24</w:t>
      </w:r>
      <w:r>
        <w:rPr>
          <w:rFonts w:ascii="Arial" w:hAnsi="Arial" w:cs="Arial"/>
        </w:rPr>
        <w:t xml:space="preserve">=0.1569, p=0.8766). At 5.5 </w:t>
      </w:r>
      <w:proofErr w:type="spellStart"/>
      <w:r>
        <w:rPr>
          <w:rFonts w:ascii="Arial" w:hAnsi="Arial" w:cs="Arial"/>
        </w:rPr>
        <w:t>mo</w:t>
      </w:r>
      <w:proofErr w:type="spellEnd"/>
      <w:r>
        <w:rPr>
          <w:rFonts w:ascii="Arial" w:hAnsi="Arial" w:cs="Arial"/>
        </w:rPr>
        <w:t xml:space="preserve"> (bottom), MUT mice take significantly longer to swing their forelimbs (WT 178.6 ± 6.2 </w:t>
      </w:r>
      <w:proofErr w:type="spellStart"/>
      <w:r>
        <w:rPr>
          <w:rFonts w:ascii="Arial" w:hAnsi="Arial" w:cs="Arial"/>
        </w:rPr>
        <w:t>ms</w:t>
      </w:r>
      <w:proofErr w:type="spellEnd"/>
      <w:r>
        <w:rPr>
          <w:rFonts w:ascii="Arial" w:hAnsi="Arial" w:cs="Arial"/>
        </w:rPr>
        <w:t xml:space="preserve">, MUT 206.3 ± 7.2 </w:t>
      </w:r>
      <w:proofErr w:type="spellStart"/>
      <w:r>
        <w:rPr>
          <w:rFonts w:ascii="Arial" w:hAnsi="Arial" w:cs="Arial"/>
        </w:rPr>
        <w:t>ms</w:t>
      </w:r>
      <w:proofErr w:type="spellEnd"/>
      <w:r>
        <w:rPr>
          <w:rFonts w:ascii="Arial" w:hAnsi="Arial" w:cs="Arial"/>
        </w:rPr>
        <w:t>, t</w:t>
      </w:r>
      <w:r>
        <w:rPr>
          <w:rFonts w:ascii="Arial" w:hAnsi="Arial" w:cs="Arial"/>
          <w:vertAlign w:val="subscript"/>
        </w:rPr>
        <w:t>21.4</w:t>
      </w:r>
      <w:r>
        <w:rPr>
          <w:rFonts w:ascii="Arial" w:hAnsi="Arial" w:cs="Arial"/>
        </w:rPr>
        <w:t xml:space="preserve">=2.927, p=0.0079). </w:t>
      </w:r>
      <w:r>
        <w:rPr>
          <w:rFonts w:ascii="Arial" w:hAnsi="Arial" w:cs="Arial"/>
          <w:b/>
          <w:bCs/>
        </w:rPr>
        <w:t>b</w:t>
      </w:r>
      <w:r w:rsidRPr="00AC3DDD">
        <w:rPr>
          <w:rFonts w:ascii="Arial" w:hAnsi="Arial" w:cs="Arial"/>
        </w:rPr>
        <w:t>,</w:t>
      </w:r>
      <w:r>
        <w:rPr>
          <w:rFonts w:ascii="Arial" w:hAnsi="Arial" w:cs="Arial"/>
          <w:b/>
          <w:bCs/>
        </w:rPr>
        <w:t xml:space="preserve"> </w:t>
      </w:r>
      <w:r>
        <w:rPr>
          <w:rFonts w:ascii="Arial" w:hAnsi="Arial" w:cs="Arial"/>
        </w:rPr>
        <w:t>Graph of average stride length for front limbs. At P45 (top), there is no difference in WT and MUT stride length (WT 57.0 ± 0.9 mm, MUT 59.2 ± 1.4 mm, U=68, p=0.2800). At 5.5mo (bottom), MUT mice take significantly longer strides with their forelimbs (WT 60.0 ± 0.6 mm, MUT 63.7 ± 0.9 mm, t</w:t>
      </w:r>
      <w:r>
        <w:rPr>
          <w:rFonts w:ascii="Arial" w:hAnsi="Arial" w:cs="Arial"/>
          <w:vertAlign w:val="subscript"/>
        </w:rPr>
        <w:t>17</w:t>
      </w:r>
      <w:r>
        <w:rPr>
          <w:rFonts w:ascii="Arial" w:hAnsi="Arial" w:cs="Arial"/>
        </w:rPr>
        <w:t xml:space="preserve">=3.545, p=0.0024). </w:t>
      </w:r>
      <w:r>
        <w:rPr>
          <w:rFonts w:ascii="Arial" w:hAnsi="Arial" w:cs="Arial"/>
          <w:b/>
          <w:bCs/>
        </w:rPr>
        <w:t>c</w:t>
      </w:r>
      <w:r w:rsidRPr="00AC3DDD">
        <w:rPr>
          <w:rFonts w:ascii="Arial" w:hAnsi="Arial" w:cs="Arial"/>
        </w:rPr>
        <w:t>,</w:t>
      </w:r>
      <w:r>
        <w:rPr>
          <w:rFonts w:ascii="Arial" w:hAnsi="Arial" w:cs="Arial"/>
          <w:b/>
          <w:bCs/>
        </w:rPr>
        <w:t xml:space="preserve"> </w:t>
      </w:r>
      <w:r w:rsidRPr="00857FCE">
        <w:rPr>
          <w:rFonts w:ascii="Arial" w:hAnsi="Arial" w:cs="Arial"/>
        </w:rPr>
        <w:t>Graph of average homolateral coupling,</w:t>
      </w:r>
      <w:r>
        <w:rPr>
          <w:rFonts w:ascii="Arial" w:hAnsi="Arial" w:cs="Arial"/>
        </w:rPr>
        <w:t xml:space="preserve"> the fraction of a reference foot’s stride when its ipsilateral foot starts its stride. At P45, there is no significant difference in homolateral coupling (WT 0.48 ± 0.005, MUT 0.48 ± 0.004, U=90, p=0.9713), but at 5.5mo, MUT mice display decreased homolateral coupling (WT 0.48 ± 0.002, MUT 0.45 ± 0.005, t</w:t>
      </w:r>
      <w:r>
        <w:rPr>
          <w:rFonts w:ascii="Arial" w:hAnsi="Arial" w:cs="Arial"/>
          <w:vertAlign w:val="subscript"/>
        </w:rPr>
        <w:t>13.5</w:t>
      </w:r>
      <w:r>
        <w:rPr>
          <w:rFonts w:ascii="Arial" w:hAnsi="Arial" w:cs="Arial"/>
        </w:rPr>
        <w:t xml:space="preserve">=3.469, p=0.0039). </w:t>
      </w:r>
      <w:r>
        <w:rPr>
          <w:rFonts w:ascii="Arial" w:hAnsi="Arial" w:cs="Arial"/>
          <w:b/>
          <w:bCs/>
        </w:rPr>
        <w:t>d</w:t>
      </w:r>
      <w:r w:rsidRPr="00AC3DDD">
        <w:rPr>
          <w:rFonts w:ascii="Arial" w:hAnsi="Arial" w:cs="Arial"/>
        </w:rPr>
        <w:t>,</w:t>
      </w:r>
      <w:r>
        <w:rPr>
          <w:rFonts w:ascii="Arial" w:hAnsi="Arial" w:cs="Arial"/>
          <w:b/>
          <w:bCs/>
        </w:rPr>
        <w:t xml:space="preserve"> </w:t>
      </w:r>
      <w:r>
        <w:rPr>
          <w:rFonts w:ascii="Arial" w:hAnsi="Arial" w:cs="Arial"/>
        </w:rPr>
        <w:t>Graph of average track width between front limbs. At P45 (top), there is a significantly narrower front track width in MUT compared to WT (WT 16.99 ± 0.15 mm, MUT 15.12 ± 0.33 mm, t</w:t>
      </w:r>
      <w:r>
        <w:rPr>
          <w:rFonts w:ascii="Arial" w:hAnsi="Arial" w:cs="Arial"/>
          <w:vertAlign w:val="subscript"/>
        </w:rPr>
        <w:t>17</w:t>
      </w:r>
      <w:r>
        <w:rPr>
          <w:rFonts w:ascii="Arial" w:hAnsi="Arial" w:cs="Arial"/>
        </w:rPr>
        <w:t>=5.192, p&lt;0.0001). This difference persists into adulthood at 5.5mo (WT 19.36 ± 0.23 mm, MUT 16.74 ± 0.46 mm, t</w:t>
      </w:r>
      <w:r>
        <w:rPr>
          <w:rFonts w:ascii="Arial" w:hAnsi="Arial" w:cs="Arial"/>
          <w:vertAlign w:val="subscript"/>
        </w:rPr>
        <w:t>15</w:t>
      </w:r>
      <w:r>
        <w:rPr>
          <w:rFonts w:ascii="Arial" w:hAnsi="Arial" w:cs="Arial"/>
        </w:rPr>
        <w:t xml:space="preserve">=5.055, p=0.0001). </w:t>
      </w:r>
      <w:r>
        <w:rPr>
          <w:rFonts w:ascii="Arial" w:hAnsi="Arial" w:cs="Arial"/>
          <w:b/>
          <w:bCs/>
        </w:rPr>
        <w:t>e</w:t>
      </w:r>
      <w:r w:rsidRPr="00AC3DDD">
        <w:rPr>
          <w:rFonts w:ascii="Arial" w:hAnsi="Arial" w:cs="Arial"/>
        </w:rPr>
        <w:t>,</w:t>
      </w:r>
      <w:r>
        <w:rPr>
          <w:rFonts w:ascii="Arial" w:hAnsi="Arial" w:cs="Arial"/>
          <w:b/>
          <w:bCs/>
        </w:rPr>
        <w:t xml:space="preserve"> </w:t>
      </w:r>
      <w:r>
        <w:rPr>
          <w:rFonts w:ascii="Arial" w:hAnsi="Arial" w:cs="Arial"/>
        </w:rPr>
        <w:t>Graph of average track width between rear limbs. At P45 (top), there is no difference in WT and MUT rear track widths (WT 29.58 ± 0.51 mm, MUT 28.77 ± 0.36 mm, t</w:t>
      </w:r>
      <w:r>
        <w:rPr>
          <w:rFonts w:ascii="Arial" w:hAnsi="Arial" w:cs="Arial"/>
          <w:vertAlign w:val="subscript"/>
        </w:rPr>
        <w:t>23</w:t>
      </w:r>
      <w:r>
        <w:rPr>
          <w:rFonts w:ascii="Arial" w:hAnsi="Arial" w:cs="Arial"/>
        </w:rPr>
        <w:t>=1.292, p=0.2091). At 5.5mo (bottom), mutants display significantly narrower rear track widths (WT 32.59 ± 0.34 mm, MUT 30.01 ± 0.46 mm, t</w:t>
      </w:r>
      <w:r>
        <w:rPr>
          <w:rFonts w:ascii="Arial" w:hAnsi="Arial" w:cs="Arial"/>
          <w:vertAlign w:val="subscript"/>
        </w:rPr>
        <w:t>19.4</w:t>
      </w:r>
      <w:r>
        <w:rPr>
          <w:rFonts w:ascii="Arial" w:hAnsi="Arial" w:cs="Arial"/>
        </w:rPr>
        <w:t xml:space="preserve">=4.502, p=0.0002). For P45 measures: </w:t>
      </w:r>
      <w:r w:rsidRPr="00857FCE">
        <w:rPr>
          <w:rFonts w:asciiTheme="minorBidi" w:hAnsiTheme="minorBidi"/>
        </w:rPr>
        <w:t xml:space="preserve">WT n=14, MUT n=13; </w:t>
      </w:r>
      <w:r>
        <w:rPr>
          <w:rFonts w:asciiTheme="minorBidi" w:hAnsiTheme="minorBidi"/>
        </w:rPr>
        <w:t xml:space="preserve">for </w:t>
      </w:r>
      <w:r w:rsidRPr="00857FCE">
        <w:rPr>
          <w:rFonts w:asciiTheme="minorBidi" w:hAnsiTheme="minorBidi"/>
        </w:rPr>
        <w:t xml:space="preserve">5.5mo </w:t>
      </w:r>
      <w:r>
        <w:rPr>
          <w:rFonts w:asciiTheme="minorBidi" w:hAnsiTheme="minorBidi"/>
        </w:rPr>
        <w:t xml:space="preserve">measures: </w:t>
      </w:r>
      <w:r w:rsidRPr="00857FCE">
        <w:rPr>
          <w:rFonts w:asciiTheme="minorBidi" w:hAnsiTheme="minorBidi"/>
        </w:rPr>
        <w:t>WT n=14, MUT n=11</w:t>
      </w:r>
      <w:r>
        <w:rPr>
          <w:rFonts w:asciiTheme="minorBidi" w:hAnsiTheme="minorBidi"/>
        </w:rPr>
        <w:t xml:space="preserve">. </w:t>
      </w:r>
      <w:r w:rsidR="00B36B65">
        <w:rPr>
          <w:rFonts w:asciiTheme="minorBidi" w:hAnsiTheme="minorBidi"/>
        </w:rPr>
        <w:t xml:space="preserve">Data reported as mean </w:t>
      </w:r>
      <w:r w:rsidR="00B36B65" w:rsidRPr="001F6C72">
        <w:rPr>
          <w:rFonts w:ascii="Arial" w:hAnsi="Arial" w:cs="Arial"/>
        </w:rPr>
        <w:t>±</w:t>
      </w:r>
      <w:r w:rsidR="00B36B65">
        <w:rPr>
          <w:rFonts w:ascii="Arial" w:hAnsi="Arial" w:cs="Arial"/>
        </w:rPr>
        <w:t xml:space="preserve"> SEM, e</w:t>
      </w:r>
      <w:r w:rsidR="00B36B65" w:rsidRPr="001F6C72">
        <w:rPr>
          <w:rFonts w:asciiTheme="minorBidi" w:hAnsiTheme="minorBidi"/>
        </w:rPr>
        <w:t>rror bars are SEM.</w:t>
      </w:r>
      <w:r w:rsidR="00B36B65">
        <w:rPr>
          <w:rFonts w:asciiTheme="minorBidi" w:hAnsiTheme="minorBidi"/>
        </w:rPr>
        <w:t xml:space="preserve"> </w:t>
      </w:r>
      <w:r w:rsidRPr="00857FCE">
        <w:rPr>
          <w:rFonts w:asciiTheme="minorBidi" w:hAnsiTheme="minorBidi"/>
        </w:rPr>
        <w:t>**</w:t>
      </w:r>
      <w:r>
        <w:rPr>
          <w:rFonts w:asciiTheme="minorBidi" w:hAnsiTheme="minorBidi"/>
        </w:rPr>
        <w:t>p</w:t>
      </w:r>
      <w:r w:rsidRPr="00857FCE">
        <w:rPr>
          <w:rFonts w:asciiTheme="minorBidi" w:hAnsiTheme="minorBidi"/>
        </w:rPr>
        <w:t>&lt;0.01, ***</w:t>
      </w:r>
      <w:r>
        <w:rPr>
          <w:rFonts w:asciiTheme="minorBidi" w:hAnsiTheme="minorBidi"/>
        </w:rPr>
        <w:t>p</w:t>
      </w:r>
      <w:r w:rsidRPr="00857FCE">
        <w:rPr>
          <w:rFonts w:asciiTheme="minorBidi" w:hAnsiTheme="minorBidi"/>
        </w:rPr>
        <w:t>&lt;0.001, ****</w:t>
      </w:r>
      <w:r>
        <w:rPr>
          <w:rFonts w:asciiTheme="minorBidi" w:hAnsiTheme="minorBidi"/>
        </w:rPr>
        <w:t>p</w:t>
      </w:r>
      <w:r w:rsidRPr="00857FCE">
        <w:rPr>
          <w:rFonts w:asciiTheme="minorBidi" w:hAnsiTheme="minorBidi"/>
        </w:rPr>
        <w:t>&lt;0.0001, two-tailed t-tests</w:t>
      </w:r>
      <w:r>
        <w:rPr>
          <w:rFonts w:asciiTheme="minorBidi" w:hAnsiTheme="minorBidi"/>
        </w:rPr>
        <w:t xml:space="preserve"> or Mann-Whitney U tests</w:t>
      </w:r>
    </w:p>
    <w:p w14:paraId="4E17E783" w14:textId="77777777" w:rsidR="005F4E2F" w:rsidRDefault="005F4E2F" w:rsidP="005F4E2F">
      <w:pPr>
        <w:jc w:val="thaiDistribute"/>
        <w:rPr>
          <w:rFonts w:asciiTheme="minorBidi" w:hAnsiTheme="minorBidi"/>
        </w:rPr>
      </w:pPr>
    </w:p>
    <w:p w14:paraId="06195F8B" w14:textId="77777777" w:rsidR="005F4E2F" w:rsidRDefault="005F4E2F" w:rsidP="005F4E2F">
      <w:pPr>
        <w:jc w:val="thaiDistribute"/>
        <w:rPr>
          <w:rFonts w:asciiTheme="minorBidi" w:hAnsiTheme="minorBidi"/>
        </w:rPr>
      </w:pPr>
      <w:r>
        <w:rPr>
          <w:rFonts w:asciiTheme="minorBidi" w:hAnsiTheme="minorBidi"/>
          <w:b/>
          <w:bCs/>
        </w:rPr>
        <w:t>Extended Data Fig.</w:t>
      </w:r>
      <w:r w:rsidR="00B36B65">
        <w:rPr>
          <w:rFonts w:asciiTheme="minorBidi" w:hAnsiTheme="minorBidi"/>
          <w:b/>
          <w:bCs/>
        </w:rPr>
        <w:t xml:space="preserve"> 11 </w:t>
      </w:r>
      <w:r w:rsidRPr="004A148C">
        <w:rPr>
          <w:rFonts w:asciiTheme="minorBidi" w:hAnsiTheme="minorBidi"/>
          <w:b/>
          <w:bCs/>
        </w:rPr>
        <w:t>SWIP</w:t>
      </w:r>
      <w:r w:rsidRPr="004A148C">
        <w:rPr>
          <w:rFonts w:asciiTheme="minorBidi" w:hAnsiTheme="minorBidi"/>
          <w:b/>
          <w:bCs/>
          <w:vertAlign w:val="superscript"/>
        </w:rPr>
        <w:t>P1019R</w:t>
      </w:r>
      <w:r w:rsidRPr="005F0071" w:rsidDel="00060890">
        <w:rPr>
          <w:rFonts w:asciiTheme="minorBidi" w:hAnsiTheme="minorBidi"/>
          <w:b/>
          <w:bCs/>
          <w:i/>
          <w:iCs/>
        </w:rPr>
        <w:t xml:space="preserve"> </w:t>
      </w:r>
      <w:r w:rsidRPr="005F0071">
        <w:rPr>
          <w:rFonts w:asciiTheme="minorBidi" w:hAnsiTheme="minorBidi"/>
          <w:b/>
          <w:bCs/>
        </w:rPr>
        <w:t xml:space="preserve">mutant mice display selective anxiety-like behaviors with age. </w:t>
      </w:r>
      <w:r>
        <w:rPr>
          <w:rFonts w:asciiTheme="minorBidi" w:hAnsiTheme="minorBidi"/>
          <w:b/>
          <w:bCs/>
        </w:rPr>
        <w:t>a</w:t>
      </w:r>
      <w:r w:rsidRPr="004D7B01">
        <w:rPr>
          <w:rFonts w:asciiTheme="minorBidi" w:hAnsiTheme="minorBidi"/>
        </w:rPr>
        <w:t>,</w:t>
      </w:r>
      <w:r>
        <w:rPr>
          <w:rFonts w:asciiTheme="minorBidi" w:hAnsiTheme="minorBidi"/>
          <w:b/>
          <w:bCs/>
        </w:rPr>
        <w:t xml:space="preserve"> </w:t>
      </w:r>
      <w:r w:rsidRPr="005F0071">
        <w:rPr>
          <w:rFonts w:asciiTheme="minorBidi" w:hAnsiTheme="minorBidi"/>
        </w:rPr>
        <w:t xml:space="preserve">Open field task. </w:t>
      </w:r>
      <w:r>
        <w:rPr>
          <w:rFonts w:asciiTheme="minorBidi" w:hAnsiTheme="minorBidi"/>
        </w:rPr>
        <w:t xml:space="preserve">Mice were placed in the center of an empty arena enclosed by four plexiglass walls and allowed to explore freely for half an hour. </w:t>
      </w:r>
      <w:r w:rsidRPr="005F0071">
        <w:rPr>
          <w:rFonts w:asciiTheme="minorBidi" w:hAnsiTheme="minorBidi"/>
          <w:b/>
          <w:bCs/>
        </w:rPr>
        <w:t>b</w:t>
      </w:r>
      <w:r w:rsidRPr="004D7B01">
        <w:rPr>
          <w:rFonts w:asciiTheme="minorBidi" w:hAnsiTheme="minorBidi"/>
        </w:rPr>
        <w:t>,</w:t>
      </w:r>
      <w:r>
        <w:rPr>
          <w:rFonts w:asciiTheme="minorBidi" w:hAnsiTheme="minorBidi"/>
        </w:rPr>
        <w:t xml:space="preserve"> Graphs of the total time mice spent in the center of the arena reveals no difference between genotypes at adolescence (WT 404.9 </w:t>
      </w:r>
      <w:r>
        <w:rPr>
          <w:rFonts w:ascii="Arial" w:hAnsi="Arial" w:cs="Arial"/>
        </w:rPr>
        <w:t>± 34.1 s, MUT 525.7 ± 52.6 s, t</w:t>
      </w:r>
      <w:r>
        <w:rPr>
          <w:rFonts w:ascii="Arial" w:hAnsi="Arial" w:cs="Arial"/>
          <w:vertAlign w:val="subscript"/>
        </w:rPr>
        <w:t>21</w:t>
      </w:r>
      <w:r>
        <w:rPr>
          <w:rFonts w:ascii="Arial" w:hAnsi="Arial" w:cs="Arial"/>
        </w:rPr>
        <w:t>=1.926, p=0.0678</w:t>
      </w:r>
      <w:r>
        <w:rPr>
          <w:rFonts w:asciiTheme="minorBidi" w:hAnsiTheme="minorBidi"/>
        </w:rPr>
        <w:t xml:space="preserve">) or adulthood (WT 705.9 </w:t>
      </w:r>
      <w:r>
        <w:rPr>
          <w:rFonts w:ascii="Arial" w:hAnsi="Arial" w:cs="Arial"/>
        </w:rPr>
        <w:t>± 59.1 s, MUT 574.0 ± 62.8 s,</w:t>
      </w:r>
      <w:r w:rsidRPr="00352806">
        <w:rPr>
          <w:rFonts w:ascii="Arial" w:hAnsi="Arial" w:cs="Arial"/>
        </w:rPr>
        <w:t xml:space="preserve"> </w:t>
      </w:r>
      <w:r>
        <w:rPr>
          <w:rFonts w:ascii="Arial" w:hAnsi="Arial" w:cs="Arial"/>
        </w:rPr>
        <w:t>t</w:t>
      </w:r>
      <w:r>
        <w:rPr>
          <w:rFonts w:ascii="Arial" w:hAnsi="Arial" w:cs="Arial"/>
          <w:vertAlign w:val="subscript"/>
        </w:rPr>
        <w:t>25</w:t>
      </w:r>
      <w:r>
        <w:rPr>
          <w:rFonts w:ascii="Arial" w:hAnsi="Arial" w:cs="Arial"/>
        </w:rPr>
        <w:t>=1.528, p=0.1391</w:t>
      </w:r>
      <w:r>
        <w:rPr>
          <w:rFonts w:asciiTheme="minorBidi" w:hAnsiTheme="minorBidi"/>
        </w:rPr>
        <w:t xml:space="preserve">). </w:t>
      </w:r>
      <w:r w:rsidRPr="005F0071">
        <w:rPr>
          <w:rFonts w:asciiTheme="minorBidi" w:hAnsiTheme="minorBidi"/>
          <w:b/>
          <w:bCs/>
        </w:rPr>
        <w:t>c,</w:t>
      </w:r>
      <w:r>
        <w:rPr>
          <w:rFonts w:asciiTheme="minorBidi" w:hAnsiTheme="minorBidi"/>
        </w:rPr>
        <w:t xml:space="preserve"> Graphs of the total time mice spent performing stereotypic anxiety-like movements (such as repetitive grooming) reveal no difference between genotypes (Adolescent: WT 149.8 </w:t>
      </w:r>
      <w:r>
        <w:rPr>
          <w:rFonts w:ascii="Arial" w:hAnsi="Arial" w:cs="Arial"/>
        </w:rPr>
        <w:t>± 9.1 s, MUT 145.8 ± 9.2 s, t</w:t>
      </w:r>
      <w:r>
        <w:rPr>
          <w:rFonts w:ascii="Arial" w:hAnsi="Arial" w:cs="Arial"/>
          <w:vertAlign w:val="subscript"/>
        </w:rPr>
        <w:t>25</w:t>
      </w:r>
      <w:r>
        <w:rPr>
          <w:rFonts w:ascii="Arial" w:hAnsi="Arial" w:cs="Arial"/>
        </w:rPr>
        <w:t>=0.3099, p=0.7592. Adult: WT 157.5 ± 7.6 s, MUT 152.3 ± 4.9 s, t</w:t>
      </w:r>
      <w:r>
        <w:rPr>
          <w:rFonts w:ascii="Arial" w:hAnsi="Arial" w:cs="Arial"/>
          <w:vertAlign w:val="subscript"/>
        </w:rPr>
        <w:t>22</w:t>
      </w:r>
      <w:r>
        <w:rPr>
          <w:rFonts w:ascii="Arial" w:hAnsi="Arial" w:cs="Arial"/>
        </w:rPr>
        <w:t>=0.5716, p=0.5734</w:t>
      </w:r>
      <w:r>
        <w:rPr>
          <w:rFonts w:asciiTheme="minorBidi" w:hAnsiTheme="minorBidi"/>
        </w:rPr>
        <w:t xml:space="preserve">). </w:t>
      </w:r>
      <w:r w:rsidRPr="005F0071">
        <w:rPr>
          <w:rFonts w:asciiTheme="minorBidi" w:hAnsiTheme="minorBidi"/>
          <w:b/>
          <w:bCs/>
        </w:rPr>
        <w:t>d</w:t>
      </w:r>
      <w:r w:rsidRPr="004D7B01">
        <w:rPr>
          <w:rFonts w:asciiTheme="minorBidi" w:hAnsiTheme="minorBidi"/>
        </w:rPr>
        <w:t>,</w:t>
      </w:r>
      <w:r>
        <w:rPr>
          <w:rFonts w:asciiTheme="minorBidi" w:hAnsiTheme="minorBidi"/>
        </w:rPr>
        <w:t xml:space="preserve"> Graphs of the total distance mice traveled reveal no </w:t>
      </w:r>
      <w:r>
        <w:rPr>
          <w:rFonts w:asciiTheme="minorBidi" w:hAnsiTheme="minorBidi"/>
        </w:rPr>
        <w:lastRenderedPageBreak/>
        <w:t xml:space="preserve">significant differences between genotypes at adolescence (WT 1238 </w:t>
      </w:r>
      <w:r>
        <w:rPr>
          <w:rFonts w:ascii="Arial" w:hAnsi="Arial" w:cs="Arial"/>
        </w:rPr>
        <w:t>± 96.0 cm, MUT 1543 ± 234.4 cm, U=83, p=0.7203</w:t>
      </w:r>
      <w:r>
        <w:rPr>
          <w:rFonts w:asciiTheme="minorBidi" w:hAnsiTheme="minorBidi"/>
        </w:rPr>
        <w:t xml:space="preserve">), but a trend towards hyperactivity in adult MUT mice (WT 1250 </w:t>
      </w:r>
      <w:r>
        <w:rPr>
          <w:rFonts w:ascii="Arial" w:hAnsi="Arial" w:cs="Arial"/>
        </w:rPr>
        <w:t>± 86.5 cm, MUT 2080 ± 324.4 cm, U=57, p=0.1048</w:t>
      </w:r>
      <w:r>
        <w:rPr>
          <w:rFonts w:asciiTheme="minorBidi" w:hAnsiTheme="minorBidi"/>
        </w:rPr>
        <w:t xml:space="preserve">), suggesting anxiety-like features. </w:t>
      </w:r>
      <w:r w:rsidRPr="005F0071">
        <w:rPr>
          <w:rFonts w:asciiTheme="minorBidi" w:hAnsiTheme="minorBidi"/>
          <w:b/>
          <w:bCs/>
        </w:rPr>
        <w:t>e</w:t>
      </w:r>
      <w:r w:rsidRPr="004D7B01">
        <w:rPr>
          <w:rFonts w:asciiTheme="minorBidi" w:hAnsiTheme="minorBidi"/>
        </w:rPr>
        <w:t xml:space="preserve">, </w:t>
      </w:r>
      <w:r>
        <w:rPr>
          <w:rFonts w:asciiTheme="minorBidi" w:hAnsiTheme="minorBidi"/>
        </w:rPr>
        <w:t xml:space="preserve">Diagram of the light-dark task. Each mouse was placed in the dark box and allowed to explore either side of the chamber for five minutes. The number of crosses and total activity of each mouse was measured by infrared beam breaks. </w:t>
      </w:r>
      <w:r w:rsidRPr="005F0071">
        <w:rPr>
          <w:rFonts w:asciiTheme="minorBidi" w:hAnsiTheme="minorBidi"/>
          <w:b/>
          <w:bCs/>
        </w:rPr>
        <w:t>f</w:t>
      </w:r>
      <w:r w:rsidRPr="004D7B01">
        <w:rPr>
          <w:rFonts w:asciiTheme="minorBidi" w:hAnsiTheme="minorBidi"/>
        </w:rPr>
        <w:t>,</w:t>
      </w:r>
      <w:r>
        <w:rPr>
          <w:rFonts w:asciiTheme="minorBidi" w:hAnsiTheme="minorBidi"/>
        </w:rPr>
        <w:t xml:space="preserve"> Graphs of the percentage of total trial time that mice spent in the light box. No difference is observed at adolescence (WT 40.87 </w:t>
      </w:r>
      <w:r>
        <w:rPr>
          <w:rFonts w:ascii="Arial" w:hAnsi="Arial" w:cs="Arial"/>
        </w:rPr>
        <w:t>± 2.37%, MUT 32.34 ± 4.96%, t</w:t>
      </w:r>
      <w:r>
        <w:rPr>
          <w:rFonts w:ascii="Arial" w:hAnsi="Arial" w:cs="Arial"/>
          <w:vertAlign w:val="subscript"/>
        </w:rPr>
        <w:t>17</w:t>
      </w:r>
      <w:r>
        <w:rPr>
          <w:rFonts w:ascii="Arial" w:hAnsi="Arial" w:cs="Arial"/>
        </w:rPr>
        <w:t>=1.551, p=0.1390</w:t>
      </w:r>
      <w:r>
        <w:rPr>
          <w:rFonts w:asciiTheme="minorBidi" w:hAnsiTheme="minorBidi"/>
        </w:rPr>
        <w:t xml:space="preserve">), but adult MUT mice spend significantly less time than WT mice in the light box (WT 38.89 </w:t>
      </w:r>
      <w:r>
        <w:rPr>
          <w:rFonts w:ascii="Arial" w:hAnsi="Arial" w:cs="Arial"/>
        </w:rPr>
        <w:t>± 1.87%, MUT 17.81 ± 3.91%, t</w:t>
      </w:r>
      <w:r>
        <w:rPr>
          <w:rFonts w:ascii="Arial" w:hAnsi="Arial" w:cs="Arial"/>
          <w:vertAlign w:val="subscript"/>
        </w:rPr>
        <w:t>17</w:t>
      </w:r>
      <w:r>
        <w:rPr>
          <w:rFonts w:ascii="Arial" w:hAnsi="Arial" w:cs="Arial"/>
        </w:rPr>
        <w:t>=4.860, p=0.0001</w:t>
      </w:r>
      <w:r>
        <w:rPr>
          <w:rFonts w:asciiTheme="minorBidi" w:hAnsiTheme="minorBidi"/>
        </w:rPr>
        <w:t xml:space="preserve">), suggesting an increase in anxiety-like behavior. </w:t>
      </w:r>
      <w:r w:rsidRPr="00961D70">
        <w:rPr>
          <w:rFonts w:asciiTheme="minorBidi" w:hAnsiTheme="minorBidi"/>
          <w:b/>
          <w:bCs/>
        </w:rPr>
        <w:t>g</w:t>
      </w:r>
      <w:r w:rsidRPr="004D7B01">
        <w:rPr>
          <w:rFonts w:asciiTheme="minorBidi" w:hAnsiTheme="minorBidi"/>
        </w:rPr>
        <w:t>,</w:t>
      </w:r>
      <w:r>
        <w:rPr>
          <w:rFonts w:asciiTheme="minorBidi" w:hAnsiTheme="minorBidi"/>
        </w:rPr>
        <w:t xml:space="preserve"> Graphs of the length of time elapsed before mice make their first transition from the dark box to the light box reveal no difference at adolescence (WT 12.79 </w:t>
      </w:r>
      <w:r>
        <w:rPr>
          <w:rFonts w:ascii="Arial" w:hAnsi="Arial" w:cs="Arial"/>
        </w:rPr>
        <w:t>± 1.70 s, MUT 12.46 ± 4.09 s, U=51.50, p=0.0558</w:t>
      </w:r>
      <w:r>
        <w:rPr>
          <w:rFonts w:asciiTheme="minorBidi" w:hAnsiTheme="minorBidi"/>
        </w:rPr>
        <w:t xml:space="preserve">), but a large increase in latency for some adult MUT mice (WT 10.17 </w:t>
      </w:r>
      <w:r>
        <w:rPr>
          <w:rFonts w:ascii="Arial" w:hAnsi="Arial" w:cs="Arial"/>
        </w:rPr>
        <w:t>± 0.99 s, MUT 69.41 ± 30.20 s, U=64, p=0.1974</w:t>
      </w:r>
      <w:r>
        <w:rPr>
          <w:rFonts w:asciiTheme="minorBidi" w:hAnsiTheme="minorBidi"/>
        </w:rPr>
        <w:t xml:space="preserve">), consistent with anxious behavior. </w:t>
      </w:r>
      <w:r w:rsidRPr="00961D70">
        <w:rPr>
          <w:rFonts w:asciiTheme="minorBidi" w:hAnsiTheme="minorBidi"/>
          <w:b/>
          <w:bCs/>
        </w:rPr>
        <w:t>h</w:t>
      </w:r>
      <w:r w:rsidRPr="004D7B01">
        <w:rPr>
          <w:rFonts w:asciiTheme="minorBidi" w:hAnsiTheme="minorBidi"/>
        </w:rPr>
        <w:t>,</w:t>
      </w:r>
      <w:r>
        <w:rPr>
          <w:rFonts w:asciiTheme="minorBidi" w:hAnsiTheme="minorBidi"/>
        </w:rPr>
        <w:t xml:space="preserve"> Graphs of the total number of beam breaks by each mouse reveal no differences between genotypes at a young age (WT 360.5 </w:t>
      </w:r>
      <w:r>
        <w:rPr>
          <w:rFonts w:ascii="Arial" w:hAnsi="Arial" w:cs="Arial"/>
        </w:rPr>
        <w:t>± 25.9, MUT 418.7 ± 24.3, t</w:t>
      </w:r>
      <w:r>
        <w:rPr>
          <w:rFonts w:ascii="Arial" w:hAnsi="Arial" w:cs="Arial"/>
          <w:vertAlign w:val="subscript"/>
        </w:rPr>
        <w:t>25</w:t>
      </w:r>
      <w:r>
        <w:rPr>
          <w:rFonts w:ascii="Arial" w:hAnsi="Arial" w:cs="Arial"/>
        </w:rPr>
        <w:t>=1.639, p=0.1137</w:t>
      </w:r>
      <w:r>
        <w:rPr>
          <w:rFonts w:asciiTheme="minorBidi" w:hAnsiTheme="minorBidi"/>
        </w:rPr>
        <w:t xml:space="preserve">), but a significant increase in beam breaks of adult MUT mice (WT 322.1 </w:t>
      </w:r>
      <w:r>
        <w:rPr>
          <w:rFonts w:ascii="Arial" w:hAnsi="Arial" w:cs="Arial"/>
        </w:rPr>
        <w:t>± 25.9, MUT 450.9 ± 35.4, t</w:t>
      </w:r>
      <w:r>
        <w:rPr>
          <w:rFonts w:ascii="Arial" w:hAnsi="Arial" w:cs="Arial"/>
          <w:vertAlign w:val="subscript"/>
        </w:rPr>
        <w:t>22</w:t>
      </w:r>
      <w:r>
        <w:rPr>
          <w:rFonts w:ascii="Arial" w:hAnsi="Arial" w:cs="Arial"/>
        </w:rPr>
        <w:t>=2.938, p=0.0075</w:t>
      </w:r>
      <w:r>
        <w:rPr>
          <w:rFonts w:asciiTheme="minorBidi" w:hAnsiTheme="minorBidi"/>
        </w:rPr>
        <w:t xml:space="preserve">), possibly reflecting stereotypic or repetitive behaviors from increased anxiety. For all measures: WT n=14, MUT n=13. </w:t>
      </w:r>
      <w:r w:rsidR="00B36B65">
        <w:rPr>
          <w:rFonts w:asciiTheme="minorBidi" w:hAnsiTheme="minorBidi"/>
        </w:rPr>
        <w:t xml:space="preserve">Data reported as mean </w:t>
      </w:r>
      <w:r w:rsidR="00B36B65" w:rsidRPr="001F6C72">
        <w:rPr>
          <w:rFonts w:ascii="Arial" w:hAnsi="Arial" w:cs="Arial"/>
        </w:rPr>
        <w:t>±</w:t>
      </w:r>
      <w:r w:rsidR="00B36B65">
        <w:rPr>
          <w:rFonts w:ascii="Arial" w:hAnsi="Arial" w:cs="Arial"/>
        </w:rPr>
        <w:t xml:space="preserve"> SEM, e</w:t>
      </w:r>
      <w:r w:rsidR="00B36B65" w:rsidRPr="001F6C72">
        <w:rPr>
          <w:rFonts w:asciiTheme="minorBidi" w:hAnsiTheme="minorBidi"/>
        </w:rPr>
        <w:t>rror bars are SEM.</w:t>
      </w:r>
      <w:r w:rsidR="00B36B65">
        <w:rPr>
          <w:rFonts w:asciiTheme="minorBidi" w:hAnsiTheme="minorBidi"/>
        </w:rPr>
        <w:t xml:space="preserve"> </w:t>
      </w:r>
      <w:r>
        <w:rPr>
          <w:rFonts w:asciiTheme="minorBidi" w:hAnsiTheme="minorBidi"/>
        </w:rPr>
        <w:t xml:space="preserve">**p&lt;0.01, </w:t>
      </w:r>
      <w:r w:rsidRPr="001F6C72">
        <w:rPr>
          <w:rFonts w:asciiTheme="minorBidi" w:hAnsiTheme="minorBidi"/>
        </w:rPr>
        <w:t>***</w:t>
      </w:r>
      <w:r>
        <w:rPr>
          <w:rFonts w:asciiTheme="minorBidi" w:hAnsiTheme="minorBidi"/>
        </w:rPr>
        <w:t>p</w:t>
      </w:r>
      <w:r w:rsidRPr="001F6C72">
        <w:rPr>
          <w:rFonts w:asciiTheme="minorBidi" w:hAnsiTheme="minorBidi"/>
        </w:rPr>
        <w:t>&lt;0.001</w:t>
      </w:r>
      <w:r>
        <w:rPr>
          <w:rFonts w:asciiTheme="minorBidi" w:hAnsiTheme="minorBidi"/>
        </w:rPr>
        <w:t>, two-tailed t-tests or Mann-Whitney U tests</w:t>
      </w:r>
    </w:p>
    <w:p w14:paraId="1672FE89" w14:textId="77777777" w:rsidR="005F4E2F" w:rsidRDefault="005F4E2F" w:rsidP="005F4E2F">
      <w:pPr>
        <w:rPr>
          <w:rFonts w:asciiTheme="minorBidi" w:hAnsiTheme="minorBidi"/>
        </w:rPr>
      </w:pPr>
    </w:p>
    <w:p w14:paraId="549B9999" w14:textId="77777777" w:rsidR="005F4E2F" w:rsidRDefault="005F4E2F" w:rsidP="005F4E2F">
      <w:pPr>
        <w:jc w:val="thaiDistribute"/>
        <w:rPr>
          <w:rFonts w:ascii="Arial" w:hAnsi="Arial" w:cs="Arial"/>
        </w:rPr>
      </w:pPr>
      <w:commentRangeStart w:id="836"/>
      <w:r>
        <w:rPr>
          <w:rFonts w:asciiTheme="minorBidi" w:hAnsiTheme="minorBidi"/>
          <w:b/>
          <w:bCs/>
        </w:rPr>
        <w:t>Extended Data Fig</w:t>
      </w:r>
      <w:commentRangeEnd w:id="836"/>
      <w:r w:rsidR="00171C08">
        <w:rPr>
          <w:rStyle w:val="CommentReference"/>
        </w:rPr>
        <w:commentReference w:id="836"/>
      </w:r>
      <w:r>
        <w:rPr>
          <w:rFonts w:asciiTheme="minorBidi" w:hAnsiTheme="minorBidi"/>
          <w:b/>
          <w:bCs/>
        </w:rPr>
        <w:t xml:space="preserve">. </w:t>
      </w:r>
      <w:r w:rsidR="00B36B65">
        <w:rPr>
          <w:rFonts w:asciiTheme="minorBidi" w:hAnsiTheme="minorBidi"/>
          <w:b/>
          <w:bCs/>
        </w:rPr>
        <w:t xml:space="preserve">12 </w:t>
      </w:r>
      <w:r>
        <w:rPr>
          <w:rFonts w:asciiTheme="minorBidi" w:hAnsiTheme="minorBidi"/>
          <w:b/>
          <w:bCs/>
        </w:rPr>
        <w:t xml:space="preserve">Motor </w:t>
      </w:r>
      <w:proofErr w:type="gramStart"/>
      <w:r>
        <w:rPr>
          <w:rFonts w:asciiTheme="minorBidi" w:hAnsiTheme="minorBidi"/>
          <w:b/>
          <w:bCs/>
        </w:rPr>
        <w:t>dysfunction</w:t>
      </w:r>
      <w:proofErr w:type="gramEnd"/>
      <w:r>
        <w:rPr>
          <w:rFonts w:asciiTheme="minorBidi" w:hAnsiTheme="minorBidi"/>
          <w:b/>
          <w:bCs/>
        </w:rPr>
        <w:t xml:space="preserve"> may reflect genotypic differences in grip strength or weight. a</w:t>
      </w:r>
      <w:r w:rsidRPr="00071A50">
        <w:rPr>
          <w:rFonts w:asciiTheme="minorBidi" w:hAnsiTheme="minorBidi"/>
        </w:rPr>
        <w:t>,</w:t>
      </w:r>
      <w:r>
        <w:rPr>
          <w:rFonts w:asciiTheme="minorBidi" w:hAnsiTheme="minorBidi"/>
          <w:b/>
          <w:bCs/>
        </w:rPr>
        <w:t xml:space="preserve"> </w:t>
      </w:r>
      <w:r>
        <w:rPr>
          <w:rFonts w:asciiTheme="minorBidi" w:hAnsiTheme="minorBidi"/>
        </w:rPr>
        <w:t xml:space="preserve">Depiction of grip strength test. Animals were permitted to use either all four limbs (4-limb) or just front limbs (front limb) to resist against light tension applied to their tail, and the strength of their resistive tug was measured in grams. Hind limb strength was calculated by subtracting front limb from 4-limb measurements. Animals performed three trials for each measurement. For all adolescent measurements: WT n=14, MUT n=13. For all adult measurements: WT n=14, MUT n=11 </w:t>
      </w:r>
      <w:r>
        <w:rPr>
          <w:rFonts w:asciiTheme="minorBidi" w:hAnsiTheme="minorBidi"/>
          <w:b/>
          <w:bCs/>
        </w:rPr>
        <w:t>b</w:t>
      </w:r>
      <w:r w:rsidRPr="00071A50">
        <w:rPr>
          <w:rFonts w:asciiTheme="minorBidi" w:hAnsiTheme="minorBidi"/>
        </w:rPr>
        <w:t xml:space="preserve">, </w:t>
      </w:r>
      <w:r>
        <w:rPr>
          <w:rFonts w:asciiTheme="minorBidi" w:hAnsiTheme="minorBidi"/>
        </w:rPr>
        <w:t xml:space="preserve">Average 4-limb grip strength per animal across trials at adolescence (P42-45, top) and adulthood (5.5mo, bottom). MUT mice demonstrate significantly weaker 4-limb grip strength at both ages (P42 WT 156.7 </w:t>
      </w:r>
      <w:r>
        <w:rPr>
          <w:rFonts w:ascii="Arial" w:hAnsi="Arial" w:cs="Arial"/>
        </w:rPr>
        <w:t>±</w:t>
      </w:r>
      <w:r>
        <w:rPr>
          <w:rFonts w:asciiTheme="minorBidi" w:hAnsiTheme="minorBidi"/>
        </w:rPr>
        <w:t xml:space="preserve"> 4.5 g, P42 MUT 130.4 </w:t>
      </w:r>
      <w:r>
        <w:rPr>
          <w:rFonts w:ascii="Arial" w:hAnsi="Arial" w:cs="Arial"/>
        </w:rPr>
        <w:t>± 3.2 g</w:t>
      </w:r>
      <w:r>
        <w:rPr>
          <w:rFonts w:asciiTheme="minorBidi" w:hAnsiTheme="minorBidi"/>
        </w:rPr>
        <w:t xml:space="preserve">, U=15.50, p&lt;0.0001; 5.5mo WT 180.8 </w:t>
      </w:r>
      <w:r>
        <w:rPr>
          <w:rFonts w:ascii="Arial" w:hAnsi="Arial" w:cs="Arial"/>
        </w:rPr>
        <w:t>± 4.0 g, 5.5mo MUT 137.5 ± 4.9 g, t</w:t>
      </w:r>
      <w:r>
        <w:rPr>
          <w:rFonts w:ascii="Arial" w:hAnsi="Arial" w:cs="Arial"/>
          <w:vertAlign w:val="subscript"/>
        </w:rPr>
        <w:t>21</w:t>
      </w:r>
      <w:r>
        <w:rPr>
          <w:rFonts w:ascii="Arial" w:hAnsi="Arial" w:cs="Arial"/>
        </w:rPr>
        <w:t>=6.830, p&lt;0.0001)</w:t>
      </w:r>
      <w:r>
        <w:rPr>
          <w:rFonts w:asciiTheme="minorBidi" w:hAnsiTheme="minorBidi"/>
        </w:rPr>
        <w:t xml:space="preserve">. </w:t>
      </w:r>
      <w:r>
        <w:rPr>
          <w:rFonts w:asciiTheme="minorBidi" w:hAnsiTheme="minorBidi"/>
          <w:b/>
          <w:bCs/>
        </w:rPr>
        <w:t>c</w:t>
      </w:r>
      <w:r w:rsidRPr="00071A50">
        <w:rPr>
          <w:rFonts w:asciiTheme="minorBidi" w:hAnsiTheme="minorBidi"/>
        </w:rPr>
        <w:t>,</w:t>
      </w:r>
      <w:r>
        <w:rPr>
          <w:rFonts w:asciiTheme="minorBidi" w:hAnsiTheme="minorBidi"/>
          <w:b/>
          <w:bCs/>
        </w:rPr>
        <w:t xml:space="preserve"> </w:t>
      </w:r>
      <w:r>
        <w:rPr>
          <w:rFonts w:asciiTheme="minorBidi" w:hAnsiTheme="minorBidi"/>
        </w:rPr>
        <w:t xml:space="preserve">Average front grip strength per animal across trials (adolescence, top; adult, bottom). MUT mice display significantly weaker front limb grip strength at both time points (P42 WT 75.6 </w:t>
      </w:r>
      <w:r>
        <w:rPr>
          <w:rFonts w:ascii="Arial" w:hAnsi="Arial" w:cs="Arial"/>
        </w:rPr>
        <w:t>± 2.2 g, P42 MUT 66.0 ± 1.6 g, t</w:t>
      </w:r>
      <w:r>
        <w:rPr>
          <w:rFonts w:ascii="Arial" w:hAnsi="Arial" w:cs="Arial"/>
          <w:vertAlign w:val="subscript"/>
        </w:rPr>
        <w:t>23.5</w:t>
      </w:r>
      <w:r>
        <w:rPr>
          <w:rFonts w:ascii="Arial" w:hAnsi="Arial" w:cs="Arial"/>
        </w:rPr>
        <w:t>=3.473, p=0.0020; 5.5mo WT 84.8 ± 2.6 g, 5.5mo MUT 74.9 ± 1.8 g, t</w:t>
      </w:r>
      <w:r>
        <w:rPr>
          <w:rFonts w:ascii="Arial" w:hAnsi="Arial" w:cs="Arial"/>
          <w:vertAlign w:val="subscript"/>
        </w:rPr>
        <w:t>22</w:t>
      </w:r>
      <w:r>
        <w:rPr>
          <w:rFonts w:ascii="Arial" w:hAnsi="Arial" w:cs="Arial"/>
        </w:rPr>
        <w:t xml:space="preserve">=3.092, p=0.0053). </w:t>
      </w:r>
      <w:r>
        <w:rPr>
          <w:rFonts w:ascii="Arial" w:hAnsi="Arial" w:cs="Arial"/>
          <w:b/>
          <w:bCs/>
        </w:rPr>
        <w:t>d</w:t>
      </w:r>
      <w:r w:rsidRPr="00071A50">
        <w:rPr>
          <w:rFonts w:ascii="Arial" w:hAnsi="Arial" w:cs="Arial"/>
        </w:rPr>
        <w:t>,</w:t>
      </w:r>
      <w:r>
        <w:rPr>
          <w:rFonts w:ascii="Arial" w:hAnsi="Arial" w:cs="Arial"/>
          <w:b/>
          <w:bCs/>
        </w:rPr>
        <w:t xml:space="preserve"> </w:t>
      </w:r>
      <w:r>
        <w:rPr>
          <w:rFonts w:ascii="Arial" w:hAnsi="Arial" w:cs="Arial"/>
        </w:rPr>
        <w:t xml:space="preserve">Average calculated rear grip strength per animal across trials </w:t>
      </w:r>
      <w:r>
        <w:rPr>
          <w:rFonts w:asciiTheme="minorBidi" w:hAnsiTheme="minorBidi"/>
        </w:rPr>
        <w:t xml:space="preserve">(adolescence, top; adult, bottom). MUT mice display significantly weaker rear limb strength at both ages (P42 WT 81.1 </w:t>
      </w:r>
      <w:r>
        <w:rPr>
          <w:rFonts w:ascii="Arial" w:hAnsi="Arial" w:cs="Arial"/>
        </w:rPr>
        <w:t>± 3.4 g, P42 MUT 64.4 ± 3.4 g, t</w:t>
      </w:r>
      <w:r>
        <w:rPr>
          <w:rFonts w:ascii="Arial" w:hAnsi="Arial" w:cs="Arial"/>
          <w:vertAlign w:val="subscript"/>
        </w:rPr>
        <w:t>25</w:t>
      </w:r>
      <w:r>
        <w:rPr>
          <w:rFonts w:ascii="Arial" w:hAnsi="Arial" w:cs="Arial"/>
        </w:rPr>
        <w:t>=3.514, p=0.0017; 5.5mo WT 96.0 ± 3.5 g, 5.5mo MUT 62.6 ± 3.7 g, t</w:t>
      </w:r>
      <w:r>
        <w:rPr>
          <w:rFonts w:ascii="Arial" w:hAnsi="Arial" w:cs="Arial"/>
          <w:vertAlign w:val="subscript"/>
        </w:rPr>
        <w:t>22</w:t>
      </w:r>
      <w:r>
        <w:rPr>
          <w:rFonts w:ascii="Arial" w:hAnsi="Arial" w:cs="Arial"/>
        </w:rPr>
        <w:t xml:space="preserve">=6.578, p&lt;0.0001). </w:t>
      </w:r>
      <w:r>
        <w:rPr>
          <w:rFonts w:ascii="Arial" w:hAnsi="Arial" w:cs="Arial"/>
          <w:b/>
          <w:bCs/>
        </w:rPr>
        <w:t>e</w:t>
      </w:r>
      <w:r w:rsidRPr="00071A50">
        <w:rPr>
          <w:rFonts w:ascii="Arial" w:hAnsi="Arial" w:cs="Arial"/>
        </w:rPr>
        <w:t xml:space="preserve">, </w:t>
      </w:r>
      <w:r>
        <w:rPr>
          <w:rFonts w:ascii="Arial" w:hAnsi="Arial" w:cs="Arial"/>
        </w:rPr>
        <w:t xml:space="preserve">Animal weight schematic. </w:t>
      </w:r>
      <w:r>
        <w:rPr>
          <w:rFonts w:asciiTheme="minorBidi" w:hAnsiTheme="minorBidi"/>
        </w:rPr>
        <w:t xml:space="preserve">For adolescent measurements: WT n=14, MUT n=13. For adult measurements: WT n=13, MUT n=11 </w:t>
      </w:r>
      <w:r>
        <w:rPr>
          <w:rFonts w:ascii="Arial" w:hAnsi="Arial" w:cs="Arial"/>
          <w:b/>
          <w:bCs/>
        </w:rPr>
        <w:t>f</w:t>
      </w:r>
      <w:r w:rsidRPr="00071A50">
        <w:rPr>
          <w:rFonts w:ascii="Arial" w:hAnsi="Arial" w:cs="Arial"/>
        </w:rPr>
        <w:t>,</w:t>
      </w:r>
      <w:r>
        <w:rPr>
          <w:rFonts w:ascii="Arial" w:hAnsi="Arial" w:cs="Arial"/>
          <w:b/>
          <w:bCs/>
        </w:rPr>
        <w:t xml:space="preserve"> </w:t>
      </w:r>
      <w:r>
        <w:rPr>
          <w:rFonts w:ascii="Arial" w:hAnsi="Arial" w:cs="Arial"/>
        </w:rPr>
        <w:t>Weights of animals in grams (adolescence, top; adulthood, bottom).  While a difference in weight was seen between genotypes at adolescence (P45 WT 19.6 ± 0.5 g, P45 MUT 15.3 ± 1.2, t</w:t>
      </w:r>
      <w:r>
        <w:rPr>
          <w:rFonts w:ascii="Arial" w:hAnsi="Arial" w:cs="Arial"/>
          <w:vertAlign w:val="subscript"/>
        </w:rPr>
        <w:t>12</w:t>
      </w:r>
      <w:r>
        <w:rPr>
          <w:rFonts w:ascii="Arial" w:hAnsi="Arial" w:cs="Arial"/>
        </w:rPr>
        <w:t>=3.345, p=0.0058), this difference did not persist into adulthood (5.5mo WT 28.9 ± 1.4 g, 5.5mo MUT 25.4 ± 1.5 g, t</w:t>
      </w:r>
      <w:r>
        <w:rPr>
          <w:rFonts w:ascii="Arial" w:hAnsi="Arial" w:cs="Arial"/>
          <w:vertAlign w:val="subscript"/>
        </w:rPr>
        <w:t>24.4</w:t>
      </w:r>
      <w:r>
        <w:rPr>
          <w:rFonts w:ascii="Arial" w:hAnsi="Arial" w:cs="Arial"/>
        </w:rPr>
        <w:t xml:space="preserve">=1.924,  p=0.0661). </w:t>
      </w:r>
      <w:r w:rsidR="00B36B65">
        <w:rPr>
          <w:rFonts w:asciiTheme="minorBidi" w:hAnsiTheme="minorBidi"/>
        </w:rPr>
        <w:t xml:space="preserve">Data reported </w:t>
      </w:r>
      <w:r w:rsidR="00B36B65">
        <w:rPr>
          <w:rFonts w:asciiTheme="minorBidi" w:hAnsiTheme="minorBidi"/>
        </w:rPr>
        <w:lastRenderedPageBreak/>
        <w:t xml:space="preserve">as mean </w:t>
      </w:r>
      <w:r w:rsidR="00B36B65" w:rsidRPr="001F6C72">
        <w:rPr>
          <w:rFonts w:ascii="Arial" w:hAnsi="Arial" w:cs="Arial"/>
        </w:rPr>
        <w:t>±</w:t>
      </w:r>
      <w:r w:rsidR="00B36B65">
        <w:rPr>
          <w:rFonts w:ascii="Arial" w:hAnsi="Arial" w:cs="Arial"/>
        </w:rPr>
        <w:t xml:space="preserve"> SEM, e</w:t>
      </w:r>
      <w:r w:rsidR="00B36B65" w:rsidRPr="001F6C72">
        <w:rPr>
          <w:rFonts w:asciiTheme="minorBidi" w:hAnsiTheme="minorBidi"/>
        </w:rPr>
        <w:t>rror bars are SEM.</w:t>
      </w:r>
      <w:r w:rsidR="00B36B65">
        <w:rPr>
          <w:rFonts w:asciiTheme="minorBidi" w:hAnsiTheme="minorBidi"/>
        </w:rPr>
        <w:t xml:space="preserve"> </w:t>
      </w:r>
      <w:r>
        <w:rPr>
          <w:rFonts w:asciiTheme="minorBidi" w:hAnsiTheme="minorBidi"/>
        </w:rPr>
        <w:t>*p&lt;0.05, **p&lt;0.01, ***p&lt;0.001, ****p&lt;0.0001, two-tailed t-tests or Mann-Whitney U tests</w:t>
      </w:r>
    </w:p>
    <w:p w14:paraId="70605586" w14:textId="77777777" w:rsidR="00961D70" w:rsidRPr="007A7E0A" w:rsidRDefault="00961D70" w:rsidP="00E321DD">
      <w:pPr>
        <w:rPr>
          <w:rFonts w:ascii="Arial" w:hAnsi="Arial" w:cs="Arial"/>
          <w:b/>
          <w:bCs/>
        </w:rPr>
      </w:pPr>
    </w:p>
    <w:sectPr w:rsidR="00961D70" w:rsidRPr="007A7E0A" w:rsidSect="006C2F76">
      <w:footerReference w:type="even" r:id="rId17"/>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Jamie Courtland" w:date="2020-05-25T10:27:00Z" w:initials="JC">
    <w:p w14:paraId="69B16A00" w14:textId="35BCF2AE" w:rsidR="00684977" w:rsidRDefault="00684977">
      <w:pPr>
        <w:pStyle w:val="CommentText"/>
      </w:pPr>
      <w:r>
        <w:rPr>
          <w:rStyle w:val="CommentReference"/>
        </w:rPr>
        <w:annotationRef/>
      </w:r>
      <w:r>
        <w:t>Word count limit: 150, currently right at limit, 150.</w:t>
      </w:r>
    </w:p>
  </w:comment>
  <w:comment w:id="64" w:author="Jamie Courtland" w:date="2020-06-21T10:20:00Z" w:initials="JC">
    <w:p w14:paraId="563C6F52" w14:textId="3DB14016" w:rsidR="00684977" w:rsidRDefault="00684977">
      <w:pPr>
        <w:pStyle w:val="CommentText"/>
      </w:pPr>
      <w:r>
        <w:rPr>
          <w:rStyle w:val="CommentReference"/>
        </w:rPr>
        <w:annotationRef/>
      </w:r>
      <w:r>
        <w:t>I tried to cut down the intro significantly, since most people felt it was long-winded.</w:t>
      </w:r>
    </w:p>
  </w:comment>
  <w:comment w:id="133" w:author="Jamie Courtland" w:date="2020-06-17T12:25:00Z" w:initials="JC">
    <w:p w14:paraId="67878E27" w14:textId="77777777" w:rsidR="00684977" w:rsidRDefault="00684977" w:rsidP="009A4822">
      <w:pPr>
        <w:pStyle w:val="CommentText"/>
      </w:pPr>
      <w:r>
        <w:rPr>
          <w:rStyle w:val="CommentReference"/>
        </w:rPr>
        <w:annotationRef/>
      </w:r>
      <w:r>
        <w:t>IK suggested we add our studies of Arp2/3 to provide support of a downstream effector of WASH having a neuronal effect…I don’t love how this fits here, since the Arp2/3 work didn’t have neurodegenerative effects, and the endo-lysosomal pathway wasn’t studied in these mice. Thoughts?</w:t>
      </w:r>
    </w:p>
  </w:comment>
  <w:comment w:id="246" w:author="Tyler" w:date="2020-06-24T13:05:00Z" w:initials="T">
    <w:p w14:paraId="313A9F22" w14:textId="77777777" w:rsidR="00684977" w:rsidRDefault="00684977" w:rsidP="003424A2">
      <w:pPr>
        <w:pStyle w:val="CommentText"/>
      </w:pPr>
      <w:r>
        <w:rPr>
          <w:rStyle w:val="CommentReference"/>
        </w:rPr>
        <w:annotationRef/>
      </w:r>
      <w:r>
        <w:t>Supplementary Table 1 contains:</w:t>
      </w:r>
    </w:p>
    <w:p w14:paraId="30F7B411" w14:textId="77777777" w:rsidR="00684977" w:rsidRDefault="00684977" w:rsidP="003424A2">
      <w:pPr>
        <w:pStyle w:val="CommentText"/>
        <w:numPr>
          <w:ilvl w:val="0"/>
          <w:numId w:val="5"/>
        </w:numPr>
      </w:pPr>
      <w:proofErr w:type="spellStart"/>
      <w:r>
        <w:t>BioID</w:t>
      </w:r>
      <w:proofErr w:type="spellEnd"/>
      <w:r>
        <w:t xml:space="preserve"> raw data</w:t>
      </w:r>
    </w:p>
    <w:p w14:paraId="29C3CC6A" w14:textId="77777777" w:rsidR="00684977" w:rsidRDefault="00684977" w:rsidP="003424A2">
      <w:pPr>
        <w:pStyle w:val="CommentText"/>
        <w:numPr>
          <w:ilvl w:val="0"/>
          <w:numId w:val="5"/>
        </w:numPr>
      </w:pPr>
      <w:proofErr w:type="spellStart"/>
      <w:r>
        <w:t>BioID</w:t>
      </w:r>
      <w:proofErr w:type="spellEnd"/>
      <w:r>
        <w:t xml:space="preserve"> normalized data and stats</w:t>
      </w:r>
    </w:p>
    <w:p w14:paraId="5785C8FC" w14:textId="77777777" w:rsidR="00684977" w:rsidRDefault="00684977" w:rsidP="003424A2">
      <w:pPr>
        <w:pStyle w:val="CommentText"/>
        <w:numPr>
          <w:ilvl w:val="0"/>
          <w:numId w:val="5"/>
        </w:numPr>
      </w:pPr>
      <w:r>
        <w:t>Mito Contaminants that were removed</w:t>
      </w:r>
    </w:p>
    <w:p w14:paraId="427C5A84" w14:textId="77777777" w:rsidR="00684977" w:rsidRDefault="00684977" w:rsidP="003424A2">
      <w:pPr>
        <w:pStyle w:val="CommentText"/>
        <w:numPr>
          <w:ilvl w:val="0"/>
          <w:numId w:val="5"/>
        </w:numPr>
      </w:pPr>
      <w:r>
        <w:t>PPIs among WASH proteome</w:t>
      </w:r>
    </w:p>
  </w:comment>
  <w:comment w:id="318" w:author="Tyler" w:date="2020-06-24T13:43:00Z" w:initials="T">
    <w:p w14:paraId="7D96D47B" w14:textId="77777777" w:rsidR="00684977" w:rsidRDefault="00684977" w:rsidP="003424A2">
      <w:pPr>
        <w:pStyle w:val="CommentText"/>
      </w:pPr>
      <w:r>
        <w:rPr>
          <w:rStyle w:val="CommentReference"/>
        </w:rPr>
        <w:annotationRef/>
      </w:r>
      <w:r>
        <w:t>Supplementary Table 2 Contains:</w:t>
      </w:r>
    </w:p>
    <w:p w14:paraId="1E626374" w14:textId="77777777" w:rsidR="00684977" w:rsidRDefault="00684977" w:rsidP="003424A2">
      <w:pPr>
        <w:pStyle w:val="CommentText"/>
        <w:numPr>
          <w:ilvl w:val="0"/>
          <w:numId w:val="5"/>
        </w:numPr>
      </w:pPr>
      <w:r>
        <w:t>Sample Meta data</w:t>
      </w:r>
    </w:p>
    <w:p w14:paraId="3F8E1ADA" w14:textId="77777777" w:rsidR="00684977" w:rsidRDefault="00684977" w:rsidP="003424A2">
      <w:pPr>
        <w:pStyle w:val="CommentText"/>
        <w:numPr>
          <w:ilvl w:val="0"/>
          <w:numId w:val="5"/>
        </w:numPr>
      </w:pPr>
      <w:r>
        <w:t>Gene Identifiers</w:t>
      </w:r>
    </w:p>
    <w:p w14:paraId="49A90280" w14:textId="77777777" w:rsidR="00684977" w:rsidRDefault="00684977" w:rsidP="003424A2">
      <w:pPr>
        <w:pStyle w:val="CommentText"/>
        <w:numPr>
          <w:ilvl w:val="0"/>
          <w:numId w:val="5"/>
        </w:numPr>
      </w:pPr>
      <w:r>
        <w:t>Raw data (after filtering)</w:t>
      </w:r>
    </w:p>
    <w:p w14:paraId="73D1B227" w14:textId="77777777" w:rsidR="00684977" w:rsidRDefault="00684977" w:rsidP="003424A2">
      <w:pPr>
        <w:pStyle w:val="CommentText"/>
        <w:numPr>
          <w:ilvl w:val="0"/>
          <w:numId w:val="5"/>
        </w:numPr>
      </w:pPr>
      <w:r>
        <w:t>Final normalized data</w:t>
      </w:r>
    </w:p>
    <w:p w14:paraId="4EAC7136" w14:textId="77777777" w:rsidR="00684977" w:rsidRDefault="00684977" w:rsidP="003424A2">
      <w:pPr>
        <w:pStyle w:val="CommentText"/>
        <w:numPr>
          <w:ilvl w:val="0"/>
          <w:numId w:val="5"/>
        </w:numPr>
      </w:pPr>
      <w:r>
        <w:t>Fraction results: F</w:t>
      </w:r>
      <w:proofErr w:type="gramStart"/>
      <w:r>
        <w:t>4,F</w:t>
      </w:r>
      <w:proofErr w:type="gramEnd"/>
      <w:r>
        <w:t>5,F6,F7,F8,F9,F10</w:t>
      </w:r>
    </w:p>
    <w:p w14:paraId="488005F3" w14:textId="77777777" w:rsidR="00684977" w:rsidRDefault="00684977" w:rsidP="003424A2">
      <w:pPr>
        <w:pStyle w:val="CommentText"/>
        <w:numPr>
          <w:ilvl w:val="0"/>
          <w:numId w:val="5"/>
        </w:numPr>
      </w:pPr>
      <w:r>
        <w:t>WT v MUT results – WT versus mutant contrast after adjusting for baseline differences in fraction.</w:t>
      </w:r>
    </w:p>
  </w:comment>
  <w:comment w:id="332" w:author="Tyler" w:date="2020-06-24T13:56:00Z" w:initials="T">
    <w:p w14:paraId="4A3B330E" w14:textId="77777777" w:rsidR="00684977" w:rsidRDefault="00684977" w:rsidP="00CD3F93">
      <w:pPr>
        <w:pStyle w:val="CommentText"/>
      </w:pPr>
      <w:r>
        <w:rPr>
          <w:rStyle w:val="CommentReference"/>
        </w:rPr>
        <w:annotationRef/>
      </w:r>
      <w:r>
        <w:t>Plots of the 85 significant proteins as a single pdf</w:t>
      </w:r>
    </w:p>
  </w:comment>
  <w:comment w:id="388" w:author="Tyler" w:date="2020-06-24T13:51:00Z" w:initials="T">
    <w:p w14:paraId="3C25866C" w14:textId="77777777" w:rsidR="00684977" w:rsidRDefault="00684977" w:rsidP="00453023">
      <w:pPr>
        <w:pStyle w:val="CommentText"/>
      </w:pPr>
      <w:r>
        <w:rPr>
          <w:rStyle w:val="CommentReference"/>
        </w:rPr>
        <w:annotationRef/>
      </w:r>
      <w:r>
        <w:t>Protein boxplots as a single pdf</w:t>
      </w:r>
    </w:p>
  </w:comment>
  <w:comment w:id="376" w:author="Tyler" w:date="2020-06-25T13:08:00Z" w:initials="T">
    <w:p w14:paraId="06A2B115" w14:textId="77777777" w:rsidR="00684977" w:rsidRDefault="00684977" w:rsidP="00453023">
      <w:pPr>
        <w:pStyle w:val="CommentText"/>
      </w:pPr>
      <w:r>
        <w:rPr>
          <w:rStyle w:val="CommentReference"/>
        </w:rPr>
        <w:annotationRef/>
      </w:r>
      <w:r>
        <w:t>Fix this sentence up</w:t>
      </w:r>
    </w:p>
  </w:comment>
  <w:comment w:id="398" w:author="Tyler" w:date="2020-06-25T14:03:00Z" w:initials="T">
    <w:p w14:paraId="0295F1AE" w14:textId="77777777" w:rsidR="00684977" w:rsidRDefault="00684977" w:rsidP="00453023">
      <w:pPr>
        <w:pStyle w:val="CommentText"/>
      </w:pPr>
      <w:r>
        <w:rPr>
          <w:rStyle w:val="CommentReference"/>
        </w:rPr>
        <w:annotationRef/>
      </w:r>
    </w:p>
  </w:comment>
  <w:comment w:id="449" w:author="Tyler" w:date="2020-06-24T14:02:00Z" w:initials="T">
    <w:p w14:paraId="1DA7319B" w14:textId="77777777" w:rsidR="00684977" w:rsidRDefault="00684977" w:rsidP="00EA3529">
      <w:pPr>
        <w:pStyle w:val="CommentText"/>
      </w:pPr>
      <w:r>
        <w:rPr>
          <w:rStyle w:val="CommentReference"/>
        </w:rPr>
        <w:annotationRef/>
      </w:r>
      <w:r>
        <w:t>Boxplots of all the sig modules as a single pdf.</w:t>
      </w:r>
    </w:p>
  </w:comment>
  <w:comment w:id="504" w:author="Jamie Courtland" w:date="2020-06-25T07:06:00Z" w:initials="JC">
    <w:p w14:paraId="0897C072" w14:textId="0A95C43F" w:rsidR="00684977" w:rsidRDefault="00684977">
      <w:pPr>
        <w:pStyle w:val="CommentText"/>
      </w:pPr>
      <w:r>
        <w:rPr>
          <w:rStyle w:val="CommentReference"/>
        </w:rPr>
        <w:annotationRef/>
      </w:r>
      <w:r>
        <w:t>Yep, Fig 4l.</w:t>
      </w:r>
    </w:p>
  </w:comment>
  <w:comment w:id="502" w:author="Tyler [2]" w:date="2020-06-24T21:07:00Z" w:initials="T">
    <w:p w14:paraId="01CF453B" w14:textId="77777777" w:rsidR="00684977" w:rsidRDefault="00684977" w:rsidP="0042217D">
      <w:pPr>
        <w:pStyle w:val="CommentText"/>
      </w:pPr>
      <w:r>
        <w:rPr>
          <w:rStyle w:val="CommentReference"/>
        </w:rPr>
        <w:annotationRef/>
      </w:r>
      <w:r>
        <w:t>Do we have a WT example?</w:t>
      </w:r>
    </w:p>
  </w:comment>
  <w:comment w:id="524" w:author="Tyler [2]" w:date="2020-06-24T21:12:00Z" w:initials="T">
    <w:p w14:paraId="644CDF83" w14:textId="6C18CCDF" w:rsidR="00684977" w:rsidRDefault="00684977" w:rsidP="005B280C">
      <w:pPr>
        <w:pStyle w:val="CommentText"/>
      </w:pPr>
      <w:r>
        <w:rPr>
          <w:rStyle w:val="CommentReference"/>
        </w:rPr>
        <w:annotationRef/>
      </w:r>
      <w:r>
        <w:t xml:space="preserve"> I feel like this section is weak since we attack the ‘Cognition’ angle with such persistence. </w:t>
      </w:r>
    </w:p>
  </w:comment>
  <w:comment w:id="526" w:author="Tyler [2]" w:date="2020-06-24T21:11:00Z" w:initials="T">
    <w:p w14:paraId="3C933982" w14:textId="77777777" w:rsidR="00684977" w:rsidRDefault="00684977" w:rsidP="005B280C">
      <w:pPr>
        <w:pStyle w:val="CommentText"/>
      </w:pPr>
      <w:r>
        <w:rPr>
          <w:rStyle w:val="CommentReference"/>
        </w:rPr>
        <w:annotationRef/>
      </w:r>
      <w:r>
        <w:t>We beat the ‘Cognition’ drum pretty hard. How can we soften this blow – cognition seems to only be impaired in one specific modality?</w:t>
      </w:r>
    </w:p>
  </w:comment>
  <w:comment w:id="529" w:author="Jamie Courtland" w:date="2020-06-25T06:55:00Z" w:initials="JC">
    <w:p w14:paraId="164EEF29" w14:textId="667A6216" w:rsidR="00684977" w:rsidRDefault="00684977">
      <w:pPr>
        <w:pStyle w:val="CommentText"/>
      </w:pPr>
      <w:r>
        <w:rPr>
          <w:rStyle w:val="CommentReference"/>
        </w:rPr>
        <w:annotationRef/>
      </w:r>
      <w:r>
        <w:t xml:space="preserve">I don’t think it’s significant between adolescent and WT, so not progressive. </w:t>
      </w:r>
    </w:p>
  </w:comment>
  <w:comment w:id="528" w:author="Tyler [2]" w:date="2020-06-24T21:12:00Z" w:initials="T">
    <w:p w14:paraId="50E6E7E0" w14:textId="77777777" w:rsidR="00684977" w:rsidRDefault="00684977" w:rsidP="005379FF">
      <w:pPr>
        <w:pStyle w:val="CommentText"/>
      </w:pPr>
      <w:r>
        <w:rPr>
          <w:rStyle w:val="CommentReference"/>
        </w:rPr>
        <w:annotationRef/>
      </w:r>
      <w:r>
        <w:t>Progressive?</w:t>
      </w:r>
    </w:p>
  </w:comment>
  <w:comment w:id="534" w:author="Jamie Courtland" w:date="2020-06-25T11:18:00Z" w:initials="JC">
    <w:p w14:paraId="72856E9B" w14:textId="79981C95" w:rsidR="00684977" w:rsidRDefault="00684977">
      <w:pPr>
        <w:pStyle w:val="CommentText"/>
      </w:pPr>
      <w:r>
        <w:rPr>
          <w:rStyle w:val="CommentReference"/>
        </w:rPr>
        <w:annotationRef/>
      </w:r>
      <w:r>
        <w:t>I’m worried if we add in grip strength they might harp on muscular differences/ NMJ analyses.</w:t>
      </w:r>
    </w:p>
  </w:comment>
  <w:comment w:id="545" w:author="Jamie Courtland" w:date="2020-06-25T11:20:00Z" w:initials="JC">
    <w:p w14:paraId="05410916" w14:textId="6E7F2EEF" w:rsidR="00684977" w:rsidRDefault="00684977">
      <w:pPr>
        <w:pStyle w:val="CommentText"/>
      </w:pPr>
      <w:r>
        <w:rPr>
          <w:rStyle w:val="CommentReference"/>
        </w:rPr>
        <w:annotationRef/>
      </w:r>
      <w:r>
        <w:t xml:space="preserve">Unfortunately, not really. We don’t have any patient samples or anything else that could really add to this. </w:t>
      </w:r>
    </w:p>
  </w:comment>
  <w:comment w:id="544" w:author="Tyler [2]" w:date="2020-06-24T21:17:00Z" w:initials="T">
    <w:p w14:paraId="5CB387E0" w14:textId="77777777" w:rsidR="00684977" w:rsidRDefault="00684977" w:rsidP="005379FF">
      <w:pPr>
        <w:pStyle w:val="CommentText"/>
      </w:pPr>
      <w:r>
        <w:rPr>
          <w:rStyle w:val="CommentReference"/>
        </w:rPr>
        <w:annotationRef/>
      </w:r>
      <w:r>
        <w:t xml:space="preserve">Do we have anything else to add </w:t>
      </w:r>
      <w:proofErr w:type="gramStart"/>
      <w:r>
        <w:t>here.</w:t>
      </w:r>
      <w:proofErr w:type="gramEnd"/>
      <w:r>
        <w:t xml:space="preserve"> </w:t>
      </w:r>
      <w:proofErr w:type="gramStart"/>
      <w:r>
        <w:t>Basically</w:t>
      </w:r>
      <w:proofErr w:type="gramEnd"/>
      <w:r>
        <w:t xml:space="preserve"> a restatement of abst1ract/intro</w:t>
      </w:r>
    </w:p>
  </w:comment>
  <w:comment w:id="560" w:author="Jamie Courtland" w:date="2020-06-21T12:34:00Z" w:initials="JC">
    <w:p w14:paraId="5062B178" w14:textId="77777777" w:rsidR="00684977" w:rsidRDefault="00684977">
      <w:pPr>
        <w:pStyle w:val="CommentText"/>
      </w:pPr>
      <w:r>
        <w:rPr>
          <w:rStyle w:val="CommentReference"/>
        </w:rPr>
        <w:annotationRef/>
      </w:r>
      <w:r>
        <w:t>So Retromer wasn’t a close interactor, but its levels were still affected in the TMT. Let me know if this is confusing, or if we should clarify in some way.</w:t>
      </w:r>
    </w:p>
  </w:comment>
  <w:comment w:id="636" w:author="Tyler [2]" w:date="2020-06-05T10:56:00Z" w:initials="T">
    <w:p w14:paraId="6C763B25" w14:textId="77777777" w:rsidR="00684977" w:rsidRDefault="00684977" w:rsidP="00AD425C">
      <w:pPr>
        <w:pStyle w:val="CommentText"/>
      </w:pPr>
      <w:r>
        <w:rPr>
          <w:rStyle w:val="CommentReference"/>
        </w:rPr>
        <w:annotationRef/>
      </w:r>
      <w:r>
        <w:rPr>
          <w:noProof/>
        </w:rPr>
        <w:t>consider saying something about why there should be no missing values..</w:t>
      </w:r>
    </w:p>
  </w:comment>
  <w:comment w:id="637" w:author="Jamie Courtland" w:date="2020-06-19T20:18:00Z" w:initials="JC">
    <w:p w14:paraId="0EC7E824" w14:textId="77777777" w:rsidR="00684977" w:rsidRDefault="00684977">
      <w:pPr>
        <w:pStyle w:val="CommentText"/>
      </w:pPr>
      <w:r>
        <w:rPr>
          <w:rStyle w:val="CommentReference"/>
        </w:rPr>
        <w:annotationRef/>
      </w:r>
      <w:r>
        <w:t>Maybe we should reference?</w:t>
      </w:r>
    </w:p>
  </w:comment>
  <w:comment w:id="649" w:author="Tyler [2]" w:date="2020-06-24T21:23:00Z" w:initials="T">
    <w:p w14:paraId="48F4F2D2" w14:textId="77777777" w:rsidR="00684977" w:rsidRDefault="00684977" w:rsidP="00533716">
      <w:pPr>
        <w:pStyle w:val="CommentText"/>
      </w:pPr>
      <w:r>
        <w:rPr>
          <w:rStyle w:val="CommentReference"/>
        </w:rPr>
        <w:annotationRef/>
      </w:r>
      <w:r>
        <w:t>No longer accurate. I need to correct.</w:t>
      </w:r>
    </w:p>
  </w:comment>
  <w:comment w:id="677" w:author="Jamie Courtland" w:date="2020-06-25T16:19:00Z" w:initials="JC">
    <w:p w14:paraId="12AF4490" w14:textId="31F65196" w:rsidR="00684977" w:rsidRDefault="00684977">
      <w:pPr>
        <w:pStyle w:val="CommentText"/>
      </w:pPr>
      <w:r>
        <w:rPr>
          <w:rStyle w:val="CommentReference"/>
        </w:rPr>
        <w:annotationRef/>
      </w:r>
      <w:r>
        <w:t>Proteins? Might make it clearer to the reader</w:t>
      </w:r>
    </w:p>
  </w:comment>
  <w:comment w:id="680" w:author="Tyler" w:date="2020-06-25T13:34:00Z" w:initials="T">
    <w:p w14:paraId="178062FA" w14:textId="77777777" w:rsidR="00684977" w:rsidRDefault="00684977" w:rsidP="0086372A">
      <w:pPr>
        <w:pStyle w:val="CommentText"/>
      </w:pPr>
      <w:r>
        <w:rPr>
          <w:rStyle w:val="CommentReference"/>
        </w:rPr>
        <w:annotationRef/>
      </w:r>
      <w:r>
        <w:t xml:space="preserve">Number fluctuates slightly because of randomness in permutation testing. </w:t>
      </w:r>
    </w:p>
  </w:comment>
  <w:comment w:id="815" w:author="Jamie Courtland" w:date="2020-06-21T12:06:00Z" w:initials="JC">
    <w:p w14:paraId="7F43A6BC" w14:textId="77777777" w:rsidR="00684977" w:rsidRDefault="00684977">
      <w:pPr>
        <w:pStyle w:val="CommentText"/>
      </w:pPr>
      <w:r>
        <w:rPr>
          <w:rStyle w:val="CommentReference"/>
        </w:rPr>
        <w:annotationRef/>
      </w:r>
      <w:r>
        <w:t>The data points are average levels for each of the seven fractions, right?</w:t>
      </w:r>
    </w:p>
  </w:comment>
  <w:comment w:id="836" w:author="Jamie Courtland" w:date="2020-06-09T13:00:00Z" w:initials="JC">
    <w:p w14:paraId="4F0B9DDE" w14:textId="77777777" w:rsidR="00684977" w:rsidRDefault="00684977">
      <w:pPr>
        <w:pStyle w:val="CommentText"/>
      </w:pPr>
      <w:r>
        <w:rPr>
          <w:rStyle w:val="CommentReference"/>
        </w:rPr>
        <w:annotationRef/>
      </w:r>
      <w:r>
        <w:t>Hold back until reviewer request.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9B16A00" w15:done="0"/>
  <w15:commentEx w15:paraId="563C6F52" w15:done="0"/>
  <w15:commentEx w15:paraId="67878E27" w15:done="0"/>
  <w15:commentEx w15:paraId="427C5A84" w15:done="0"/>
  <w15:commentEx w15:paraId="488005F3" w15:done="0"/>
  <w15:commentEx w15:paraId="4A3B330E" w15:done="0"/>
  <w15:commentEx w15:paraId="3C25866C" w15:done="0"/>
  <w15:commentEx w15:paraId="06A2B115" w15:done="0"/>
  <w15:commentEx w15:paraId="0295F1AE" w15:done="0"/>
  <w15:commentEx w15:paraId="1DA7319B" w15:done="0"/>
  <w15:commentEx w15:paraId="0897C072" w15:done="0"/>
  <w15:commentEx w15:paraId="01CF453B" w15:done="0"/>
  <w15:commentEx w15:paraId="644CDF83" w15:done="0"/>
  <w15:commentEx w15:paraId="3C933982" w15:done="0"/>
  <w15:commentEx w15:paraId="164EEF29" w15:done="0"/>
  <w15:commentEx w15:paraId="50E6E7E0" w15:done="0"/>
  <w15:commentEx w15:paraId="72856E9B" w15:done="0"/>
  <w15:commentEx w15:paraId="05410916" w15:done="0"/>
  <w15:commentEx w15:paraId="5CB387E0" w15:done="0"/>
  <w15:commentEx w15:paraId="5062B178" w15:done="0"/>
  <w15:commentEx w15:paraId="6C763B25" w15:done="0"/>
  <w15:commentEx w15:paraId="0EC7E824" w15:done="0"/>
  <w15:commentEx w15:paraId="48F4F2D2" w15:done="0"/>
  <w15:commentEx w15:paraId="12AF4490" w15:done="0"/>
  <w15:commentEx w15:paraId="178062FA" w15:done="0"/>
  <w15:commentEx w15:paraId="7F43A6BC" w15:done="0"/>
  <w15:commentEx w15:paraId="4F0B9D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DCE1A" w16cex:dateUtc="2020-06-24T17:05:00Z"/>
  <w16cex:commentExtensible w16cex:durableId="229DD70F" w16cex:dateUtc="2020-06-24T17:43:00Z"/>
  <w16cex:commentExtensible w16cex:durableId="229DD9FB" w16cex:dateUtc="2020-06-24T17:56:00Z"/>
  <w16cex:commentExtensible w16cex:durableId="229DD8FB" w16cex:dateUtc="2020-06-24T17:51:00Z"/>
  <w16cex:commentExtensible w16cex:durableId="229F204E" w16cex:dateUtc="2020-06-25T17:08:00Z"/>
  <w16cex:commentExtensible w16cex:durableId="229F2D4C" w16cex:dateUtc="2020-06-25T18:03:00Z"/>
  <w16cex:commentExtensible w16cex:durableId="229DDB69" w16cex:dateUtc="2020-06-24T18:02:00Z"/>
  <w16cex:commentExtensible w16cex:durableId="229ECB69" w16cex:dateUtc="2020-06-25T11:06:00Z"/>
  <w16cex:commentExtensible w16cex:durableId="229E3F12" w16cex:dateUtc="2020-06-25T01:07:00Z"/>
  <w16cex:commentExtensible w16cex:durableId="229E4057" w16cex:dateUtc="2020-06-25T01:12:00Z"/>
  <w16cex:commentExtensible w16cex:durableId="229E4011" w16cex:dateUtc="2020-06-25T01:11:00Z"/>
  <w16cex:commentExtensible w16cex:durableId="229EC8E6" w16cex:dateUtc="2020-06-25T10:55:00Z"/>
  <w16cex:commentExtensible w16cex:durableId="229E404B" w16cex:dateUtc="2020-06-25T01:12:00Z"/>
  <w16cex:commentExtensible w16cex:durableId="229F066C" w16cex:dateUtc="2020-06-25T15:18:00Z"/>
  <w16cex:commentExtensible w16cex:durableId="229F0716" w16cex:dateUtc="2020-06-25T15:20:00Z"/>
  <w16cex:commentExtensible w16cex:durableId="229E4168" w16cex:dateUtc="2020-06-25T01:17:00Z"/>
  <w16cex:commentExtensible w16cex:durableId="229E42C9" w16cex:dateUtc="2020-06-25T01:23:00Z"/>
  <w16cex:commentExtensible w16cex:durableId="229F4D12" w16cex:dateUtc="2020-06-25T20:19:00Z"/>
  <w16cex:commentExtensible w16cex:durableId="229F2BB1" w16cex:dateUtc="2020-06-25T17: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9B16A00" w16cid:durableId="229C443D"/>
  <w16cid:commentId w16cid:paraId="563C6F52" w16cid:durableId="229C443E"/>
  <w16cid:commentId w16cid:paraId="67878E27" w16cid:durableId="229C443F"/>
  <w16cid:commentId w16cid:paraId="427C5A84" w16cid:durableId="229DCE1A"/>
  <w16cid:commentId w16cid:paraId="488005F3" w16cid:durableId="229DD70F"/>
  <w16cid:commentId w16cid:paraId="4A3B330E" w16cid:durableId="229DD9FB"/>
  <w16cid:commentId w16cid:paraId="3C25866C" w16cid:durableId="229DD8FB"/>
  <w16cid:commentId w16cid:paraId="06A2B115" w16cid:durableId="229F204E"/>
  <w16cid:commentId w16cid:paraId="0295F1AE" w16cid:durableId="229F2D4C"/>
  <w16cid:commentId w16cid:paraId="1DA7319B" w16cid:durableId="229DDB69"/>
  <w16cid:commentId w16cid:paraId="0897C072" w16cid:durableId="229ECB69"/>
  <w16cid:commentId w16cid:paraId="01CF453B" w16cid:durableId="229E3F12"/>
  <w16cid:commentId w16cid:paraId="644CDF83" w16cid:durableId="229E4057"/>
  <w16cid:commentId w16cid:paraId="3C933982" w16cid:durableId="229E4011"/>
  <w16cid:commentId w16cid:paraId="164EEF29" w16cid:durableId="229EC8E6"/>
  <w16cid:commentId w16cid:paraId="50E6E7E0" w16cid:durableId="229E404B"/>
  <w16cid:commentId w16cid:paraId="72856E9B" w16cid:durableId="229F066C"/>
  <w16cid:commentId w16cid:paraId="05410916" w16cid:durableId="229F0716"/>
  <w16cid:commentId w16cid:paraId="5CB387E0" w16cid:durableId="229E4168"/>
  <w16cid:commentId w16cid:paraId="5062B178" w16cid:durableId="229C4446"/>
  <w16cid:commentId w16cid:paraId="6C763B25" w16cid:durableId="229C4449"/>
  <w16cid:commentId w16cid:paraId="0EC7E824" w16cid:durableId="229C444A"/>
  <w16cid:commentId w16cid:paraId="48F4F2D2" w16cid:durableId="229E42C9"/>
  <w16cid:commentId w16cid:paraId="12AF4490" w16cid:durableId="229F4D12"/>
  <w16cid:commentId w16cid:paraId="178062FA" w16cid:durableId="229F2BB1"/>
  <w16cid:commentId w16cid:paraId="7F43A6BC" w16cid:durableId="229C444D"/>
  <w16cid:commentId w16cid:paraId="4F0B9DDE" w16cid:durableId="229C44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4AA435" w14:textId="77777777" w:rsidR="00AE101C" w:rsidRDefault="00AE101C" w:rsidP="006F51AC">
      <w:r>
        <w:separator/>
      </w:r>
    </w:p>
  </w:endnote>
  <w:endnote w:type="continuationSeparator" w:id="0">
    <w:p w14:paraId="4E6E9672" w14:textId="77777777" w:rsidR="00AE101C" w:rsidRDefault="00AE101C" w:rsidP="006F5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44472721"/>
      <w:docPartObj>
        <w:docPartGallery w:val="Page Numbers (Bottom of Page)"/>
        <w:docPartUnique/>
      </w:docPartObj>
    </w:sdtPr>
    <w:sdtContent>
      <w:p w14:paraId="54BE26A9" w14:textId="77777777" w:rsidR="00684977" w:rsidRDefault="00684977" w:rsidP="003772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DE0B7F" w14:textId="77777777" w:rsidR="00684977" w:rsidRDefault="00684977" w:rsidP="006F51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13979889"/>
      <w:docPartObj>
        <w:docPartGallery w:val="Page Numbers (Bottom of Page)"/>
        <w:docPartUnique/>
      </w:docPartObj>
    </w:sdtPr>
    <w:sdtContent>
      <w:p w14:paraId="430DDD42" w14:textId="77777777" w:rsidR="00684977" w:rsidRDefault="00684977" w:rsidP="003772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5EDFFC7" w14:textId="77777777" w:rsidR="00684977" w:rsidRDefault="00684977" w:rsidP="006F51A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F259F2" w14:textId="77777777" w:rsidR="00AE101C" w:rsidRDefault="00AE101C" w:rsidP="006F51AC">
      <w:r>
        <w:separator/>
      </w:r>
    </w:p>
  </w:footnote>
  <w:footnote w:type="continuationSeparator" w:id="0">
    <w:p w14:paraId="3D7465FA" w14:textId="77777777" w:rsidR="00AE101C" w:rsidRDefault="00AE101C" w:rsidP="006F51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0A21AE"/>
    <w:multiLevelType w:val="hybridMultilevel"/>
    <w:tmpl w:val="E3B40F60"/>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9C6B0C"/>
    <w:multiLevelType w:val="hybridMultilevel"/>
    <w:tmpl w:val="808630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F240B5"/>
    <w:multiLevelType w:val="hybridMultilevel"/>
    <w:tmpl w:val="67E2D9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CF1A30"/>
    <w:multiLevelType w:val="hybridMultilevel"/>
    <w:tmpl w:val="7C623F0C"/>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78260E"/>
    <w:multiLevelType w:val="hybridMultilevel"/>
    <w:tmpl w:val="3C04B95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mie Courtland">
    <w15:presenceInfo w15:providerId="AD" w15:userId="S::jlc123@duke.edu::8c5f5d41-41c3-4a98-9503-4c996b844044"/>
  </w15:person>
  <w15:person w15:author="Microsoft Office User">
    <w15:presenceInfo w15:providerId="None" w15:userId="Microsoft Office User"/>
  </w15:person>
  <w15:person w15:author="Tyler">
    <w15:presenceInfo w15:providerId="Windows Live" w15:userId="0747da6c206e0469"/>
  </w15:person>
  <w15:person w15:author="Tyler [2]">
    <w15:presenceInfo w15:providerId="None" w15:userId="Tyl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F76"/>
    <w:rsid w:val="00004CA0"/>
    <w:rsid w:val="00005339"/>
    <w:rsid w:val="000064E3"/>
    <w:rsid w:val="00012598"/>
    <w:rsid w:val="0001305F"/>
    <w:rsid w:val="0001655F"/>
    <w:rsid w:val="000209EA"/>
    <w:rsid w:val="00022471"/>
    <w:rsid w:val="000238FD"/>
    <w:rsid w:val="00026809"/>
    <w:rsid w:val="000325E0"/>
    <w:rsid w:val="00043233"/>
    <w:rsid w:val="000434E0"/>
    <w:rsid w:val="00044F76"/>
    <w:rsid w:val="000455E7"/>
    <w:rsid w:val="0004672C"/>
    <w:rsid w:val="000470C9"/>
    <w:rsid w:val="00050E04"/>
    <w:rsid w:val="000510C3"/>
    <w:rsid w:val="00051E7F"/>
    <w:rsid w:val="000549C9"/>
    <w:rsid w:val="00054B4E"/>
    <w:rsid w:val="00060890"/>
    <w:rsid w:val="000643B6"/>
    <w:rsid w:val="00064F5C"/>
    <w:rsid w:val="00065C5E"/>
    <w:rsid w:val="00066E70"/>
    <w:rsid w:val="00072D21"/>
    <w:rsid w:val="000768EA"/>
    <w:rsid w:val="00076ABD"/>
    <w:rsid w:val="00076C4D"/>
    <w:rsid w:val="000846CC"/>
    <w:rsid w:val="000874A9"/>
    <w:rsid w:val="00090D9A"/>
    <w:rsid w:val="00091014"/>
    <w:rsid w:val="00091449"/>
    <w:rsid w:val="00093C83"/>
    <w:rsid w:val="00096711"/>
    <w:rsid w:val="000A2D9E"/>
    <w:rsid w:val="000A3E17"/>
    <w:rsid w:val="000B2F7A"/>
    <w:rsid w:val="000B5575"/>
    <w:rsid w:val="000B649E"/>
    <w:rsid w:val="000B6658"/>
    <w:rsid w:val="000D05FE"/>
    <w:rsid w:val="000D2810"/>
    <w:rsid w:val="000D710D"/>
    <w:rsid w:val="000E679C"/>
    <w:rsid w:val="000F0E53"/>
    <w:rsid w:val="000F692A"/>
    <w:rsid w:val="000F6A12"/>
    <w:rsid w:val="000F707D"/>
    <w:rsid w:val="000F74AD"/>
    <w:rsid w:val="000F77D4"/>
    <w:rsid w:val="00101532"/>
    <w:rsid w:val="0010776A"/>
    <w:rsid w:val="0011096C"/>
    <w:rsid w:val="001117EF"/>
    <w:rsid w:val="00115A9C"/>
    <w:rsid w:val="00121F01"/>
    <w:rsid w:val="00121FA2"/>
    <w:rsid w:val="00122201"/>
    <w:rsid w:val="001247A7"/>
    <w:rsid w:val="001305B5"/>
    <w:rsid w:val="00132DA0"/>
    <w:rsid w:val="001349F4"/>
    <w:rsid w:val="00135BF2"/>
    <w:rsid w:val="00140120"/>
    <w:rsid w:val="00141299"/>
    <w:rsid w:val="0014236D"/>
    <w:rsid w:val="00143872"/>
    <w:rsid w:val="00144174"/>
    <w:rsid w:val="00151735"/>
    <w:rsid w:val="00162F25"/>
    <w:rsid w:val="0016373C"/>
    <w:rsid w:val="00164408"/>
    <w:rsid w:val="00164CC6"/>
    <w:rsid w:val="001662F9"/>
    <w:rsid w:val="00166F84"/>
    <w:rsid w:val="001677B0"/>
    <w:rsid w:val="0017167C"/>
    <w:rsid w:val="0017180E"/>
    <w:rsid w:val="00171C08"/>
    <w:rsid w:val="00173A03"/>
    <w:rsid w:val="00174007"/>
    <w:rsid w:val="00174767"/>
    <w:rsid w:val="00175D1E"/>
    <w:rsid w:val="00180494"/>
    <w:rsid w:val="001832F2"/>
    <w:rsid w:val="00184749"/>
    <w:rsid w:val="00187194"/>
    <w:rsid w:val="0019226D"/>
    <w:rsid w:val="00197798"/>
    <w:rsid w:val="001B16EE"/>
    <w:rsid w:val="001B1839"/>
    <w:rsid w:val="001B21AA"/>
    <w:rsid w:val="001B3279"/>
    <w:rsid w:val="001B3A47"/>
    <w:rsid w:val="001B4D77"/>
    <w:rsid w:val="001B7634"/>
    <w:rsid w:val="001C4394"/>
    <w:rsid w:val="001C4787"/>
    <w:rsid w:val="001C53B9"/>
    <w:rsid w:val="001C7580"/>
    <w:rsid w:val="001D38DB"/>
    <w:rsid w:val="001D3F39"/>
    <w:rsid w:val="001E0337"/>
    <w:rsid w:val="001E3F14"/>
    <w:rsid w:val="001E4548"/>
    <w:rsid w:val="001E7FA8"/>
    <w:rsid w:val="001F00F3"/>
    <w:rsid w:val="001F1C37"/>
    <w:rsid w:val="001F251F"/>
    <w:rsid w:val="001F4EDC"/>
    <w:rsid w:val="001F6C72"/>
    <w:rsid w:val="002016A4"/>
    <w:rsid w:val="00210691"/>
    <w:rsid w:val="00210FB6"/>
    <w:rsid w:val="00212BCD"/>
    <w:rsid w:val="002141EF"/>
    <w:rsid w:val="002145A2"/>
    <w:rsid w:val="0021526A"/>
    <w:rsid w:val="00215607"/>
    <w:rsid w:val="00217A39"/>
    <w:rsid w:val="00221341"/>
    <w:rsid w:val="00231862"/>
    <w:rsid w:val="00232CC4"/>
    <w:rsid w:val="00233D0D"/>
    <w:rsid w:val="00235FB8"/>
    <w:rsid w:val="00237337"/>
    <w:rsid w:val="00243E3D"/>
    <w:rsid w:val="00247B47"/>
    <w:rsid w:val="0025081C"/>
    <w:rsid w:val="00250ED4"/>
    <w:rsid w:val="00251815"/>
    <w:rsid w:val="00264152"/>
    <w:rsid w:val="002646FB"/>
    <w:rsid w:val="00264EB6"/>
    <w:rsid w:val="00264F93"/>
    <w:rsid w:val="00280416"/>
    <w:rsid w:val="00280A9B"/>
    <w:rsid w:val="00286AB4"/>
    <w:rsid w:val="00290526"/>
    <w:rsid w:val="002906DB"/>
    <w:rsid w:val="00290C5E"/>
    <w:rsid w:val="00294C2F"/>
    <w:rsid w:val="00295DA8"/>
    <w:rsid w:val="002A0604"/>
    <w:rsid w:val="002A2D00"/>
    <w:rsid w:val="002A5318"/>
    <w:rsid w:val="002A56D4"/>
    <w:rsid w:val="002A6752"/>
    <w:rsid w:val="002B1B3B"/>
    <w:rsid w:val="002B1C96"/>
    <w:rsid w:val="002B40F6"/>
    <w:rsid w:val="002B4A03"/>
    <w:rsid w:val="002B57D8"/>
    <w:rsid w:val="002B7980"/>
    <w:rsid w:val="002C39F2"/>
    <w:rsid w:val="002D0F46"/>
    <w:rsid w:val="002D5B13"/>
    <w:rsid w:val="002E0345"/>
    <w:rsid w:val="002E0F17"/>
    <w:rsid w:val="002E19DF"/>
    <w:rsid w:val="002E3D11"/>
    <w:rsid w:val="002F353C"/>
    <w:rsid w:val="002F3E61"/>
    <w:rsid w:val="002F72C4"/>
    <w:rsid w:val="003004BD"/>
    <w:rsid w:val="00302063"/>
    <w:rsid w:val="003022B1"/>
    <w:rsid w:val="00310210"/>
    <w:rsid w:val="00310B52"/>
    <w:rsid w:val="00310D1D"/>
    <w:rsid w:val="00313C81"/>
    <w:rsid w:val="00314AD0"/>
    <w:rsid w:val="00315EE2"/>
    <w:rsid w:val="00316D15"/>
    <w:rsid w:val="003173AE"/>
    <w:rsid w:val="0032293C"/>
    <w:rsid w:val="003232F6"/>
    <w:rsid w:val="00324815"/>
    <w:rsid w:val="00325A5F"/>
    <w:rsid w:val="00325B70"/>
    <w:rsid w:val="00332999"/>
    <w:rsid w:val="00334712"/>
    <w:rsid w:val="00340786"/>
    <w:rsid w:val="003424A2"/>
    <w:rsid w:val="0034296A"/>
    <w:rsid w:val="00344FBD"/>
    <w:rsid w:val="0035189B"/>
    <w:rsid w:val="00361D0F"/>
    <w:rsid w:val="00363CDA"/>
    <w:rsid w:val="00364B4F"/>
    <w:rsid w:val="003654E1"/>
    <w:rsid w:val="00370942"/>
    <w:rsid w:val="00372EAA"/>
    <w:rsid w:val="00373D45"/>
    <w:rsid w:val="00374ADC"/>
    <w:rsid w:val="003755BD"/>
    <w:rsid w:val="00375A58"/>
    <w:rsid w:val="0037728A"/>
    <w:rsid w:val="00381166"/>
    <w:rsid w:val="00381232"/>
    <w:rsid w:val="00383222"/>
    <w:rsid w:val="00383834"/>
    <w:rsid w:val="00393DA1"/>
    <w:rsid w:val="00394B8B"/>
    <w:rsid w:val="003A08B7"/>
    <w:rsid w:val="003A1D39"/>
    <w:rsid w:val="003A2460"/>
    <w:rsid w:val="003A5E6D"/>
    <w:rsid w:val="003B0C9C"/>
    <w:rsid w:val="003B4FB8"/>
    <w:rsid w:val="003B7AD6"/>
    <w:rsid w:val="003B7C6F"/>
    <w:rsid w:val="003C2464"/>
    <w:rsid w:val="003D622D"/>
    <w:rsid w:val="003E0F21"/>
    <w:rsid w:val="003E67C0"/>
    <w:rsid w:val="003E7A73"/>
    <w:rsid w:val="003F0D34"/>
    <w:rsid w:val="003F10A0"/>
    <w:rsid w:val="003F1359"/>
    <w:rsid w:val="003F201C"/>
    <w:rsid w:val="003F29D3"/>
    <w:rsid w:val="003F70D2"/>
    <w:rsid w:val="004004AE"/>
    <w:rsid w:val="00402C35"/>
    <w:rsid w:val="00402D27"/>
    <w:rsid w:val="004062A5"/>
    <w:rsid w:val="00413C97"/>
    <w:rsid w:val="004147C6"/>
    <w:rsid w:val="00417739"/>
    <w:rsid w:val="00417E04"/>
    <w:rsid w:val="0042217D"/>
    <w:rsid w:val="004240DE"/>
    <w:rsid w:val="00440CBB"/>
    <w:rsid w:val="00441D47"/>
    <w:rsid w:val="004429FA"/>
    <w:rsid w:val="00442BC9"/>
    <w:rsid w:val="00442BD9"/>
    <w:rsid w:val="004463F7"/>
    <w:rsid w:val="004469B7"/>
    <w:rsid w:val="00447C3F"/>
    <w:rsid w:val="004521B5"/>
    <w:rsid w:val="00453023"/>
    <w:rsid w:val="00460C65"/>
    <w:rsid w:val="0046339D"/>
    <w:rsid w:val="00463FC2"/>
    <w:rsid w:val="00464DDF"/>
    <w:rsid w:val="004669E4"/>
    <w:rsid w:val="004733D8"/>
    <w:rsid w:val="0047496E"/>
    <w:rsid w:val="004755B3"/>
    <w:rsid w:val="0048020B"/>
    <w:rsid w:val="0048111B"/>
    <w:rsid w:val="00481320"/>
    <w:rsid w:val="00482528"/>
    <w:rsid w:val="00483958"/>
    <w:rsid w:val="00483A60"/>
    <w:rsid w:val="00484FC8"/>
    <w:rsid w:val="00485452"/>
    <w:rsid w:val="00490777"/>
    <w:rsid w:val="00490A90"/>
    <w:rsid w:val="00490C3D"/>
    <w:rsid w:val="0049273B"/>
    <w:rsid w:val="00493B74"/>
    <w:rsid w:val="0049441E"/>
    <w:rsid w:val="00494D9E"/>
    <w:rsid w:val="004A0CE1"/>
    <w:rsid w:val="004A0ECE"/>
    <w:rsid w:val="004A148C"/>
    <w:rsid w:val="004A50CC"/>
    <w:rsid w:val="004A7B4F"/>
    <w:rsid w:val="004B2D0C"/>
    <w:rsid w:val="004B3644"/>
    <w:rsid w:val="004B691D"/>
    <w:rsid w:val="004B7E68"/>
    <w:rsid w:val="004C25D6"/>
    <w:rsid w:val="004C62AA"/>
    <w:rsid w:val="004C7478"/>
    <w:rsid w:val="004D7C9F"/>
    <w:rsid w:val="004E42D2"/>
    <w:rsid w:val="004E6BB2"/>
    <w:rsid w:val="004E6F9C"/>
    <w:rsid w:val="00502B62"/>
    <w:rsid w:val="005032DC"/>
    <w:rsid w:val="00510FEC"/>
    <w:rsid w:val="005148DC"/>
    <w:rsid w:val="00524C8A"/>
    <w:rsid w:val="005301C0"/>
    <w:rsid w:val="00533716"/>
    <w:rsid w:val="0053580C"/>
    <w:rsid w:val="00536011"/>
    <w:rsid w:val="00536BD8"/>
    <w:rsid w:val="005379FF"/>
    <w:rsid w:val="00542FD5"/>
    <w:rsid w:val="00545BB8"/>
    <w:rsid w:val="00545ED2"/>
    <w:rsid w:val="0054621C"/>
    <w:rsid w:val="005577AF"/>
    <w:rsid w:val="00561C31"/>
    <w:rsid w:val="0056528F"/>
    <w:rsid w:val="005661A4"/>
    <w:rsid w:val="005676EA"/>
    <w:rsid w:val="00570E38"/>
    <w:rsid w:val="00572DFD"/>
    <w:rsid w:val="00575D1A"/>
    <w:rsid w:val="0058546A"/>
    <w:rsid w:val="0059154B"/>
    <w:rsid w:val="005926A4"/>
    <w:rsid w:val="005958D3"/>
    <w:rsid w:val="00596781"/>
    <w:rsid w:val="005A331C"/>
    <w:rsid w:val="005A5E9B"/>
    <w:rsid w:val="005B1690"/>
    <w:rsid w:val="005B280C"/>
    <w:rsid w:val="005B63A2"/>
    <w:rsid w:val="005B64C6"/>
    <w:rsid w:val="005C11F9"/>
    <w:rsid w:val="005D3305"/>
    <w:rsid w:val="005D369B"/>
    <w:rsid w:val="005D4391"/>
    <w:rsid w:val="005D5DE3"/>
    <w:rsid w:val="005D65D6"/>
    <w:rsid w:val="005E21ED"/>
    <w:rsid w:val="005E382A"/>
    <w:rsid w:val="005E4E28"/>
    <w:rsid w:val="005E6416"/>
    <w:rsid w:val="005F0071"/>
    <w:rsid w:val="005F08C1"/>
    <w:rsid w:val="005F2152"/>
    <w:rsid w:val="005F3CE5"/>
    <w:rsid w:val="005F3DCE"/>
    <w:rsid w:val="005F484D"/>
    <w:rsid w:val="005F4943"/>
    <w:rsid w:val="005F4E2F"/>
    <w:rsid w:val="00601C5A"/>
    <w:rsid w:val="0060298A"/>
    <w:rsid w:val="00610919"/>
    <w:rsid w:val="00614961"/>
    <w:rsid w:val="00623F36"/>
    <w:rsid w:val="00624D04"/>
    <w:rsid w:val="006254D5"/>
    <w:rsid w:val="00625C24"/>
    <w:rsid w:val="00626350"/>
    <w:rsid w:val="006271D1"/>
    <w:rsid w:val="006311F9"/>
    <w:rsid w:val="0063127D"/>
    <w:rsid w:val="006402B5"/>
    <w:rsid w:val="0064374F"/>
    <w:rsid w:val="00644E4D"/>
    <w:rsid w:val="0065387E"/>
    <w:rsid w:val="00656C04"/>
    <w:rsid w:val="00657DB4"/>
    <w:rsid w:val="006721A8"/>
    <w:rsid w:val="00672D02"/>
    <w:rsid w:val="0067548D"/>
    <w:rsid w:val="006765D3"/>
    <w:rsid w:val="0068017D"/>
    <w:rsid w:val="00680A63"/>
    <w:rsid w:val="00681195"/>
    <w:rsid w:val="00684977"/>
    <w:rsid w:val="00684C5C"/>
    <w:rsid w:val="006872D7"/>
    <w:rsid w:val="00693044"/>
    <w:rsid w:val="006949F0"/>
    <w:rsid w:val="006949F9"/>
    <w:rsid w:val="006950E1"/>
    <w:rsid w:val="00696926"/>
    <w:rsid w:val="006A6DE3"/>
    <w:rsid w:val="006B2303"/>
    <w:rsid w:val="006B6EE5"/>
    <w:rsid w:val="006C1A62"/>
    <w:rsid w:val="006C2F76"/>
    <w:rsid w:val="006D07AC"/>
    <w:rsid w:val="006D263F"/>
    <w:rsid w:val="006E0BEF"/>
    <w:rsid w:val="006E0C8B"/>
    <w:rsid w:val="006E2AD6"/>
    <w:rsid w:val="006E2E54"/>
    <w:rsid w:val="006E3900"/>
    <w:rsid w:val="006E50EC"/>
    <w:rsid w:val="006E6217"/>
    <w:rsid w:val="006F0D9E"/>
    <w:rsid w:val="006F372D"/>
    <w:rsid w:val="006F51AC"/>
    <w:rsid w:val="006F7974"/>
    <w:rsid w:val="00706DC4"/>
    <w:rsid w:val="00712106"/>
    <w:rsid w:val="00722E28"/>
    <w:rsid w:val="007235BD"/>
    <w:rsid w:val="00725BF9"/>
    <w:rsid w:val="007323B0"/>
    <w:rsid w:val="00732D1D"/>
    <w:rsid w:val="0073300D"/>
    <w:rsid w:val="00741756"/>
    <w:rsid w:val="00741A2C"/>
    <w:rsid w:val="00741CF5"/>
    <w:rsid w:val="00741D27"/>
    <w:rsid w:val="00741EBB"/>
    <w:rsid w:val="00747B03"/>
    <w:rsid w:val="00751325"/>
    <w:rsid w:val="007518FC"/>
    <w:rsid w:val="00752008"/>
    <w:rsid w:val="00755289"/>
    <w:rsid w:val="00763F6E"/>
    <w:rsid w:val="0076431E"/>
    <w:rsid w:val="00770BD0"/>
    <w:rsid w:val="00774360"/>
    <w:rsid w:val="00775907"/>
    <w:rsid w:val="00775953"/>
    <w:rsid w:val="0077598B"/>
    <w:rsid w:val="00781D2C"/>
    <w:rsid w:val="00793649"/>
    <w:rsid w:val="0079552B"/>
    <w:rsid w:val="00796BBB"/>
    <w:rsid w:val="007974AC"/>
    <w:rsid w:val="007A7E0A"/>
    <w:rsid w:val="007B0C2A"/>
    <w:rsid w:val="007B21B8"/>
    <w:rsid w:val="007C7EBB"/>
    <w:rsid w:val="007D18E2"/>
    <w:rsid w:val="007D1D0C"/>
    <w:rsid w:val="007D4C7B"/>
    <w:rsid w:val="007E126C"/>
    <w:rsid w:val="007E7C1D"/>
    <w:rsid w:val="00800C58"/>
    <w:rsid w:val="00801734"/>
    <w:rsid w:val="00801795"/>
    <w:rsid w:val="00804401"/>
    <w:rsid w:val="00804D87"/>
    <w:rsid w:val="008051B2"/>
    <w:rsid w:val="00806BC4"/>
    <w:rsid w:val="00811677"/>
    <w:rsid w:val="008121B7"/>
    <w:rsid w:val="00813D3F"/>
    <w:rsid w:val="00815A63"/>
    <w:rsid w:val="00816C26"/>
    <w:rsid w:val="0082456A"/>
    <w:rsid w:val="008313DD"/>
    <w:rsid w:val="0083288B"/>
    <w:rsid w:val="00833B6D"/>
    <w:rsid w:val="00840102"/>
    <w:rsid w:val="0084521E"/>
    <w:rsid w:val="008477E5"/>
    <w:rsid w:val="00850CBB"/>
    <w:rsid w:val="0085450D"/>
    <w:rsid w:val="00856788"/>
    <w:rsid w:val="00857A8D"/>
    <w:rsid w:val="00857FDC"/>
    <w:rsid w:val="00860725"/>
    <w:rsid w:val="0086372A"/>
    <w:rsid w:val="00863814"/>
    <w:rsid w:val="00866BFA"/>
    <w:rsid w:val="00866DFA"/>
    <w:rsid w:val="008737EC"/>
    <w:rsid w:val="00874800"/>
    <w:rsid w:val="008826C4"/>
    <w:rsid w:val="0089228D"/>
    <w:rsid w:val="008941E4"/>
    <w:rsid w:val="00894B60"/>
    <w:rsid w:val="008958FA"/>
    <w:rsid w:val="0089731A"/>
    <w:rsid w:val="008B1CBB"/>
    <w:rsid w:val="008B5679"/>
    <w:rsid w:val="008C0CCD"/>
    <w:rsid w:val="008C1EDE"/>
    <w:rsid w:val="008C1F6E"/>
    <w:rsid w:val="008C48B5"/>
    <w:rsid w:val="008C4A4E"/>
    <w:rsid w:val="008D321F"/>
    <w:rsid w:val="008D379E"/>
    <w:rsid w:val="008D6ACF"/>
    <w:rsid w:val="008E2A4F"/>
    <w:rsid w:val="008F10D3"/>
    <w:rsid w:val="008F26D7"/>
    <w:rsid w:val="008F273E"/>
    <w:rsid w:val="009032E9"/>
    <w:rsid w:val="0090497C"/>
    <w:rsid w:val="00906761"/>
    <w:rsid w:val="009146F0"/>
    <w:rsid w:val="00923601"/>
    <w:rsid w:val="00924CFB"/>
    <w:rsid w:val="00927B63"/>
    <w:rsid w:val="00927D1F"/>
    <w:rsid w:val="0093428A"/>
    <w:rsid w:val="00936E52"/>
    <w:rsid w:val="0094170C"/>
    <w:rsid w:val="00941B7E"/>
    <w:rsid w:val="00943824"/>
    <w:rsid w:val="00944C26"/>
    <w:rsid w:val="00946994"/>
    <w:rsid w:val="00946B58"/>
    <w:rsid w:val="009478A8"/>
    <w:rsid w:val="00947E47"/>
    <w:rsid w:val="009540AD"/>
    <w:rsid w:val="00961D70"/>
    <w:rsid w:val="0096399A"/>
    <w:rsid w:val="00966FA1"/>
    <w:rsid w:val="0097042F"/>
    <w:rsid w:val="009759CB"/>
    <w:rsid w:val="009776D2"/>
    <w:rsid w:val="00982289"/>
    <w:rsid w:val="00982344"/>
    <w:rsid w:val="00983050"/>
    <w:rsid w:val="009831FF"/>
    <w:rsid w:val="0098436B"/>
    <w:rsid w:val="009860A9"/>
    <w:rsid w:val="00990D19"/>
    <w:rsid w:val="00991355"/>
    <w:rsid w:val="00992022"/>
    <w:rsid w:val="00992C86"/>
    <w:rsid w:val="009934C9"/>
    <w:rsid w:val="00993C41"/>
    <w:rsid w:val="00994E46"/>
    <w:rsid w:val="00995B3B"/>
    <w:rsid w:val="009A05A0"/>
    <w:rsid w:val="009A0F83"/>
    <w:rsid w:val="009A131D"/>
    <w:rsid w:val="009A4822"/>
    <w:rsid w:val="009A7CFF"/>
    <w:rsid w:val="009B7E51"/>
    <w:rsid w:val="009C06DF"/>
    <w:rsid w:val="009C37B3"/>
    <w:rsid w:val="009C4F49"/>
    <w:rsid w:val="009D173E"/>
    <w:rsid w:val="009D2D37"/>
    <w:rsid w:val="009D5853"/>
    <w:rsid w:val="009E0289"/>
    <w:rsid w:val="009E2866"/>
    <w:rsid w:val="009E31CA"/>
    <w:rsid w:val="009E5AD9"/>
    <w:rsid w:val="009F21D9"/>
    <w:rsid w:val="009F4249"/>
    <w:rsid w:val="00A03B3E"/>
    <w:rsid w:val="00A049E7"/>
    <w:rsid w:val="00A07276"/>
    <w:rsid w:val="00A07399"/>
    <w:rsid w:val="00A07A0F"/>
    <w:rsid w:val="00A10BED"/>
    <w:rsid w:val="00A159C4"/>
    <w:rsid w:val="00A169B7"/>
    <w:rsid w:val="00A17574"/>
    <w:rsid w:val="00A25B22"/>
    <w:rsid w:val="00A30EF3"/>
    <w:rsid w:val="00A31F16"/>
    <w:rsid w:val="00A33688"/>
    <w:rsid w:val="00A41EA0"/>
    <w:rsid w:val="00A4542E"/>
    <w:rsid w:val="00A45EFF"/>
    <w:rsid w:val="00A50C89"/>
    <w:rsid w:val="00A525AF"/>
    <w:rsid w:val="00A533A0"/>
    <w:rsid w:val="00A75172"/>
    <w:rsid w:val="00A75748"/>
    <w:rsid w:val="00A76E02"/>
    <w:rsid w:val="00A83458"/>
    <w:rsid w:val="00A849DC"/>
    <w:rsid w:val="00A902EF"/>
    <w:rsid w:val="00A908D9"/>
    <w:rsid w:val="00A916B7"/>
    <w:rsid w:val="00A91B23"/>
    <w:rsid w:val="00A924EA"/>
    <w:rsid w:val="00A92F7A"/>
    <w:rsid w:val="00AA1A72"/>
    <w:rsid w:val="00AA3043"/>
    <w:rsid w:val="00AB12EB"/>
    <w:rsid w:val="00AB2204"/>
    <w:rsid w:val="00AB5192"/>
    <w:rsid w:val="00AB5C2F"/>
    <w:rsid w:val="00AC1FDD"/>
    <w:rsid w:val="00AD0DEE"/>
    <w:rsid w:val="00AD19E7"/>
    <w:rsid w:val="00AD425C"/>
    <w:rsid w:val="00AE101C"/>
    <w:rsid w:val="00AE24CD"/>
    <w:rsid w:val="00AF174C"/>
    <w:rsid w:val="00AF2FB7"/>
    <w:rsid w:val="00AF309B"/>
    <w:rsid w:val="00AF6084"/>
    <w:rsid w:val="00AF6FFA"/>
    <w:rsid w:val="00B00A30"/>
    <w:rsid w:val="00B0547E"/>
    <w:rsid w:val="00B0742D"/>
    <w:rsid w:val="00B1162E"/>
    <w:rsid w:val="00B125D1"/>
    <w:rsid w:val="00B1322D"/>
    <w:rsid w:val="00B14001"/>
    <w:rsid w:val="00B15D33"/>
    <w:rsid w:val="00B176C3"/>
    <w:rsid w:val="00B21BD1"/>
    <w:rsid w:val="00B22C8B"/>
    <w:rsid w:val="00B2688E"/>
    <w:rsid w:val="00B308EC"/>
    <w:rsid w:val="00B33C9A"/>
    <w:rsid w:val="00B36B65"/>
    <w:rsid w:val="00B376DA"/>
    <w:rsid w:val="00B42593"/>
    <w:rsid w:val="00B4391D"/>
    <w:rsid w:val="00B43C3C"/>
    <w:rsid w:val="00B44BF3"/>
    <w:rsid w:val="00B46BF6"/>
    <w:rsid w:val="00B50F9E"/>
    <w:rsid w:val="00B522B6"/>
    <w:rsid w:val="00B57634"/>
    <w:rsid w:val="00B61CAB"/>
    <w:rsid w:val="00B66212"/>
    <w:rsid w:val="00B66BB9"/>
    <w:rsid w:val="00B67860"/>
    <w:rsid w:val="00B67FAE"/>
    <w:rsid w:val="00B81222"/>
    <w:rsid w:val="00B84ADB"/>
    <w:rsid w:val="00B84FED"/>
    <w:rsid w:val="00B869A8"/>
    <w:rsid w:val="00B86FE4"/>
    <w:rsid w:val="00B90D16"/>
    <w:rsid w:val="00B91D1C"/>
    <w:rsid w:val="00B92BF4"/>
    <w:rsid w:val="00BA0F8A"/>
    <w:rsid w:val="00BA4EA8"/>
    <w:rsid w:val="00BA55B7"/>
    <w:rsid w:val="00BA6BAD"/>
    <w:rsid w:val="00BC483E"/>
    <w:rsid w:val="00BE042B"/>
    <w:rsid w:val="00BE35EF"/>
    <w:rsid w:val="00BE48A7"/>
    <w:rsid w:val="00BF0D20"/>
    <w:rsid w:val="00BF7991"/>
    <w:rsid w:val="00BF79AB"/>
    <w:rsid w:val="00C010F2"/>
    <w:rsid w:val="00C043B2"/>
    <w:rsid w:val="00C05543"/>
    <w:rsid w:val="00C07A78"/>
    <w:rsid w:val="00C1182D"/>
    <w:rsid w:val="00C12944"/>
    <w:rsid w:val="00C178C4"/>
    <w:rsid w:val="00C1791E"/>
    <w:rsid w:val="00C20033"/>
    <w:rsid w:val="00C202C1"/>
    <w:rsid w:val="00C21A28"/>
    <w:rsid w:val="00C35DC0"/>
    <w:rsid w:val="00C3644E"/>
    <w:rsid w:val="00C40DDC"/>
    <w:rsid w:val="00C42563"/>
    <w:rsid w:val="00C4584B"/>
    <w:rsid w:val="00C45DAB"/>
    <w:rsid w:val="00C465AE"/>
    <w:rsid w:val="00C47553"/>
    <w:rsid w:val="00C50004"/>
    <w:rsid w:val="00C526F2"/>
    <w:rsid w:val="00C535E0"/>
    <w:rsid w:val="00C57321"/>
    <w:rsid w:val="00C625A5"/>
    <w:rsid w:val="00C63E56"/>
    <w:rsid w:val="00C726BE"/>
    <w:rsid w:val="00C7597D"/>
    <w:rsid w:val="00C76A36"/>
    <w:rsid w:val="00C801EB"/>
    <w:rsid w:val="00C84BE3"/>
    <w:rsid w:val="00C87273"/>
    <w:rsid w:val="00C902A2"/>
    <w:rsid w:val="00C91021"/>
    <w:rsid w:val="00C93477"/>
    <w:rsid w:val="00C93738"/>
    <w:rsid w:val="00C93801"/>
    <w:rsid w:val="00C9748A"/>
    <w:rsid w:val="00CA199A"/>
    <w:rsid w:val="00CA3EA0"/>
    <w:rsid w:val="00CA5BBE"/>
    <w:rsid w:val="00CB085B"/>
    <w:rsid w:val="00CB3939"/>
    <w:rsid w:val="00CB5344"/>
    <w:rsid w:val="00CB7E11"/>
    <w:rsid w:val="00CC00EE"/>
    <w:rsid w:val="00CC0245"/>
    <w:rsid w:val="00CD3F93"/>
    <w:rsid w:val="00CD5792"/>
    <w:rsid w:val="00CD6F16"/>
    <w:rsid w:val="00CD736D"/>
    <w:rsid w:val="00CE20E6"/>
    <w:rsid w:val="00CE2CC3"/>
    <w:rsid w:val="00CE354D"/>
    <w:rsid w:val="00CE7643"/>
    <w:rsid w:val="00CF1405"/>
    <w:rsid w:val="00CF2825"/>
    <w:rsid w:val="00CF6C74"/>
    <w:rsid w:val="00CF6FB1"/>
    <w:rsid w:val="00CF7B48"/>
    <w:rsid w:val="00D06F8B"/>
    <w:rsid w:val="00D10004"/>
    <w:rsid w:val="00D105D1"/>
    <w:rsid w:val="00D111C7"/>
    <w:rsid w:val="00D12F01"/>
    <w:rsid w:val="00D14A68"/>
    <w:rsid w:val="00D14CBA"/>
    <w:rsid w:val="00D15820"/>
    <w:rsid w:val="00D15AB9"/>
    <w:rsid w:val="00D26626"/>
    <w:rsid w:val="00D309A0"/>
    <w:rsid w:val="00D32F86"/>
    <w:rsid w:val="00D3439B"/>
    <w:rsid w:val="00D34864"/>
    <w:rsid w:val="00D34F49"/>
    <w:rsid w:val="00D3651B"/>
    <w:rsid w:val="00D4413A"/>
    <w:rsid w:val="00D5043C"/>
    <w:rsid w:val="00D61756"/>
    <w:rsid w:val="00D67956"/>
    <w:rsid w:val="00D71806"/>
    <w:rsid w:val="00D73444"/>
    <w:rsid w:val="00D779CF"/>
    <w:rsid w:val="00D81C11"/>
    <w:rsid w:val="00D8303E"/>
    <w:rsid w:val="00D92ED5"/>
    <w:rsid w:val="00D945E2"/>
    <w:rsid w:val="00D9602E"/>
    <w:rsid w:val="00DA610F"/>
    <w:rsid w:val="00DB7C86"/>
    <w:rsid w:val="00DC29F1"/>
    <w:rsid w:val="00DC47FA"/>
    <w:rsid w:val="00DC5D5D"/>
    <w:rsid w:val="00DC6EDF"/>
    <w:rsid w:val="00DD148C"/>
    <w:rsid w:val="00DD271A"/>
    <w:rsid w:val="00DD5FA2"/>
    <w:rsid w:val="00DE1CC6"/>
    <w:rsid w:val="00DE2D7E"/>
    <w:rsid w:val="00DE5EB3"/>
    <w:rsid w:val="00DE6616"/>
    <w:rsid w:val="00DF2AFB"/>
    <w:rsid w:val="00DF35DC"/>
    <w:rsid w:val="00E05532"/>
    <w:rsid w:val="00E1121A"/>
    <w:rsid w:val="00E117E0"/>
    <w:rsid w:val="00E150ED"/>
    <w:rsid w:val="00E1772C"/>
    <w:rsid w:val="00E177D0"/>
    <w:rsid w:val="00E178BE"/>
    <w:rsid w:val="00E2202F"/>
    <w:rsid w:val="00E23EAD"/>
    <w:rsid w:val="00E24CE6"/>
    <w:rsid w:val="00E314D8"/>
    <w:rsid w:val="00E321DD"/>
    <w:rsid w:val="00E329CA"/>
    <w:rsid w:val="00E37DF8"/>
    <w:rsid w:val="00E45AB6"/>
    <w:rsid w:val="00E47048"/>
    <w:rsid w:val="00E56DB4"/>
    <w:rsid w:val="00E575C1"/>
    <w:rsid w:val="00E64A2F"/>
    <w:rsid w:val="00E661ED"/>
    <w:rsid w:val="00E67AAA"/>
    <w:rsid w:val="00E7107A"/>
    <w:rsid w:val="00E743EE"/>
    <w:rsid w:val="00E7537E"/>
    <w:rsid w:val="00E80A68"/>
    <w:rsid w:val="00E80F59"/>
    <w:rsid w:val="00E87DFA"/>
    <w:rsid w:val="00E919C2"/>
    <w:rsid w:val="00E91ECD"/>
    <w:rsid w:val="00E927BA"/>
    <w:rsid w:val="00E97FC1"/>
    <w:rsid w:val="00EA3529"/>
    <w:rsid w:val="00EA3CB6"/>
    <w:rsid w:val="00EB2079"/>
    <w:rsid w:val="00EB7676"/>
    <w:rsid w:val="00EC250B"/>
    <w:rsid w:val="00EC3644"/>
    <w:rsid w:val="00EC54F4"/>
    <w:rsid w:val="00EC7B21"/>
    <w:rsid w:val="00ED2E17"/>
    <w:rsid w:val="00EE1491"/>
    <w:rsid w:val="00EE31F8"/>
    <w:rsid w:val="00EF0DB5"/>
    <w:rsid w:val="00EF5D66"/>
    <w:rsid w:val="00EF5DBE"/>
    <w:rsid w:val="00F00836"/>
    <w:rsid w:val="00F0285C"/>
    <w:rsid w:val="00F03064"/>
    <w:rsid w:val="00F04F83"/>
    <w:rsid w:val="00F063AB"/>
    <w:rsid w:val="00F17DFD"/>
    <w:rsid w:val="00F20C26"/>
    <w:rsid w:val="00F27678"/>
    <w:rsid w:val="00F332C8"/>
    <w:rsid w:val="00F3366C"/>
    <w:rsid w:val="00F34E16"/>
    <w:rsid w:val="00F42833"/>
    <w:rsid w:val="00F45DDE"/>
    <w:rsid w:val="00F51215"/>
    <w:rsid w:val="00F551EB"/>
    <w:rsid w:val="00F55A4B"/>
    <w:rsid w:val="00F57555"/>
    <w:rsid w:val="00F63401"/>
    <w:rsid w:val="00F844CF"/>
    <w:rsid w:val="00F85EC7"/>
    <w:rsid w:val="00F94FE1"/>
    <w:rsid w:val="00F9529D"/>
    <w:rsid w:val="00F962CA"/>
    <w:rsid w:val="00F966EF"/>
    <w:rsid w:val="00F97F14"/>
    <w:rsid w:val="00FA4AAC"/>
    <w:rsid w:val="00FB324C"/>
    <w:rsid w:val="00FB32E9"/>
    <w:rsid w:val="00FB46F7"/>
    <w:rsid w:val="00FB4FAA"/>
    <w:rsid w:val="00FC0D8E"/>
    <w:rsid w:val="00FC1A82"/>
    <w:rsid w:val="00FC24F8"/>
    <w:rsid w:val="00FC33D9"/>
    <w:rsid w:val="00FC5B23"/>
    <w:rsid w:val="00FD0F34"/>
    <w:rsid w:val="00FD46B3"/>
    <w:rsid w:val="00FD5B4F"/>
    <w:rsid w:val="00FE1A5C"/>
    <w:rsid w:val="00FE3AD9"/>
    <w:rsid w:val="00FE3B93"/>
    <w:rsid w:val="00FE461A"/>
    <w:rsid w:val="00FE465D"/>
    <w:rsid w:val="00FE4790"/>
    <w:rsid w:val="00FE5AA2"/>
    <w:rsid w:val="00FE631E"/>
    <w:rsid w:val="00FF4691"/>
    <w:rsid w:val="00FF48A8"/>
    <w:rsid w:val="00FF5553"/>
    <w:rsid w:val="00FF7DB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6E1A5"/>
  <w14:defaultImageDpi w14:val="32767"/>
  <w15:chartTrackingRefBased/>
  <w15:docId w15:val="{620CE996-1D0D-3F4C-ABFF-0906AF47B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47C3F"/>
    <w:rPr>
      <w:rFonts w:ascii="Times New Roman" w:eastAsia="Times New Roman" w:hAnsi="Times New Roman" w:cs="Times New Roman"/>
    </w:rPr>
  </w:style>
  <w:style w:type="paragraph" w:styleId="Heading1">
    <w:name w:val="heading 1"/>
    <w:basedOn w:val="Normal"/>
    <w:next w:val="Normal"/>
    <w:link w:val="Heading1Char"/>
    <w:uiPriority w:val="9"/>
    <w:qFormat/>
    <w:rsid w:val="0021560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C62A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2F76"/>
    <w:rPr>
      <w:sz w:val="18"/>
      <w:szCs w:val="18"/>
    </w:rPr>
  </w:style>
  <w:style w:type="character" w:customStyle="1" w:styleId="BalloonTextChar">
    <w:name w:val="Balloon Text Char"/>
    <w:basedOn w:val="DefaultParagraphFont"/>
    <w:link w:val="BalloonText"/>
    <w:uiPriority w:val="99"/>
    <w:semiHidden/>
    <w:rsid w:val="006C2F76"/>
    <w:rPr>
      <w:rFonts w:ascii="Times New Roman" w:hAnsi="Times New Roman" w:cs="Times New Roman"/>
      <w:sz w:val="18"/>
      <w:szCs w:val="18"/>
    </w:rPr>
  </w:style>
  <w:style w:type="character" w:styleId="LineNumber">
    <w:name w:val="line number"/>
    <w:basedOn w:val="DefaultParagraphFont"/>
    <w:uiPriority w:val="99"/>
    <w:semiHidden/>
    <w:unhideWhenUsed/>
    <w:rsid w:val="006C2F76"/>
  </w:style>
  <w:style w:type="paragraph" w:styleId="NormalWeb">
    <w:name w:val="Normal (Web)"/>
    <w:basedOn w:val="Normal"/>
    <w:uiPriority w:val="99"/>
    <w:semiHidden/>
    <w:unhideWhenUsed/>
    <w:rsid w:val="00BF0D20"/>
    <w:pPr>
      <w:spacing w:before="100" w:beforeAutospacing="1" w:after="100" w:afterAutospacing="1"/>
    </w:pPr>
  </w:style>
  <w:style w:type="table" w:styleId="TableGrid">
    <w:name w:val="Table Grid"/>
    <w:basedOn w:val="TableNormal"/>
    <w:uiPriority w:val="39"/>
    <w:rsid w:val="00A45E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4C62A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E67C0"/>
    <w:pPr>
      <w:ind w:left="720"/>
      <w:contextualSpacing/>
    </w:pPr>
  </w:style>
  <w:style w:type="character" w:styleId="PlaceholderText">
    <w:name w:val="Placeholder Text"/>
    <w:basedOn w:val="DefaultParagraphFont"/>
    <w:uiPriority w:val="99"/>
    <w:semiHidden/>
    <w:rsid w:val="001F1C37"/>
    <w:rPr>
      <w:color w:val="808080"/>
    </w:rPr>
  </w:style>
  <w:style w:type="paragraph" w:customStyle="1" w:styleId="Default">
    <w:name w:val="Default"/>
    <w:rsid w:val="005F4943"/>
    <w:pPr>
      <w:autoSpaceDE w:val="0"/>
      <w:autoSpaceDN w:val="0"/>
      <w:adjustRightInd w:val="0"/>
    </w:pPr>
    <w:rPr>
      <w:rFonts w:ascii="Arial" w:hAnsi="Arial" w:cs="Arial"/>
      <w:color w:val="000000"/>
    </w:rPr>
  </w:style>
  <w:style w:type="character" w:styleId="CommentReference">
    <w:name w:val="annotation reference"/>
    <w:basedOn w:val="DefaultParagraphFont"/>
    <w:uiPriority w:val="99"/>
    <w:semiHidden/>
    <w:unhideWhenUsed/>
    <w:rsid w:val="003A5E6D"/>
    <w:rPr>
      <w:sz w:val="16"/>
      <w:szCs w:val="16"/>
    </w:rPr>
  </w:style>
  <w:style w:type="paragraph" w:styleId="CommentText">
    <w:name w:val="annotation text"/>
    <w:basedOn w:val="Normal"/>
    <w:link w:val="CommentTextChar"/>
    <w:uiPriority w:val="99"/>
    <w:semiHidden/>
    <w:unhideWhenUsed/>
    <w:rsid w:val="003A5E6D"/>
    <w:rPr>
      <w:sz w:val="20"/>
      <w:szCs w:val="20"/>
    </w:rPr>
  </w:style>
  <w:style w:type="character" w:customStyle="1" w:styleId="CommentTextChar">
    <w:name w:val="Comment Text Char"/>
    <w:basedOn w:val="DefaultParagraphFont"/>
    <w:link w:val="CommentText"/>
    <w:uiPriority w:val="99"/>
    <w:semiHidden/>
    <w:rsid w:val="003A5E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A5E6D"/>
    <w:rPr>
      <w:b/>
      <w:bCs/>
    </w:rPr>
  </w:style>
  <w:style w:type="character" w:customStyle="1" w:styleId="CommentSubjectChar">
    <w:name w:val="Comment Subject Char"/>
    <w:basedOn w:val="CommentTextChar"/>
    <w:link w:val="CommentSubject"/>
    <w:uiPriority w:val="99"/>
    <w:semiHidden/>
    <w:rsid w:val="003A5E6D"/>
    <w:rPr>
      <w:rFonts w:ascii="Times New Roman" w:eastAsia="Times New Roman" w:hAnsi="Times New Roman" w:cs="Times New Roman"/>
      <w:b/>
      <w:bCs/>
      <w:sz w:val="20"/>
      <w:szCs w:val="20"/>
    </w:rPr>
  </w:style>
  <w:style w:type="character" w:styleId="Strong">
    <w:name w:val="Strong"/>
    <w:basedOn w:val="DefaultParagraphFont"/>
    <w:uiPriority w:val="22"/>
    <w:qFormat/>
    <w:rsid w:val="008E2A4F"/>
    <w:rPr>
      <w:b/>
      <w:bCs/>
    </w:rPr>
  </w:style>
  <w:style w:type="character" w:styleId="Hyperlink">
    <w:name w:val="Hyperlink"/>
    <w:basedOn w:val="DefaultParagraphFont"/>
    <w:uiPriority w:val="99"/>
    <w:unhideWhenUsed/>
    <w:rsid w:val="00064F5C"/>
    <w:rPr>
      <w:color w:val="0563C1" w:themeColor="hyperlink"/>
      <w:u w:val="single"/>
    </w:rPr>
  </w:style>
  <w:style w:type="character" w:styleId="UnresolvedMention">
    <w:name w:val="Unresolved Mention"/>
    <w:basedOn w:val="DefaultParagraphFont"/>
    <w:uiPriority w:val="99"/>
    <w:rsid w:val="00064F5C"/>
    <w:rPr>
      <w:color w:val="605E5C"/>
      <w:shd w:val="clear" w:color="auto" w:fill="E1DFDD"/>
    </w:rPr>
  </w:style>
  <w:style w:type="character" w:styleId="FollowedHyperlink">
    <w:name w:val="FollowedHyperlink"/>
    <w:basedOn w:val="DefaultParagraphFont"/>
    <w:uiPriority w:val="99"/>
    <w:semiHidden/>
    <w:unhideWhenUsed/>
    <w:rsid w:val="00064F5C"/>
    <w:rPr>
      <w:color w:val="954F72" w:themeColor="followedHyperlink"/>
      <w:u w:val="single"/>
    </w:rPr>
  </w:style>
  <w:style w:type="paragraph" w:styleId="Footer">
    <w:name w:val="footer"/>
    <w:basedOn w:val="Normal"/>
    <w:link w:val="FooterChar"/>
    <w:uiPriority w:val="99"/>
    <w:unhideWhenUsed/>
    <w:rsid w:val="006F51AC"/>
    <w:pPr>
      <w:tabs>
        <w:tab w:val="center" w:pos="4680"/>
        <w:tab w:val="right" w:pos="9360"/>
      </w:tabs>
    </w:pPr>
  </w:style>
  <w:style w:type="character" w:customStyle="1" w:styleId="FooterChar">
    <w:name w:val="Footer Char"/>
    <w:basedOn w:val="DefaultParagraphFont"/>
    <w:link w:val="Footer"/>
    <w:uiPriority w:val="99"/>
    <w:rsid w:val="006F51AC"/>
    <w:rPr>
      <w:rFonts w:ascii="Times New Roman" w:eastAsia="Times New Roman" w:hAnsi="Times New Roman" w:cs="Times New Roman"/>
    </w:rPr>
  </w:style>
  <w:style w:type="character" w:styleId="PageNumber">
    <w:name w:val="page number"/>
    <w:basedOn w:val="DefaultParagraphFont"/>
    <w:uiPriority w:val="99"/>
    <w:semiHidden/>
    <w:unhideWhenUsed/>
    <w:rsid w:val="006F51AC"/>
  </w:style>
  <w:style w:type="character" w:customStyle="1" w:styleId="Heading1Char">
    <w:name w:val="Heading 1 Char"/>
    <w:basedOn w:val="DefaultParagraphFont"/>
    <w:link w:val="Heading1"/>
    <w:uiPriority w:val="9"/>
    <w:rsid w:val="00215607"/>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F55A4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39055">
      <w:bodyDiv w:val="1"/>
      <w:marLeft w:val="0"/>
      <w:marRight w:val="0"/>
      <w:marTop w:val="0"/>
      <w:marBottom w:val="0"/>
      <w:divBdr>
        <w:top w:val="none" w:sz="0" w:space="0" w:color="auto"/>
        <w:left w:val="none" w:sz="0" w:space="0" w:color="auto"/>
        <w:bottom w:val="none" w:sz="0" w:space="0" w:color="auto"/>
        <w:right w:val="none" w:sz="0" w:space="0" w:color="auto"/>
      </w:divBdr>
    </w:div>
    <w:div w:id="23022097">
      <w:bodyDiv w:val="1"/>
      <w:marLeft w:val="0"/>
      <w:marRight w:val="0"/>
      <w:marTop w:val="0"/>
      <w:marBottom w:val="0"/>
      <w:divBdr>
        <w:top w:val="none" w:sz="0" w:space="0" w:color="auto"/>
        <w:left w:val="none" w:sz="0" w:space="0" w:color="auto"/>
        <w:bottom w:val="none" w:sz="0" w:space="0" w:color="auto"/>
        <w:right w:val="none" w:sz="0" w:space="0" w:color="auto"/>
      </w:divBdr>
    </w:div>
    <w:div w:id="26876069">
      <w:bodyDiv w:val="1"/>
      <w:marLeft w:val="0"/>
      <w:marRight w:val="0"/>
      <w:marTop w:val="0"/>
      <w:marBottom w:val="0"/>
      <w:divBdr>
        <w:top w:val="none" w:sz="0" w:space="0" w:color="auto"/>
        <w:left w:val="none" w:sz="0" w:space="0" w:color="auto"/>
        <w:bottom w:val="none" w:sz="0" w:space="0" w:color="auto"/>
        <w:right w:val="none" w:sz="0" w:space="0" w:color="auto"/>
      </w:divBdr>
    </w:div>
    <w:div w:id="28380768">
      <w:bodyDiv w:val="1"/>
      <w:marLeft w:val="0"/>
      <w:marRight w:val="0"/>
      <w:marTop w:val="0"/>
      <w:marBottom w:val="0"/>
      <w:divBdr>
        <w:top w:val="none" w:sz="0" w:space="0" w:color="auto"/>
        <w:left w:val="none" w:sz="0" w:space="0" w:color="auto"/>
        <w:bottom w:val="none" w:sz="0" w:space="0" w:color="auto"/>
        <w:right w:val="none" w:sz="0" w:space="0" w:color="auto"/>
      </w:divBdr>
    </w:div>
    <w:div w:id="32266745">
      <w:bodyDiv w:val="1"/>
      <w:marLeft w:val="0"/>
      <w:marRight w:val="0"/>
      <w:marTop w:val="0"/>
      <w:marBottom w:val="0"/>
      <w:divBdr>
        <w:top w:val="none" w:sz="0" w:space="0" w:color="auto"/>
        <w:left w:val="none" w:sz="0" w:space="0" w:color="auto"/>
        <w:bottom w:val="none" w:sz="0" w:space="0" w:color="auto"/>
        <w:right w:val="none" w:sz="0" w:space="0" w:color="auto"/>
      </w:divBdr>
    </w:div>
    <w:div w:id="39208661">
      <w:bodyDiv w:val="1"/>
      <w:marLeft w:val="0"/>
      <w:marRight w:val="0"/>
      <w:marTop w:val="0"/>
      <w:marBottom w:val="0"/>
      <w:divBdr>
        <w:top w:val="none" w:sz="0" w:space="0" w:color="auto"/>
        <w:left w:val="none" w:sz="0" w:space="0" w:color="auto"/>
        <w:bottom w:val="none" w:sz="0" w:space="0" w:color="auto"/>
        <w:right w:val="none" w:sz="0" w:space="0" w:color="auto"/>
      </w:divBdr>
    </w:div>
    <w:div w:id="46496343">
      <w:bodyDiv w:val="1"/>
      <w:marLeft w:val="0"/>
      <w:marRight w:val="0"/>
      <w:marTop w:val="0"/>
      <w:marBottom w:val="0"/>
      <w:divBdr>
        <w:top w:val="none" w:sz="0" w:space="0" w:color="auto"/>
        <w:left w:val="none" w:sz="0" w:space="0" w:color="auto"/>
        <w:bottom w:val="none" w:sz="0" w:space="0" w:color="auto"/>
        <w:right w:val="none" w:sz="0" w:space="0" w:color="auto"/>
      </w:divBdr>
    </w:div>
    <w:div w:id="58402785">
      <w:bodyDiv w:val="1"/>
      <w:marLeft w:val="0"/>
      <w:marRight w:val="0"/>
      <w:marTop w:val="0"/>
      <w:marBottom w:val="0"/>
      <w:divBdr>
        <w:top w:val="none" w:sz="0" w:space="0" w:color="auto"/>
        <w:left w:val="none" w:sz="0" w:space="0" w:color="auto"/>
        <w:bottom w:val="none" w:sz="0" w:space="0" w:color="auto"/>
        <w:right w:val="none" w:sz="0" w:space="0" w:color="auto"/>
      </w:divBdr>
    </w:div>
    <w:div w:id="75832655">
      <w:bodyDiv w:val="1"/>
      <w:marLeft w:val="0"/>
      <w:marRight w:val="0"/>
      <w:marTop w:val="0"/>
      <w:marBottom w:val="0"/>
      <w:divBdr>
        <w:top w:val="none" w:sz="0" w:space="0" w:color="auto"/>
        <w:left w:val="none" w:sz="0" w:space="0" w:color="auto"/>
        <w:bottom w:val="none" w:sz="0" w:space="0" w:color="auto"/>
        <w:right w:val="none" w:sz="0" w:space="0" w:color="auto"/>
      </w:divBdr>
    </w:div>
    <w:div w:id="98843773">
      <w:bodyDiv w:val="1"/>
      <w:marLeft w:val="0"/>
      <w:marRight w:val="0"/>
      <w:marTop w:val="0"/>
      <w:marBottom w:val="0"/>
      <w:divBdr>
        <w:top w:val="none" w:sz="0" w:space="0" w:color="auto"/>
        <w:left w:val="none" w:sz="0" w:space="0" w:color="auto"/>
        <w:bottom w:val="none" w:sz="0" w:space="0" w:color="auto"/>
        <w:right w:val="none" w:sz="0" w:space="0" w:color="auto"/>
      </w:divBdr>
    </w:div>
    <w:div w:id="103693621">
      <w:bodyDiv w:val="1"/>
      <w:marLeft w:val="0"/>
      <w:marRight w:val="0"/>
      <w:marTop w:val="0"/>
      <w:marBottom w:val="0"/>
      <w:divBdr>
        <w:top w:val="none" w:sz="0" w:space="0" w:color="auto"/>
        <w:left w:val="none" w:sz="0" w:space="0" w:color="auto"/>
        <w:bottom w:val="none" w:sz="0" w:space="0" w:color="auto"/>
        <w:right w:val="none" w:sz="0" w:space="0" w:color="auto"/>
      </w:divBdr>
    </w:div>
    <w:div w:id="115221421">
      <w:bodyDiv w:val="1"/>
      <w:marLeft w:val="0"/>
      <w:marRight w:val="0"/>
      <w:marTop w:val="0"/>
      <w:marBottom w:val="0"/>
      <w:divBdr>
        <w:top w:val="none" w:sz="0" w:space="0" w:color="auto"/>
        <w:left w:val="none" w:sz="0" w:space="0" w:color="auto"/>
        <w:bottom w:val="none" w:sz="0" w:space="0" w:color="auto"/>
        <w:right w:val="none" w:sz="0" w:space="0" w:color="auto"/>
      </w:divBdr>
    </w:div>
    <w:div w:id="119347421">
      <w:bodyDiv w:val="1"/>
      <w:marLeft w:val="0"/>
      <w:marRight w:val="0"/>
      <w:marTop w:val="0"/>
      <w:marBottom w:val="0"/>
      <w:divBdr>
        <w:top w:val="none" w:sz="0" w:space="0" w:color="auto"/>
        <w:left w:val="none" w:sz="0" w:space="0" w:color="auto"/>
        <w:bottom w:val="none" w:sz="0" w:space="0" w:color="auto"/>
        <w:right w:val="none" w:sz="0" w:space="0" w:color="auto"/>
      </w:divBdr>
    </w:div>
    <w:div w:id="130288862">
      <w:bodyDiv w:val="1"/>
      <w:marLeft w:val="0"/>
      <w:marRight w:val="0"/>
      <w:marTop w:val="0"/>
      <w:marBottom w:val="0"/>
      <w:divBdr>
        <w:top w:val="none" w:sz="0" w:space="0" w:color="auto"/>
        <w:left w:val="none" w:sz="0" w:space="0" w:color="auto"/>
        <w:bottom w:val="none" w:sz="0" w:space="0" w:color="auto"/>
        <w:right w:val="none" w:sz="0" w:space="0" w:color="auto"/>
      </w:divBdr>
    </w:div>
    <w:div w:id="135682351">
      <w:bodyDiv w:val="1"/>
      <w:marLeft w:val="0"/>
      <w:marRight w:val="0"/>
      <w:marTop w:val="0"/>
      <w:marBottom w:val="0"/>
      <w:divBdr>
        <w:top w:val="none" w:sz="0" w:space="0" w:color="auto"/>
        <w:left w:val="none" w:sz="0" w:space="0" w:color="auto"/>
        <w:bottom w:val="none" w:sz="0" w:space="0" w:color="auto"/>
        <w:right w:val="none" w:sz="0" w:space="0" w:color="auto"/>
      </w:divBdr>
    </w:div>
    <w:div w:id="160972951">
      <w:bodyDiv w:val="1"/>
      <w:marLeft w:val="0"/>
      <w:marRight w:val="0"/>
      <w:marTop w:val="0"/>
      <w:marBottom w:val="0"/>
      <w:divBdr>
        <w:top w:val="none" w:sz="0" w:space="0" w:color="auto"/>
        <w:left w:val="none" w:sz="0" w:space="0" w:color="auto"/>
        <w:bottom w:val="none" w:sz="0" w:space="0" w:color="auto"/>
        <w:right w:val="none" w:sz="0" w:space="0" w:color="auto"/>
      </w:divBdr>
    </w:div>
    <w:div w:id="178785107">
      <w:bodyDiv w:val="1"/>
      <w:marLeft w:val="0"/>
      <w:marRight w:val="0"/>
      <w:marTop w:val="0"/>
      <w:marBottom w:val="0"/>
      <w:divBdr>
        <w:top w:val="none" w:sz="0" w:space="0" w:color="auto"/>
        <w:left w:val="none" w:sz="0" w:space="0" w:color="auto"/>
        <w:bottom w:val="none" w:sz="0" w:space="0" w:color="auto"/>
        <w:right w:val="none" w:sz="0" w:space="0" w:color="auto"/>
      </w:divBdr>
    </w:div>
    <w:div w:id="195701407">
      <w:bodyDiv w:val="1"/>
      <w:marLeft w:val="0"/>
      <w:marRight w:val="0"/>
      <w:marTop w:val="0"/>
      <w:marBottom w:val="0"/>
      <w:divBdr>
        <w:top w:val="none" w:sz="0" w:space="0" w:color="auto"/>
        <w:left w:val="none" w:sz="0" w:space="0" w:color="auto"/>
        <w:bottom w:val="none" w:sz="0" w:space="0" w:color="auto"/>
        <w:right w:val="none" w:sz="0" w:space="0" w:color="auto"/>
      </w:divBdr>
    </w:div>
    <w:div w:id="252978219">
      <w:bodyDiv w:val="1"/>
      <w:marLeft w:val="0"/>
      <w:marRight w:val="0"/>
      <w:marTop w:val="0"/>
      <w:marBottom w:val="0"/>
      <w:divBdr>
        <w:top w:val="none" w:sz="0" w:space="0" w:color="auto"/>
        <w:left w:val="none" w:sz="0" w:space="0" w:color="auto"/>
        <w:bottom w:val="none" w:sz="0" w:space="0" w:color="auto"/>
        <w:right w:val="none" w:sz="0" w:space="0" w:color="auto"/>
      </w:divBdr>
    </w:div>
    <w:div w:id="270165560">
      <w:bodyDiv w:val="1"/>
      <w:marLeft w:val="0"/>
      <w:marRight w:val="0"/>
      <w:marTop w:val="0"/>
      <w:marBottom w:val="0"/>
      <w:divBdr>
        <w:top w:val="none" w:sz="0" w:space="0" w:color="auto"/>
        <w:left w:val="none" w:sz="0" w:space="0" w:color="auto"/>
        <w:bottom w:val="none" w:sz="0" w:space="0" w:color="auto"/>
        <w:right w:val="none" w:sz="0" w:space="0" w:color="auto"/>
      </w:divBdr>
    </w:div>
    <w:div w:id="313874625">
      <w:bodyDiv w:val="1"/>
      <w:marLeft w:val="0"/>
      <w:marRight w:val="0"/>
      <w:marTop w:val="0"/>
      <w:marBottom w:val="0"/>
      <w:divBdr>
        <w:top w:val="none" w:sz="0" w:space="0" w:color="auto"/>
        <w:left w:val="none" w:sz="0" w:space="0" w:color="auto"/>
        <w:bottom w:val="none" w:sz="0" w:space="0" w:color="auto"/>
        <w:right w:val="none" w:sz="0" w:space="0" w:color="auto"/>
      </w:divBdr>
    </w:div>
    <w:div w:id="331104251">
      <w:bodyDiv w:val="1"/>
      <w:marLeft w:val="0"/>
      <w:marRight w:val="0"/>
      <w:marTop w:val="0"/>
      <w:marBottom w:val="0"/>
      <w:divBdr>
        <w:top w:val="none" w:sz="0" w:space="0" w:color="auto"/>
        <w:left w:val="none" w:sz="0" w:space="0" w:color="auto"/>
        <w:bottom w:val="none" w:sz="0" w:space="0" w:color="auto"/>
        <w:right w:val="none" w:sz="0" w:space="0" w:color="auto"/>
      </w:divBdr>
    </w:div>
    <w:div w:id="375813447">
      <w:bodyDiv w:val="1"/>
      <w:marLeft w:val="0"/>
      <w:marRight w:val="0"/>
      <w:marTop w:val="0"/>
      <w:marBottom w:val="0"/>
      <w:divBdr>
        <w:top w:val="none" w:sz="0" w:space="0" w:color="auto"/>
        <w:left w:val="none" w:sz="0" w:space="0" w:color="auto"/>
        <w:bottom w:val="none" w:sz="0" w:space="0" w:color="auto"/>
        <w:right w:val="none" w:sz="0" w:space="0" w:color="auto"/>
      </w:divBdr>
    </w:div>
    <w:div w:id="395009723">
      <w:bodyDiv w:val="1"/>
      <w:marLeft w:val="0"/>
      <w:marRight w:val="0"/>
      <w:marTop w:val="0"/>
      <w:marBottom w:val="0"/>
      <w:divBdr>
        <w:top w:val="none" w:sz="0" w:space="0" w:color="auto"/>
        <w:left w:val="none" w:sz="0" w:space="0" w:color="auto"/>
        <w:bottom w:val="none" w:sz="0" w:space="0" w:color="auto"/>
        <w:right w:val="none" w:sz="0" w:space="0" w:color="auto"/>
      </w:divBdr>
    </w:div>
    <w:div w:id="395978504">
      <w:bodyDiv w:val="1"/>
      <w:marLeft w:val="0"/>
      <w:marRight w:val="0"/>
      <w:marTop w:val="0"/>
      <w:marBottom w:val="0"/>
      <w:divBdr>
        <w:top w:val="none" w:sz="0" w:space="0" w:color="auto"/>
        <w:left w:val="none" w:sz="0" w:space="0" w:color="auto"/>
        <w:bottom w:val="none" w:sz="0" w:space="0" w:color="auto"/>
        <w:right w:val="none" w:sz="0" w:space="0" w:color="auto"/>
      </w:divBdr>
    </w:div>
    <w:div w:id="411702696">
      <w:bodyDiv w:val="1"/>
      <w:marLeft w:val="0"/>
      <w:marRight w:val="0"/>
      <w:marTop w:val="0"/>
      <w:marBottom w:val="0"/>
      <w:divBdr>
        <w:top w:val="none" w:sz="0" w:space="0" w:color="auto"/>
        <w:left w:val="none" w:sz="0" w:space="0" w:color="auto"/>
        <w:bottom w:val="none" w:sz="0" w:space="0" w:color="auto"/>
        <w:right w:val="none" w:sz="0" w:space="0" w:color="auto"/>
      </w:divBdr>
    </w:div>
    <w:div w:id="439959505">
      <w:bodyDiv w:val="1"/>
      <w:marLeft w:val="0"/>
      <w:marRight w:val="0"/>
      <w:marTop w:val="0"/>
      <w:marBottom w:val="0"/>
      <w:divBdr>
        <w:top w:val="none" w:sz="0" w:space="0" w:color="auto"/>
        <w:left w:val="none" w:sz="0" w:space="0" w:color="auto"/>
        <w:bottom w:val="none" w:sz="0" w:space="0" w:color="auto"/>
        <w:right w:val="none" w:sz="0" w:space="0" w:color="auto"/>
      </w:divBdr>
    </w:div>
    <w:div w:id="464205289">
      <w:bodyDiv w:val="1"/>
      <w:marLeft w:val="0"/>
      <w:marRight w:val="0"/>
      <w:marTop w:val="0"/>
      <w:marBottom w:val="0"/>
      <w:divBdr>
        <w:top w:val="none" w:sz="0" w:space="0" w:color="auto"/>
        <w:left w:val="none" w:sz="0" w:space="0" w:color="auto"/>
        <w:bottom w:val="none" w:sz="0" w:space="0" w:color="auto"/>
        <w:right w:val="none" w:sz="0" w:space="0" w:color="auto"/>
      </w:divBdr>
    </w:div>
    <w:div w:id="489951740">
      <w:bodyDiv w:val="1"/>
      <w:marLeft w:val="0"/>
      <w:marRight w:val="0"/>
      <w:marTop w:val="0"/>
      <w:marBottom w:val="0"/>
      <w:divBdr>
        <w:top w:val="none" w:sz="0" w:space="0" w:color="auto"/>
        <w:left w:val="none" w:sz="0" w:space="0" w:color="auto"/>
        <w:bottom w:val="none" w:sz="0" w:space="0" w:color="auto"/>
        <w:right w:val="none" w:sz="0" w:space="0" w:color="auto"/>
      </w:divBdr>
    </w:div>
    <w:div w:id="500582681">
      <w:bodyDiv w:val="1"/>
      <w:marLeft w:val="0"/>
      <w:marRight w:val="0"/>
      <w:marTop w:val="0"/>
      <w:marBottom w:val="0"/>
      <w:divBdr>
        <w:top w:val="none" w:sz="0" w:space="0" w:color="auto"/>
        <w:left w:val="none" w:sz="0" w:space="0" w:color="auto"/>
        <w:bottom w:val="none" w:sz="0" w:space="0" w:color="auto"/>
        <w:right w:val="none" w:sz="0" w:space="0" w:color="auto"/>
      </w:divBdr>
    </w:div>
    <w:div w:id="507253030">
      <w:bodyDiv w:val="1"/>
      <w:marLeft w:val="0"/>
      <w:marRight w:val="0"/>
      <w:marTop w:val="0"/>
      <w:marBottom w:val="0"/>
      <w:divBdr>
        <w:top w:val="none" w:sz="0" w:space="0" w:color="auto"/>
        <w:left w:val="none" w:sz="0" w:space="0" w:color="auto"/>
        <w:bottom w:val="none" w:sz="0" w:space="0" w:color="auto"/>
        <w:right w:val="none" w:sz="0" w:space="0" w:color="auto"/>
      </w:divBdr>
    </w:div>
    <w:div w:id="528223902">
      <w:bodyDiv w:val="1"/>
      <w:marLeft w:val="0"/>
      <w:marRight w:val="0"/>
      <w:marTop w:val="0"/>
      <w:marBottom w:val="0"/>
      <w:divBdr>
        <w:top w:val="none" w:sz="0" w:space="0" w:color="auto"/>
        <w:left w:val="none" w:sz="0" w:space="0" w:color="auto"/>
        <w:bottom w:val="none" w:sz="0" w:space="0" w:color="auto"/>
        <w:right w:val="none" w:sz="0" w:space="0" w:color="auto"/>
      </w:divBdr>
    </w:div>
    <w:div w:id="546793180">
      <w:bodyDiv w:val="1"/>
      <w:marLeft w:val="0"/>
      <w:marRight w:val="0"/>
      <w:marTop w:val="0"/>
      <w:marBottom w:val="0"/>
      <w:divBdr>
        <w:top w:val="none" w:sz="0" w:space="0" w:color="auto"/>
        <w:left w:val="none" w:sz="0" w:space="0" w:color="auto"/>
        <w:bottom w:val="none" w:sz="0" w:space="0" w:color="auto"/>
        <w:right w:val="none" w:sz="0" w:space="0" w:color="auto"/>
      </w:divBdr>
    </w:div>
    <w:div w:id="557742063">
      <w:bodyDiv w:val="1"/>
      <w:marLeft w:val="0"/>
      <w:marRight w:val="0"/>
      <w:marTop w:val="0"/>
      <w:marBottom w:val="0"/>
      <w:divBdr>
        <w:top w:val="none" w:sz="0" w:space="0" w:color="auto"/>
        <w:left w:val="none" w:sz="0" w:space="0" w:color="auto"/>
        <w:bottom w:val="none" w:sz="0" w:space="0" w:color="auto"/>
        <w:right w:val="none" w:sz="0" w:space="0" w:color="auto"/>
      </w:divBdr>
    </w:div>
    <w:div w:id="568426076">
      <w:bodyDiv w:val="1"/>
      <w:marLeft w:val="0"/>
      <w:marRight w:val="0"/>
      <w:marTop w:val="0"/>
      <w:marBottom w:val="0"/>
      <w:divBdr>
        <w:top w:val="none" w:sz="0" w:space="0" w:color="auto"/>
        <w:left w:val="none" w:sz="0" w:space="0" w:color="auto"/>
        <w:bottom w:val="none" w:sz="0" w:space="0" w:color="auto"/>
        <w:right w:val="none" w:sz="0" w:space="0" w:color="auto"/>
      </w:divBdr>
    </w:div>
    <w:div w:id="588579938">
      <w:bodyDiv w:val="1"/>
      <w:marLeft w:val="0"/>
      <w:marRight w:val="0"/>
      <w:marTop w:val="0"/>
      <w:marBottom w:val="0"/>
      <w:divBdr>
        <w:top w:val="none" w:sz="0" w:space="0" w:color="auto"/>
        <w:left w:val="none" w:sz="0" w:space="0" w:color="auto"/>
        <w:bottom w:val="none" w:sz="0" w:space="0" w:color="auto"/>
        <w:right w:val="none" w:sz="0" w:space="0" w:color="auto"/>
      </w:divBdr>
    </w:div>
    <w:div w:id="589656928">
      <w:bodyDiv w:val="1"/>
      <w:marLeft w:val="0"/>
      <w:marRight w:val="0"/>
      <w:marTop w:val="0"/>
      <w:marBottom w:val="0"/>
      <w:divBdr>
        <w:top w:val="none" w:sz="0" w:space="0" w:color="auto"/>
        <w:left w:val="none" w:sz="0" w:space="0" w:color="auto"/>
        <w:bottom w:val="none" w:sz="0" w:space="0" w:color="auto"/>
        <w:right w:val="none" w:sz="0" w:space="0" w:color="auto"/>
      </w:divBdr>
    </w:div>
    <w:div w:id="608053072">
      <w:bodyDiv w:val="1"/>
      <w:marLeft w:val="0"/>
      <w:marRight w:val="0"/>
      <w:marTop w:val="0"/>
      <w:marBottom w:val="0"/>
      <w:divBdr>
        <w:top w:val="none" w:sz="0" w:space="0" w:color="auto"/>
        <w:left w:val="none" w:sz="0" w:space="0" w:color="auto"/>
        <w:bottom w:val="none" w:sz="0" w:space="0" w:color="auto"/>
        <w:right w:val="none" w:sz="0" w:space="0" w:color="auto"/>
      </w:divBdr>
    </w:div>
    <w:div w:id="625476898">
      <w:bodyDiv w:val="1"/>
      <w:marLeft w:val="0"/>
      <w:marRight w:val="0"/>
      <w:marTop w:val="0"/>
      <w:marBottom w:val="0"/>
      <w:divBdr>
        <w:top w:val="none" w:sz="0" w:space="0" w:color="auto"/>
        <w:left w:val="none" w:sz="0" w:space="0" w:color="auto"/>
        <w:bottom w:val="none" w:sz="0" w:space="0" w:color="auto"/>
        <w:right w:val="none" w:sz="0" w:space="0" w:color="auto"/>
      </w:divBdr>
    </w:div>
    <w:div w:id="655457299">
      <w:bodyDiv w:val="1"/>
      <w:marLeft w:val="0"/>
      <w:marRight w:val="0"/>
      <w:marTop w:val="0"/>
      <w:marBottom w:val="0"/>
      <w:divBdr>
        <w:top w:val="none" w:sz="0" w:space="0" w:color="auto"/>
        <w:left w:val="none" w:sz="0" w:space="0" w:color="auto"/>
        <w:bottom w:val="none" w:sz="0" w:space="0" w:color="auto"/>
        <w:right w:val="none" w:sz="0" w:space="0" w:color="auto"/>
      </w:divBdr>
    </w:div>
    <w:div w:id="676153198">
      <w:bodyDiv w:val="1"/>
      <w:marLeft w:val="0"/>
      <w:marRight w:val="0"/>
      <w:marTop w:val="0"/>
      <w:marBottom w:val="0"/>
      <w:divBdr>
        <w:top w:val="none" w:sz="0" w:space="0" w:color="auto"/>
        <w:left w:val="none" w:sz="0" w:space="0" w:color="auto"/>
        <w:bottom w:val="none" w:sz="0" w:space="0" w:color="auto"/>
        <w:right w:val="none" w:sz="0" w:space="0" w:color="auto"/>
      </w:divBdr>
    </w:div>
    <w:div w:id="685597428">
      <w:bodyDiv w:val="1"/>
      <w:marLeft w:val="0"/>
      <w:marRight w:val="0"/>
      <w:marTop w:val="0"/>
      <w:marBottom w:val="0"/>
      <w:divBdr>
        <w:top w:val="none" w:sz="0" w:space="0" w:color="auto"/>
        <w:left w:val="none" w:sz="0" w:space="0" w:color="auto"/>
        <w:bottom w:val="none" w:sz="0" w:space="0" w:color="auto"/>
        <w:right w:val="none" w:sz="0" w:space="0" w:color="auto"/>
      </w:divBdr>
    </w:div>
    <w:div w:id="705254815">
      <w:bodyDiv w:val="1"/>
      <w:marLeft w:val="0"/>
      <w:marRight w:val="0"/>
      <w:marTop w:val="0"/>
      <w:marBottom w:val="0"/>
      <w:divBdr>
        <w:top w:val="none" w:sz="0" w:space="0" w:color="auto"/>
        <w:left w:val="none" w:sz="0" w:space="0" w:color="auto"/>
        <w:bottom w:val="none" w:sz="0" w:space="0" w:color="auto"/>
        <w:right w:val="none" w:sz="0" w:space="0" w:color="auto"/>
      </w:divBdr>
    </w:div>
    <w:div w:id="722683435">
      <w:bodyDiv w:val="1"/>
      <w:marLeft w:val="0"/>
      <w:marRight w:val="0"/>
      <w:marTop w:val="0"/>
      <w:marBottom w:val="0"/>
      <w:divBdr>
        <w:top w:val="none" w:sz="0" w:space="0" w:color="auto"/>
        <w:left w:val="none" w:sz="0" w:space="0" w:color="auto"/>
        <w:bottom w:val="none" w:sz="0" w:space="0" w:color="auto"/>
        <w:right w:val="none" w:sz="0" w:space="0" w:color="auto"/>
      </w:divBdr>
    </w:div>
    <w:div w:id="757095593">
      <w:bodyDiv w:val="1"/>
      <w:marLeft w:val="0"/>
      <w:marRight w:val="0"/>
      <w:marTop w:val="0"/>
      <w:marBottom w:val="0"/>
      <w:divBdr>
        <w:top w:val="none" w:sz="0" w:space="0" w:color="auto"/>
        <w:left w:val="none" w:sz="0" w:space="0" w:color="auto"/>
        <w:bottom w:val="none" w:sz="0" w:space="0" w:color="auto"/>
        <w:right w:val="none" w:sz="0" w:space="0" w:color="auto"/>
      </w:divBdr>
    </w:div>
    <w:div w:id="769424832">
      <w:bodyDiv w:val="1"/>
      <w:marLeft w:val="0"/>
      <w:marRight w:val="0"/>
      <w:marTop w:val="0"/>
      <w:marBottom w:val="0"/>
      <w:divBdr>
        <w:top w:val="none" w:sz="0" w:space="0" w:color="auto"/>
        <w:left w:val="none" w:sz="0" w:space="0" w:color="auto"/>
        <w:bottom w:val="none" w:sz="0" w:space="0" w:color="auto"/>
        <w:right w:val="none" w:sz="0" w:space="0" w:color="auto"/>
      </w:divBdr>
    </w:div>
    <w:div w:id="791098340">
      <w:bodyDiv w:val="1"/>
      <w:marLeft w:val="0"/>
      <w:marRight w:val="0"/>
      <w:marTop w:val="0"/>
      <w:marBottom w:val="0"/>
      <w:divBdr>
        <w:top w:val="none" w:sz="0" w:space="0" w:color="auto"/>
        <w:left w:val="none" w:sz="0" w:space="0" w:color="auto"/>
        <w:bottom w:val="none" w:sz="0" w:space="0" w:color="auto"/>
        <w:right w:val="none" w:sz="0" w:space="0" w:color="auto"/>
      </w:divBdr>
    </w:div>
    <w:div w:id="805320281">
      <w:bodyDiv w:val="1"/>
      <w:marLeft w:val="0"/>
      <w:marRight w:val="0"/>
      <w:marTop w:val="0"/>
      <w:marBottom w:val="0"/>
      <w:divBdr>
        <w:top w:val="none" w:sz="0" w:space="0" w:color="auto"/>
        <w:left w:val="none" w:sz="0" w:space="0" w:color="auto"/>
        <w:bottom w:val="none" w:sz="0" w:space="0" w:color="auto"/>
        <w:right w:val="none" w:sz="0" w:space="0" w:color="auto"/>
      </w:divBdr>
    </w:div>
    <w:div w:id="806363762">
      <w:bodyDiv w:val="1"/>
      <w:marLeft w:val="0"/>
      <w:marRight w:val="0"/>
      <w:marTop w:val="0"/>
      <w:marBottom w:val="0"/>
      <w:divBdr>
        <w:top w:val="none" w:sz="0" w:space="0" w:color="auto"/>
        <w:left w:val="none" w:sz="0" w:space="0" w:color="auto"/>
        <w:bottom w:val="none" w:sz="0" w:space="0" w:color="auto"/>
        <w:right w:val="none" w:sz="0" w:space="0" w:color="auto"/>
      </w:divBdr>
    </w:div>
    <w:div w:id="807822802">
      <w:bodyDiv w:val="1"/>
      <w:marLeft w:val="0"/>
      <w:marRight w:val="0"/>
      <w:marTop w:val="0"/>
      <w:marBottom w:val="0"/>
      <w:divBdr>
        <w:top w:val="none" w:sz="0" w:space="0" w:color="auto"/>
        <w:left w:val="none" w:sz="0" w:space="0" w:color="auto"/>
        <w:bottom w:val="none" w:sz="0" w:space="0" w:color="auto"/>
        <w:right w:val="none" w:sz="0" w:space="0" w:color="auto"/>
      </w:divBdr>
    </w:div>
    <w:div w:id="809593594">
      <w:bodyDiv w:val="1"/>
      <w:marLeft w:val="0"/>
      <w:marRight w:val="0"/>
      <w:marTop w:val="0"/>
      <w:marBottom w:val="0"/>
      <w:divBdr>
        <w:top w:val="none" w:sz="0" w:space="0" w:color="auto"/>
        <w:left w:val="none" w:sz="0" w:space="0" w:color="auto"/>
        <w:bottom w:val="none" w:sz="0" w:space="0" w:color="auto"/>
        <w:right w:val="none" w:sz="0" w:space="0" w:color="auto"/>
      </w:divBdr>
    </w:div>
    <w:div w:id="828592189">
      <w:bodyDiv w:val="1"/>
      <w:marLeft w:val="0"/>
      <w:marRight w:val="0"/>
      <w:marTop w:val="0"/>
      <w:marBottom w:val="0"/>
      <w:divBdr>
        <w:top w:val="none" w:sz="0" w:space="0" w:color="auto"/>
        <w:left w:val="none" w:sz="0" w:space="0" w:color="auto"/>
        <w:bottom w:val="none" w:sz="0" w:space="0" w:color="auto"/>
        <w:right w:val="none" w:sz="0" w:space="0" w:color="auto"/>
      </w:divBdr>
    </w:div>
    <w:div w:id="839079332">
      <w:bodyDiv w:val="1"/>
      <w:marLeft w:val="0"/>
      <w:marRight w:val="0"/>
      <w:marTop w:val="0"/>
      <w:marBottom w:val="0"/>
      <w:divBdr>
        <w:top w:val="none" w:sz="0" w:space="0" w:color="auto"/>
        <w:left w:val="none" w:sz="0" w:space="0" w:color="auto"/>
        <w:bottom w:val="none" w:sz="0" w:space="0" w:color="auto"/>
        <w:right w:val="none" w:sz="0" w:space="0" w:color="auto"/>
      </w:divBdr>
    </w:div>
    <w:div w:id="854922778">
      <w:bodyDiv w:val="1"/>
      <w:marLeft w:val="0"/>
      <w:marRight w:val="0"/>
      <w:marTop w:val="0"/>
      <w:marBottom w:val="0"/>
      <w:divBdr>
        <w:top w:val="none" w:sz="0" w:space="0" w:color="auto"/>
        <w:left w:val="none" w:sz="0" w:space="0" w:color="auto"/>
        <w:bottom w:val="none" w:sz="0" w:space="0" w:color="auto"/>
        <w:right w:val="none" w:sz="0" w:space="0" w:color="auto"/>
      </w:divBdr>
    </w:div>
    <w:div w:id="885289863">
      <w:bodyDiv w:val="1"/>
      <w:marLeft w:val="0"/>
      <w:marRight w:val="0"/>
      <w:marTop w:val="0"/>
      <w:marBottom w:val="0"/>
      <w:divBdr>
        <w:top w:val="none" w:sz="0" w:space="0" w:color="auto"/>
        <w:left w:val="none" w:sz="0" w:space="0" w:color="auto"/>
        <w:bottom w:val="none" w:sz="0" w:space="0" w:color="auto"/>
        <w:right w:val="none" w:sz="0" w:space="0" w:color="auto"/>
      </w:divBdr>
    </w:div>
    <w:div w:id="899245975">
      <w:bodyDiv w:val="1"/>
      <w:marLeft w:val="0"/>
      <w:marRight w:val="0"/>
      <w:marTop w:val="0"/>
      <w:marBottom w:val="0"/>
      <w:divBdr>
        <w:top w:val="none" w:sz="0" w:space="0" w:color="auto"/>
        <w:left w:val="none" w:sz="0" w:space="0" w:color="auto"/>
        <w:bottom w:val="none" w:sz="0" w:space="0" w:color="auto"/>
        <w:right w:val="none" w:sz="0" w:space="0" w:color="auto"/>
      </w:divBdr>
    </w:div>
    <w:div w:id="932393483">
      <w:bodyDiv w:val="1"/>
      <w:marLeft w:val="0"/>
      <w:marRight w:val="0"/>
      <w:marTop w:val="0"/>
      <w:marBottom w:val="0"/>
      <w:divBdr>
        <w:top w:val="none" w:sz="0" w:space="0" w:color="auto"/>
        <w:left w:val="none" w:sz="0" w:space="0" w:color="auto"/>
        <w:bottom w:val="none" w:sz="0" w:space="0" w:color="auto"/>
        <w:right w:val="none" w:sz="0" w:space="0" w:color="auto"/>
      </w:divBdr>
    </w:div>
    <w:div w:id="934938373">
      <w:bodyDiv w:val="1"/>
      <w:marLeft w:val="0"/>
      <w:marRight w:val="0"/>
      <w:marTop w:val="0"/>
      <w:marBottom w:val="0"/>
      <w:divBdr>
        <w:top w:val="none" w:sz="0" w:space="0" w:color="auto"/>
        <w:left w:val="none" w:sz="0" w:space="0" w:color="auto"/>
        <w:bottom w:val="none" w:sz="0" w:space="0" w:color="auto"/>
        <w:right w:val="none" w:sz="0" w:space="0" w:color="auto"/>
      </w:divBdr>
    </w:div>
    <w:div w:id="945188922">
      <w:bodyDiv w:val="1"/>
      <w:marLeft w:val="0"/>
      <w:marRight w:val="0"/>
      <w:marTop w:val="0"/>
      <w:marBottom w:val="0"/>
      <w:divBdr>
        <w:top w:val="none" w:sz="0" w:space="0" w:color="auto"/>
        <w:left w:val="none" w:sz="0" w:space="0" w:color="auto"/>
        <w:bottom w:val="none" w:sz="0" w:space="0" w:color="auto"/>
        <w:right w:val="none" w:sz="0" w:space="0" w:color="auto"/>
      </w:divBdr>
    </w:div>
    <w:div w:id="948511794">
      <w:bodyDiv w:val="1"/>
      <w:marLeft w:val="0"/>
      <w:marRight w:val="0"/>
      <w:marTop w:val="0"/>
      <w:marBottom w:val="0"/>
      <w:divBdr>
        <w:top w:val="none" w:sz="0" w:space="0" w:color="auto"/>
        <w:left w:val="none" w:sz="0" w:space="0" w:color="auto"/>
        <w:bottom w:val="none" w:sz="0" w:space="0" w:color="auto"/>
        <w:right w:val="none" w:sz="0" w:space="0" w:color="auto"/>
      </w:divBdr>
    </w:div>
    <w:div w:id="962687936">
      <w:bodyDiv w:val="1"/>
      <w:marLeft w:val="0"/>
      <w:marRight w:val="0"/>
      <w:marTop w:val="0"/>
      <w:marBottom w:val="0"/>
      <w:divBdr>
        <w:top w:val="none" w:sz="0" w:space="0" w:color="auto"/>
        <w:left w:val="none" w:sz="0" w:space="0" w:color="auto"/>
        <w:bottom w:val="none" w:sz="0" w:space="0" w:color="auto"/>
        <w:right w:val="none" w:sz="0" w:space="0" w:color="auto"/>
      </w:divBdr>
    </w:div>
    <w:div w:id="987048583">
      <w:bodyDiv w:val="1"/>
      <w:marLeft w:val="0"/>
      <w:marRight w:val="0"/>
      <w:marTop w:val="0"/>
      <w:marBottom w:val="0"/>
      <w:divBdr>
        <w:top w:val="none" w:sz="0" w:space="0" w:color="auto"/>
        <w:left w:val="none" w:sz="0" w:space="0" w:color="auto"/>
        <w:bottom w:val="none" w:sz="0" w:space="0" w:color="auto"/>
        <w:right w:val="none" w:sz="0" w:space="0" w:color="auto"/>
      </w:divBdr>
    </w:div>
    <w:div w:id="992560442">
      <w:bodyDiv w:val="1"/>
      <w:marLeft w:val="0"/>
      <w:marRight w:val="0"/>
      <w:marTop w:val="0"/>
      <w:marBottom w:val="0"/>
      <w:divBdr>
        <w:top w:val="none" w:sz="0" w:space="0" w:color="auto"/>
        <w:left w:val="none" w:sz="0" w:space="0" w:color="auto"/>
        <w:bottom w:val="none" w:sz="0" w:space="0" w:color="auto"/>
        <w:right w:val="none" w:sz="0" w:space="0" w:color="auto"/>
      </w:divBdr>
    </w:div>
    <w:div w:id="1000354920">
      <w:bodyDiv w:val="1"/>
      <w:marLeft w:val="0"/>
      <w:marRight w:val="0"/>
      <w:marTop w:val="0"/>
      <w:marBottom w:val="0"/>
      <w:divBdr>
        <w:top w:val="none" w:sz="0" w:space="0" w:color="auto"/>
        <w:left w:val="none" w:sz="0" w:space="0" w:color="auto"/>
        <w:bottom w:val="none" w:sz="0" w:space="0" w:color="auto"/>
        <w:right w:val="none" w:sz="0" w:space="0" w:color="auto"/>
      </w:divBdr>
    </w:div>
    <w:div w:id="1008600201">
      <w:bodyDiv w:val="1"/>
      <w:marLeft w:val="0"/>
      <w:marRight w:val="0"/>
      <w:marTop w:val="0"/>
      <w:marBottom w:val="0"/>
      <w:divBdr>
        <w:top w:val="none" w:sz="0" w:space="0" w:color="auto"/>
        <w:left w:val="none" w:sz="0" w:space="0" w:color="auto"/>
        <w:bottom w:val="none" w:sz="0" w:space="0" w:color="auto"/>
        <w:right w:val="none" w:sz="0" w:space="0" w:color="auto"/>
      </w:divBdr>
    </w:div>
    <w:div w:id="1011878664">
      <w:bodyDiv w:val="1"/>
      <w:marLeft w:val="0"/>
      <w:marRight w:val="0"/>
      <w:marTop w:val="0"/>
      <w:marBottom w:val="0"/>
      <w:divBdr>
        <w:top w:val="none" w:sz="0" w:space="0" w:color="auto"/>
        <w:left w:val="none" w:sz="0" w:space="0" w:color="auto"/>
        <w:bottom w:val="none" w:sz="0" w:space="0" w:color="auto"/>
        <w:right w:val="none" w:sz="0" w:space="0" w:color="auto"/>
      </w:divBdr>
    </w:div>
    <w:div w:id="1055007546">
      <w:bodyDiv w:val="1"/>
      <w:marLeft w:val="0"/>
      <w:marRight w:val="0"/>
      <w:marTop w:val="0"/>
      <w:marBottom w:val="0"/>
      <w:divBdr>
        <w:top w:val="none" w:sz="0" w:space="0" w:color="auto"/>
        <w:left w:val="none" w:sz="0" w:space="0" w:color="auto"/>
        <w:bottom w:val="none" w:sz="0" w:space="0" w:color="auto"/>
        <w:right w:val="none" w:sz="0" w:space="0" w:color="auto"/>
      </w:divBdr>
    </w:div>
    <w:div w:id="1071538842">
      <w:bodyDiv w:val="1"/>
      <w:marLeft w:val="0"/>
      <w:marRight w:val="0"/>
      <w:marTop w:val="0"/>
      <w:marBottom w:val="0"/>
      <w:divBdr>
        <w:top w:val="none" w:sz="0" w:space="0" w:color="auto"/>
        <w:left w:val="none" w:sz="0" w:space="0" w:color="auto"/>
        <w:bottom w:val="none" w:sz="0" w:space="0" w:color="auto"/>
        <w:right w:val="none" w:sz="0" w:space="0" w:color="auto"/>
      </w:divBdr>
    </w:div>
    <w:div w:id="1096710083">
      <w:bodyDiv w:val="1"/>
      <w:marLeft w:val="0"/>
      <w:marRight w:val="0"/>
      <w:marTop w:val="0"/>
      <w:marBottom w:val="0"/>
      <w:divBdr>
        <w:top w:val="none" w:sz="0" w:space="0" w:color="auto"/>
        <w:left w:val="none" w:sz="0" w:space="0" w:color="auto"/>
        <w:bottom w:val="none" w:sz="0" w:space="0" w:color="auto"/>
        <w:right w:val="none" w:sz="0" w:space="0" w:color="auto"/>
      </w:divBdr>
    </w:div>
    <w:div w:id="1101340748">
      <w:bodyDiv w:val="1"/>
      <w:marLeft w:val="0"/>
      <w:marRight w:val="0"/>
      <w:marTop w:val="0"/>
      <w:marBottom w:val="0"/>
      <w:divBdr>
        <w:top w:val="none" w:sz="0" w:space="0" w:color="auto"/>
        <w:left w:val="none" w:sz="0" w:space="0" w:color="auto"/>
        <w:bottom w:val="none" w:sz="0" w:space="0" w:color="auto"/>
        <w:right w:val="none" w:sz="0" w:space="0" w:color="auto"/>
      </w:divBdr>
    </w:div>
    <w:div w:id="1104619191">
      <w:bodyDiv w:val="1"/>
      <w:marLeft w:val="0"/>
      <w:marRight w:val="0"/>
      <w:marTop w:val="0"/>
      <w:marBottom w:val="0"/>
      <w:divBdr>
        <w:top w:val="none" w:sz="0" w:space="0" w:color="auto"/>
        <w:left w:val="none" w:sz="0" w:space="0" w:color="auto"/>
        <w:bottom w:val="none" w:sz="0" w:space="0" w:color="auto"/>
        <w:right w:val="none" w:sz="0" w:space="0" w:color="auto"/>
      </w:divBdr>
    </w:div>
    <w:div w:id="1107117720">
      <w:bodyDiv w:val="1"/>
      <w:marLeft w:val="0"/>
      <w:marRight w:val="0"/>
      <w:marTop w:val="0"/>
      <w:marBottom w:val="0"/>
      <w:divBdr>
        <w:top w:val="none" w:sz="0" w:space="0" w:color="auto"/>
        <w:left w:val="none" w:sz="0" w:space="0" w:color="auto"/>
        <w:bottom w:val="none" w:sz="0" w:space="0" w:color="auto"/>
        <w:right w:val="none" w:sz="0" w:space="0" w:color="auto"/>
      </w:divBdr>
    </w:div>
    <w:div w:id="1132945664">
      <w:bodyDiv w:val="1"/>
      <w:marLeft w:val="0"/>
      <w:marRight w:val="0"/>
      <w:marTop w:val="0"/>
      <w:marBottom w:val="0"/>
      <w:divBdr>
        <w:top w:val="none" w:sz="0" w:space="0" w:color="auto"/>
        <w:left w:val="none" w:sz="0" w:space="0" w:color="auto"/>
        <w:bottom w:val="none" w:sz="0" w:space="0" w:color="auto"/>
        <w:right w:val="none" w:sz="0" w:space="0" w:color="auto"/>
      </w:divBdr>
    </w:div>
    <w:div w:id="1142042674">
      <w:bodyDiv w:val="1"/>
      <w:marLeft w:val="0"/>
      <w:marRight w:val="0"/>
      <w:marTop w:val="0"/>
      <w:marBottom w:val="0"/>
      <w:divBdr>
        <w:top w:val="none" w:sz="0" w:space="0" w:color="auto"/>
        <w:left w:val="none" w:sz="0" w:space="0" w:color="auto"/>
        <w:bottom w:val="none" w:sz="0" w:space="0" w:color="auto"/>
        <w:right w:val="none" w:sz="0" w:space="0" w:color="auto"/>
      </w:divBdr>
    </w:div>
    <w:div w:id="1143042129">
      <w:bodyDiv w:val="1"/>
      <w:marLeft w:val="0"/>
      <w:marRight w:val="0"/>
      <w:marTop w:val="0"/>
      <w:marBottom w:val="0"/>
      <w:divBdr>
        <w:top w:val="none" w:sz="0" w:space="0" w:color="auto"/>
        <w:left w:val="none" w:sz="0" w:space="0" w:color="auto"/>
        <w:bottom w:val="none" w:sz="0" w:space="0" w:color="auto"/>
        <w:right w:val="none" w:sz="0" w:space="0" w:color="auto"/>
      </w:divBdr>
    </w:div>
    <w:div w:id="1155798600">
      <w:bodyDiv w:val="1"/>
      <w:marLeft w:val="0"/>
      <w:marRight w:val="0"/>
      <w:marTop w:val="0"/>
      <w:marBottom w:val="0"/>
      <w:divBdr>
        <w:top w:val="none" w:sz="0" w:space="0" w:color="auto"/>
        <w:left w:val="none" w:sz="0" w:space="0" w:color="auto"/>
        <w:bottom w:val="none" w:sz="0" w:space="0" w:color="auto"/>
        <w:right w:val="none" w:sz="0" w:space="0" w:color="auto"/>
      </w:divBdr>
    </w:div>
    <w:div w:id="1160195666">
      <w:bodyDiv w:val="1"/>
      <w:marLeft w:val="0"/>
      <w:marRight w:val="0"/>
      <w:marTop w:val="0"/>
      <w:marBottom w:val="0"/>
      <w:divBdr>
        <w:top w:val="none" w:sz="0" w:space="0" w:color="auto"/>
        <w:left w:val="none" w:sz="0" w:space="0" w:color="auto"/>
        <w:bottom w:val="none" w:sz="0" w:space="0" w:color="auto"/>
        <w:right w:val="none" w:sz="0" w:space="0" w:color="auto"/>
      </w:divBdr>
    </w:div>
    <w:div w:id="1161002619">
      <w:bodyDiv w:val="1"/>
      <w:marLeft w:val="0"/>
      <w:marRight w:val="0"/>
      <w:marTop w:val="0"/>
      <w:marBottom w:val="0"/>
      <w:divBdr>
        <w:top w:val="none" w:sz="0" w:space="0" w:color="auto"/>
        <w:left w:val="none" w:sz="0" w:space="0" w:color="auto"/>
        <w:bottom w:val="none" w:sz="0" w:space="0" w:color="auto"/>
        <w:right w:val="none" w:sz="0" w:space="0" w:color="auto"/>
      </w:divBdr>
    </w:div>
    <w:div w:id="1163427742">
      <w:bodyDiv w:val="1"/>
      <w:marLeft w:val="0"/>
      <w:marRight w:val="0"/>
      <w:marTop w:val="0"/>
      <w:marBottom w:val="0"/>
      <w:divBdr>
        <w:top w:val="none" w:sz="0" w:space="0" w:color="auto"/>
        <w:left w:val="none" w:sz="0" w:space="0" w:color="auto"/>
        <w:bottom w:val="none" w:sz="0" w:space="0" w:color="auto"/>
        <w:right w:val="none" w:sz="0" w:space="0" w:color="auto"/>
      </w:divBdr>
    </w:div>
    <w:div w:id="1168180607">
      <w:bodyDiv w:val="1"/>
      <w:marLeft w:val="0"/>
      <w:marRight w:val="0"/>
      <w:marTop w:val="0"/>
      <w:marBottom w:val="0"/>
      <w:divBdr>
        <w:top w:val="none" w:sz="0" w:space="0" w:color="auto"/>
        <w:left w:val="none" w:sz="0" w:space="0" w:color="auto"/>
        <w:bottom w:val="none" w:sz="0" w:space="0" w:color="auto"/>
        <w:right w:val="none" w:sz="0" w:space="0" w:color="auto"/>
      </w:divBdr>
    </w:div>
    <w:div w:id="1178233269">
      <w:bodyDiv w:val="1"/>
      <w:marLeft w:val="0"/>
      <w:marRight w:val="0"/>
      <w:marTop w:val="0"/>
      <w:marBottom w:val="0"/>
      <w:divBdr>
        <w:top w:val="none" w:sz="0" w:space="0" w:color="auto"/>
        <w:left w:val="none" w:sz="0" w:space="0" w:color="auto"/>
        <w:bottom w:val="none" w:sz="0" w:space="0" w:color="auto"/>
        <w:right w:val="none" w:sz="0" w:space="0" w:color="auto"/>
      </w:divBdr>
    </w:div>
    <w:div w:id="1195966618">
      <w:bodyDiv w:val="1"/>
      <w:marLeft w:val="0"/>
      <w:marRight w:val="0"/>
      <w:marTop w:val="0"/>
      <w:marBottom w:val="0"/>
      <w:divBdr>
        <w:top w:val="none" w:sz="0" w:space="0" w:color="auto"/>
        <w:left w:val="none" w:sz="0" w:space="0" w:color="auto"/>
        <w:bottom w:val="none" w:sz="0" w:space="0" w:color="auto"/>
        <w:right w:val="none" w:sz="0" w:space="0" w:color="auto"/>
      </w:divBdr>
    </w:div>
    <w:div w:id="1197234000">
      <w:bodyDiv w:val="1"/>
      <w:marLeft w:val="0"/>
      <w:marRight w:val="0"/>
      <w:marTop w:val="0"/>
      <w:marBottom w:val="0"/>
      <w:divBdr>
        <w:top w:val="none" w:sz="0" w:space="0" w:color="auto"/>
        <w:left w:val="none" w:sz="0" w:space="0" w:color="auto"/>
        <w:bottom w:val="none" w:sz="0" w:space="0" w:color="auto"/>
        <w:right w:val="none" w:sz="0" w:space="0" w:color="auto"/>
      </w:divBdr>
    </w:div>
    <w:div w:id="1217619062">
      <w:bodyDiv w:val="1"/>
      <w:marLeft w:val="0"/>
      <w:marRight w:val="0"/>
      <w:marTop w:val="0"/>
      <w:marBottom w:val="0"/>
      <w:divBdr>
        <w:top w:val="none" w:sz="0" w:space="0" w:color="auto"/>
        <w:left w:val="none" w:sz="0" w:space="0" w:color="auto"/>
        <w:bottom w:val="none" w:sz="0" w:space="0" w:color="auto"/>
        <w:right w:val="none" w:sz="0" w:space="0" w:color="auto"/>
      </w:divBdr>
    </w:div>
    <w:div w:id="1237861692">
      <w:bodyDiv w:val="1"/>
      <w:marLeft w:val="0"/>
      <w:marRight w:val="0"/>
      <w:marTop w:val="0"/>
      <w:marBottom w:val="0"/>
      <w:divBdr>
        <w:top w:val="none" w:sz="0" w:space="0" w:color="auto"/>
        <w:left w:val="none" w:sz="0" w:space="0" w:color="auto"/>
        <w:bottom w:val="none" w:sz="0" w:space="0" w:color="auto"/>
        <w:right w:val="none" w:sz="0" w:space="0" w:color="auto"/>
      </w:divBdr>
    </w:div>
    <w:div w:id="1241408279">
      <w:bodyDiv w:val="1"/>
      <w:marLeft w:val="0"/>
      <w:marRight w:val="0"/>
      <w:marTop w:val="0"/>
      <w:marBottom w:val="0"/>
      <w:divBdr>
        <w:top w:val="none" w:sz="0" w:space="0" w:color="auto"/>
        <w:left w:val="none" w:sz="0" w:space="0" w:color="auto"/>
        <w:bottom w:val="none" w:sz="0" w:space="0" w:color="auto"/>
        <w:right w:val="none" w:sz="0" w:space="0" w:color="auto"/>
      </w:divBdr>
    </w:div>
    <w:div w:id="1300110257">
      <w:bodyDiv w:val="1"/>
      <w:marLeft w:val="0"/>
      <w:marRight w:val="0"/>
      <w:marTop w:val="0"/>
      <w:marBottom w:val="0"/>
      <w:divBdr>
        <w:top w:val="none" w:sz="0" w:space="0" w:color="auto"/>
        <w:left w:val="none" w:sz="0" w:space="0" w:color="auto"/>
        <w:bottom w:val="none" w:sz="0" w:space="0" w:color="auto"/>
        <w:right w:val="none" w:sz="0" w:space="0" w:color="auto"/>
      </w:divBdr>
    </w:div>
    <w:div w:id="1303729286">
      <w:bodyDiv w:val="1"/>
      <w:marLeft w:val="0"/>
      <w:marRight w:val="0"/>
      <w:marTop w:val="0"/>
      <w:marBottom w:val="0"/>
      <w:divBdr>
        <w:top w:val="none" w:sz="0" w:space="0" w:color="auto"/>
        <w:left w:val="none" w:sz="0" w:space="0" w:color="auto"/>
        <w:bottom w:val="none" w:sz="0" w:space="0" w:color="auto"/>
        <w:right w:val="none" w:sz="0" w:space="0" w:color="auto"/>
      </w:divBdr>
    </w:div>
    <w:div w:id="1323507959">
      <w:bodyDiv w:val="1"/>
      <w:marLeft w:val="0"/>
      <w:marRight w:val="0"/>
      <w:marTop w:val="0"/>
      <w:marBottom w:val="0"/>
      <w:divBdr>
        <w:top w:val="none" w:sz="0" w:space="0" w:color="auto"/>
        <w:left w:val="none" w:sz="0" w:space="0" w:color="auto"/>
        <w:bottom w:val="none" w:sz="0" w:space="0" w:color="auto"/>
        <w:right w:val="none" w:sz="0" w:space="0" w:color="auto"/>
      </w:divBdr>
    </w:div>
    <w:div w:id="1341931278">
      <w:bodyDiv w:val="1"/>
      <w:marLeft w:val="0"/>
      <w:marRight w:val="0"/>
      <w:marTop w:val="0"/>
      <w:marBottom w:val="0"/>
      <w:divBdr>
        <w:top w:val="none" w:sz="0" w:space="0" w:color="auto"/>
        <w:left w:val="none" w:sz="0" w:space="0" w:color="auto"/>
        <w:bottom w:val="none" w:sz="0" w:space="0" w:color="auto"/>
        <w:right w:val="none" w:sz="0" w:space="0" w:color="auto"/>
      </w:divBdr>
    </w:div>
    <w:div w:id="1353874721">
      <w:bodyDiv w:val="1"/>
      <w:marLeft w:val="0"/>
      <w:marRight w:val="0"/>
      <w:marTop w:val="0"/>
      <w:marBottom w:val="0"/>
      <w:divBdr>
        <w:top w:val="none" w:sz="0" w:space="0" w:color="auto"/>
        <w:left w:val="none" w:sz="0" w:space="0" w:color="auto"/>
        <w:bottom w:val="none" w:sz="0" w:space="0" w:color="auto"/>
        <w:right w:val="none" w:sz="0" w:space="0" w:color="auto"/>
      </w:divBdr>
    </w:div>
    <w:div w:id="1358311077">
      <w:bodyDiv w:val="1"/>
      <w:marLeft w:val="0"/>
      <w:marRight w:val="0"/>
      <w:marTop w:val="0"/>
      <w:marBottom w:val="0"/>
      <w:divBdr>
        <w:top w:val="none" w:sz="0" w:space="0" w:color="auto"/>
        <w:left w:val="none" w:sz="0" w:space="0" w:color="auto"/>
        <w:bottom w:val="none" w:sz="0" w:space="0" w:color="auto"/>
        <w:right w:val="none" w:sz="0" w:space="0" w:color="auto"/>
      </w:divBdr>
    </w:div>
    <w:div w:id="1362899523">
      <w:bodyDiv w:val="1"/>
      <w:marLeft w:val="0"/>
      <w:marRight w:val="0"/>
      <w:marTop w:val="0"/>
      <w:marBottom w:val="0"/>
      <w:divBdr>
        <w:top w:val="none" w:sz="0" w:space="0" w:color="auto"/>
        <w:left w:val="none" w:sz="0" w:space="0" w:color="auto"/>
        <w:bottom w:val="none" w:sz="0" w:space="0" w:color="auto"/>
        <w:right w:val="none" w:sz="0" w:space="0" w:color="auto"/>
      </w:divBdr>
    </w:div>
    <w:div w:id="1366516730">
      <w:bodyDiv w:val="1"/>
      <w:marLeft w:val="0"/>
      <w:marRight w:val="0"/>
      <w:marTop w:val="0"/>
      <w:marBottom w:val="0"/>
      <w:divBdr>
        <w:top w:val="none" w:sz="0" w:space="0" w:color="auto"/>
        <w:left w:val="none" w:sz="0" w:space="0" w:color="auto"/>
        <w:bottom w:val="none" w:sz="0" w:space="0" w:color="auto"/>
        <w:right w:val="none" w:sz="0" w:space="0" w:color="auto"/>
      </w:divBdr>
    </w:div>
    <w:div w:id="1372804325">
      <w:bodyDiv w:val="1"/>
      <w:marLeft w:val="0"/>
      <w:marRight w:val="0"/>
      <w:marTop w:val="0"/>
      <w:marBottom w:val="0"/>
      <w:divBdr>
        <w:top w:val="none" w:sz="0" w:space="0" w:color="auto"/>
        <w:left w:val="none" w:sz="0" w:space="0" w:color="auto"/>
        <w:bottom w:val="none" w:sz="0" w:space="0" w:color="auto"/>
        <w:right w:val="none" w:sz="0" w:space="0" w:color="auto"/>
      </w:divBdr>
    </w:div>
    <w:div w:id="1380860939">
      <w:bodyDiv w:val="1"/>
      <w:marLeft w:val="0"/>
      <w:marRight w:val="0"/>
      <w:marTop w:val="0"/>
      <w:marBottom w:val="0"/>
      <w:divBdr>
        <w:top w:val="none" w:sz="0" w:space="0" w:color="auto"/>
        <w:left w:val="none" w:sz="0" w:space="0" w:color="auto"/>
        <w:bottom w:val="none" w:sz="0" w:space="0" w:color="auto"/>
        <w:right w:val="none" w:sz="0" w:space="0" w:color="auto"/>
      </w:divBdr>
    </w:div>
    <w:div w:id="1385257446">
      <w:bodyDiv w:val="1"/>
      <w:marLeft w:val="0"/>
      <w:marRight w:val="0"/>
      <w:marTop w:val="0"/>
      <w:marBottom w:val="0"/>
      <w:divBdr>
        <w:top w:val="none" w:sz="0" w:space="0" w:color="auto"/>
        <w:left w:val="none" w:sz="0" w:space="0" w:color="auto"/>
        <w:bottom w:val="none" w:sz="0" w:space="0" w:color="auto"/>
        <w:right w:val="none" w:sz="0" w:space="0" w:color="auto"/>
      </w:divBdr>
    </w:div>
    <w:div w:id="1397703103">
      <w:bodyDiv w:val="1"/>
      <w:marLeft w:val="0"/>
      <w:marRight w:val="0"/>
      <w:marTop w:val="0"/>
      <w:marBottom w:val="0"/>
      <w:divBdr>
        <w:top w:val="none" w:sz="0" w:space="0" w:color="auto"/>
        <w:left w:val="none" w:sz="0" w:space="0" w:color="auto"/>
        <w:bottom w:val="none" w:sz="0" w:space="0" w:color="auto"/>
        <w:right w:val="none" w:sz="0" w:space="0" w:color="auto"/>
      </w:divBdr>
    </w:div>
    <w:div w:id="1404138436">
      <w:bodyDiv w:val="1"/>
      <w:marLeft w:val="0"/>
      <w:marRight w:val="0"/>
      <w:marTop w:val="0"/>
      <w:marBottom w:val="0"/>
      <w:divBdr>
        <w:top w:val="none" w:sz="0" w:space="0" w:color="auto"/>
        <w:left w:val="none" w:sz="0" w:space="0" w:color="auto"/>
        <w:bottom w:val="none" w:sz="0" w:space="0" w:color="auto"/>
        <w:right w:val="none" w:sz="0" w:space="0" w:color="auto"/>
      </w:divBdr>
    </w:div>
    <w:div w:id="1406537250">
      <w:bodyDiv w:val="1"/>
      <w:marLeft w:val="0"/>
      <w:marRight w:val="0"/>
      <w:marTop w:val="0"/>
      <w:marBottom w:val="0"/>
      <w:divBdr>
        <w:top w:val="none" w:sz="0" w:space="0" w:color="auto"/>
        <w:left w:val="none" w:sz="0" w:space="0" w:color="auto"/>
        <w:bottom w:val="none" w:sz="0" w:space="0" w:color="auto"/>
        <w:right w:val="none" w:sz="0" w:space="0" w:color="auto"/>
      </w:divBdr>
    </w:div>
    <w:div w:id="1408258775">
      <w:bodyDiv w:val="1"/>
      <w:marLeft w:val="0"/>
      <w:marRight w:val="0"/>
      <w:marTop w:val="0"/>
      <w:marBottom w:val="0"/>
      <w:divBdr>
        <w:top w:val="none" w:sz="0" w:space="0" w:color="auto"/>
        <w:left w:val="none" w:sz="0" w:space="0" w:color="auto"/>
        <w:bottom w:val="none" w:sz="0" w:space="0" w:color="auto"/>
        <w:right w:val="none" w:sz="0" w:space="0" w:color="auto"/>
      </w:divBdr>
    </w:div>
    <w:div w:id="1429236519">
      <w:bodyDiv w:val="1"/>
      <w:marLeft w:val="0"/>
      <w:marRight w:val="0"/>
      <w:marTop w:val="0"/>
      <w:marBottom w:val="0"/>
      <w:divBdr>
        <w:top w:val="none" w:sz="0" w:space="0" w:color="auto"/>
        <w:left w:val="none" w:sz="0" w:space="0" w:color="auto"/>
        <w:bottom w:val="none" w:sz="0" w:space="0" w:color="auto"/>
        <w:right w:val="none" w:sz="0" w:space="0" w:color="auto"/>
      </w:divBdr>
    </w:div>
    <w:div w:id="1449350520">
      <w:bodyDiv w:val="1"/>
      <w:marLeft w:val="0"/>
      <w:marRight w:val="0"/>
      <w:marTop w:val="0"/>
      <w:marBottom w:val="0"/>
      <w:divBdr>
        <w:top w:val="none" w:sz="0" w:space="0" w:color="auto"/>
        <w:left w:val="none" w:sz="0" w:space="0" w:color="auto"/>
        <w:bottom w:val="none" w:sz="0" w:space="0" w:color="auto"/>
        <w:right w:val="none" w:sz="0" w:space="0" w:color="auto"/>
      </w:divBdr>
    </w:div>
    <w:div w:id="1465464537">
      <w:bodyDiv w:val="1"/>
      <w:marLeft w:val="0"/>
      <w:marRight w:val="0"/>
      <w:marTop w:val="0"/>
      <w:marBottom w:val="0"/>
      <w:divBdr>
        <w:top w:val="none" w:sz="0" w:space="0" w:color="auto"/>
        <w:left w:val="none" w:sz="0" w:space="0" w:color="auto"/>
        <w:bottom w:val="none" w:sz="0" w:space="0" w:color="auto"/>
        <w:right w:val="none" w:sz="0" w:space="0" w:color="auto"/>
      </w:divBdr>
    </w:div>
    <w:div w:id="1467427084">
      <w:bodyDiv w:val="1"/>
      <w:marLeft w:val="0"/>
      <w:marRight w:val="0"/>
      <w:marTop w:val="0"/>
      <w:marBottom w:val="0"/>
      <w:divBdr>
        <w:top w:val="none" w:sz="0" w:space="0" w:color="auto"/>
        <w:left w:val="none" w:sz="0" w:space="0" w:color="auto"/>
        <w:bottom w:val="none" w:sz="0" w:space="0" w:color="auto"/>
        <w:right w:val="none" w:sz="0" w:space="0" w:color="auto"/>
      </w:divBdr>
    </w:div>
    <w:div w:id="1468157910">
      <w:bodyDiv w:val="1"/>
      <w:marLeft w:val="0"/>
      <w:marRight w:val="0"/>
      <w:marTop w:val="0"/>
      <w:marBottom w:val="0"/>
      <w:divBdr>
        <w:top w:val="none" w:sz="0" w:space="0" w:color="auto"/>
        <w:left w:val="none" w:sz="0" w:space="0" w:color="auto"/>
        <w:bottom w:val="none" w:sz="0" w:space="0" w:color="auto"/>
        <w:right w:val="none" w:sz="0" w:space="0" w:color="auto"/>
      </w:divBdr>
    </w:div>
    <w:div w:id="1479883587">
      <w:bodyDiv w:val="1"/>
      <w:marLeft w:val="0"/>
      <w:marRight w:val="0"/>
      <w:marTop w:val="0"/>
      <w:marBottom w:val="0"/>
      <w:divBdr>
        <w:top w:val="none" w:sz="0" w:space="0" w:color="auto"/>
        <w:left w:val="none" w:sz="0" w:space="0" w:color="auto"/>
        <w:bottom w:val="none" w:sz="0" w:space="0" w:color="auto"/>
        <w:right w:val="none" w:sz="0" w:space="0" w:color="auto"/>
      </w:divBdr>
    </w:div>
    <w:div w:id="1479960964">
      <w:bodyDiv w:val="1"/>
      <w:marLeft w:val="0"/>
      <w:marRight w:val="0"/>
      <w:marTop w:val="0"/>
      <w:marBottom w:val="0"/>
      <w:divBdr>
        <w:top w:val="none" w:sz="0" w:space="0" w:color="auto"/>
        <w:left w:val="none" w:sz="0" w:space="0" w:color="auto"/>
        <w:bottom w:val="none" w:sz="0" w:space="0" w:color="auto"/>
        <w:right w:val="none" w:sz="0" w:space="0" w:color="auto"/>
      </w:divBdr>
    </w:div>
    <w:div w:id="1494682778">
      <w:bodyDiv w:val="1"/>
      <w:marLeft w:val="0"/>
      <w:marRight w:val="0"/>
      <w:marTop w:val="0"/>
      <w:marBottom w:val="0"/>
      <w:divBdr>
        <w:top w:val="none" w:sz="0" w:space="0" w:color="auto"/>
        <w:left w:val="none" w:sz="0" w:space="0" w:color="auto"/>
        <w:bottom w:val="none" w:sz="0" w:space="0" w:color="auto"/>
        <w:right w:val="none" w:sz="0" w:space="0" w:color="auto"/>
      </w:divBdr>
    </w:div>
    <w:div w:id="1505240675">
      <w:bodyDiv w:val="1"/>
      <w:marLeft w:val="0"/>
      <w:marRight w:val="0"/>
      <w:marTop w:val="0"/>
      <w:marBottom w:val="0"/>
      <w:divBdr>
        <w:top w:val="none" w:sz="0" w:space="0" w:color="auto"/>
        <w:left w:val="none" w:sz="0" w:space="0" w:color="auto"/>
        <w:bottom w:val="none" w:sz="0" w:space="0" w:color="auto"/>
        <w:right w:val="none" w:sz="0" w:space="0" w:color="auto"/>
      </w:divBdr>
    </w:div>
    <w:div w:id="1519200757">
      <w:bodyDiv w:val="1"/>
      <w:marLeft w:val="0"/>
      <w:marRight w:val="0"/>
      <w:marTop w:val="0"/>
      <w:marBottom w:val="0"/>
      <w:divBdr>
        <w:top w:val="none" w:sz="0" w:space="0" w:color="auto"/>
        <w:left w:val="none" w:sz="0" w:space="0" w:color="auto"/>
        <w:bottom w:val="none" w:sz="0" w:space="0" w:color="auto"/>
        <w:right w:val="none" w:sz="0" w:space="0" w:color="auto"/>
      </w:divBdr>
    </w:div>
    <w:div w:id="1536238338">
      <w:bodyDiv w:val="1"/>
      <w:marLeft w:val="0"/>
      <w:marRight w:val="0"/>
      <w:marTop w:val="0"/>
      <w:marBottom w:val="0"/>
      <w:divBdr>
        <w:top w:val="none" w:sz="0" w:space="0" w:color="auto"/>
        <w:left w:val="none" w:sz="0" w:space="0" w:color="auto"/>
        <w:bottom w:val="none" w:sz="0" w:space="0" w:color="auto"/>
        <w:right w:val="none" w:sz="0" w:space="0" w:color="auto"/>
      </w:divBdr>
    </w:div>
    <w:div w:id="1545095629">
      <w:bodyDiv w:val="1"/>
      <w:marLeft w:val="0"/>
      <w:marRight w:val="0"/>
      <w:marTop w:val="0"/>
      <w:marBottom w:val="0"/>
      <w:divBdr>
        <w:top w:val="none" w:sz="0" w:space="0" w:color="auto"/>
        <w:left w:val="none" w:sz="0" w:space="0" w:color="auto"/>
        <w:bottom w:val="none" w:sz="0" w:space="0" w:color="auto"/>
        <w:right w:val="none" w:sz="0" w:space="0" w:color="auto"/>
      </w:divBdr>
    </w:div>
    <w:div w:id="1554729647">
      <w:bodyDiv w:val="1"/>
      <w:marLeft w:val="0"/>
      <w:marRight w:val="0"/>
      <w:marTop w:val="0"/>
      <w:marBottom w:val="0"/>
      <w:divBdr>
        <w:top w:val="none" w:sz="0" w:space="0" w:color="auto"/>
        <w:left w:val="none" w:sz="0" w:space="0" w:color="auto"/>
        <w:bottom w:val="none" w:sz="0" w:space="0" w:color="auto"/>
        <w:right w:val="none" w:sz="0" w:space="0" w:color="auto"/>
      </w:divBdr>
    </w:div>
    <w:div w:id="1583561374">
      <w:bodyDiv w:val="1"/>
      <w:marLeft w:val="0"/>
      <w:marRight w:val="0"/>
      <w:marTop w:val="0"/>
      <w:marBottom w:val="0"/>
      <w:divBdr>
        <w:top w:val="none" w:sz="0" w:space="0" w:color="auto"/>
        <w:left w:val="none" w:sz="0" w:space="0" w:color="auto"/>
        <w:bottom w:val="none" w:sz="0" w:space="0" w:color="auto"/>
        <w:right w:val="none" w:sz="0" w:space="0" w:color="auto"/>
      </w:divBdr>
    </w:div>
    <w:div w:id="1597252592">
      <w:bodyDiv w:val="1"/>
      <w:marLeft w:val="0"/>
      <w:marRight w:val="0"/>
      <w:marTop w:val="0"/>
      <w:marBottom w:val="0"/>
      <w:divBdr>
        <w:top w:val="none" w:sz="0" w:space="0" w:color="auto"/>
        <w:left w:val="none" w:sz="0" w:space="0" w:color="auto"/>
        <w:bottom w:val="none" w:sz="0" w:space="0" w:color="auto"/>
        <w:right w:val="none" w:sz="0" w:space="0" w:color="auto"/>
      </w:divBdr>
    </w:div>
    <w:div w:id="1612198331">
      <w:bodyDiv w:val="1"/>
      <w:marLeft w:val="0"/>
      <w:marRight w:val="0"/>
      <w:marTop w:val="0"/>
      <w:marBottom w:val="0"/>
      <w:divBdr>
        <w:top w:val="none" w:sz="0" w:space="0" w:color="auto"/>
        <w:left w:val="none" w:sz="0" w:space="0" w:color="auto"/>
        <w:bottom w:val="none" w:sz="0" w:space="0" w:color="auto"/>
        <w:right w:val="none" w:sz="0" w:space="0" w:color="auto"/>
      </w:divBdr>
    </w:div>
    <w:div w:id="1623536181">
      <w:bodyDiv w:val="1"/>
      <w:marLeft w:val="0"/>
      <w:marRight w:val="0"/>
      <w:marTop w:val="0"/>
      <w:marBottom w:val="0"/>
      <w:divBdr>
        <w:top w:val="none" w:sz="0" w:space="0" w:color="auto"/>
        <w:left w:val="none" w:sz="0" w:space="0" w:color="auto"/>
        <w:bottom w:val="none" w:sz="0" w:space="0" w:color="auto"/>
        <w:right w:val="none" w:sz="0" w:space="0" w:color="auto"/>
      </w:divBdr>
    </w:div>
    <w:div w:id="1628928673">
      <w:bodyDiv w:val="1"/>
      <w:marLeft w:val="0"/>
      <w:marRight w:val="0"/>
      <w:marTop w:val="0"/>
      <w:marBottom w:val="0"/>
      <w:divBdr>
        <w:top w:val="none" w:sz="0" w:space="0" w:color="auto"/>
        <w:left w:val="none" w:sz="0" w:space="0" w:color="auto"/>
        <w:bottom w:val="none" w:sz="0" w:space="0" w:color="auto"/>
        <w:right w:val="none" w:sz="0" w:space="0" w:color="auto"/>
      </w:divBdr>
    </w:div>
    <w:div w:id="1629361987">
      <w:bodyDiv w:val="1"/>
      <w:marLeft w:val="0"/>
      <w:marRight w:val="0"/>
      <w:marTop w:val="0"/>
      <w:marBottom w:val="0"/>
      <w:divBdr>
        <w:top w:val="none" w:sz="0" w:space="0" w:color="auto"/>
        <w:left w:val="none" w:sz="0" w:space="0" w:color="auto"/>
        <w:bottom w:val="none" w:sz="0" w:space="0" w:color="auto"/>
        <w:right w:val="none" w:sz="0" w:space="0" w:color="auto"/>
      </w:divBdr>
    </w:div>
    <w:div w:id="1670012422">
      <w:bodyDiv w:val="1"/>
      <w:marLeft w:val="0"/>
      <w:marRight w:val="0"/>
      <w:marTop w:val="0"/>
      <w:marBottom w:val="0"/>
      <w:divBdr>
        <w:top w:val="none" w:sz="0" w:space="0" w:color="auto"/>
        <w:left w:val="none" w:sz="0" w:space="0" w:color="auto"/>
        <w:bottom w:val="none" w:sz="0" w:space="0" w:color="auto"/>
        <w:right w:val="none" w:sz="0" w:space="0" w:color="auto"/>
      </w:divBdr>
    </w:div>
    <w:div w:id="1759012300">
      <w:bodyDiv w:val="1"/>
      <w:marLeft w:val="0"/>
      <w:marRight w:val="0"/>
      <w:marTop w:val="0"/>
      <w:marBottom w:val="0"/>
      <w:divBdr>
        <w:top w:val="none" w:sz="0" w:space="0" w:color="auto"/>
        <w:left w:val="none" w:sz="0" w:space="0" w:color="auto"/>
        <w:bottom w:val="none" w:sz="0" w:space="0" w:color="auto"/>
        <w:right w:val="none" w:sz="0" w:space="0" w:color="auto"/>
      </w:divBdr>
    </w:div>
    <w:div w:id="1776484781">
      <w:bodyDiv w:val="1"/>
      <w:marLeft w:val="0"/>
      <w:marRight w:val="0"/>
      <w:marTop w:val="0"/>
      <w:marBottom w:val="0"/>
      <w:divBdr>
        <w:top w:val="none" w:sz="0" w:space="0" w:color="auto"/>
        <w:left w:val="none" w:sz="0" w:space="0" w:color="auto"/>
        <w:bottom w:val="none" w:sz="0" w:space="0" w:color="auto"/>
        <w:right w:val="none" w:sz="0" w:space="0" w:color="auto"/>
      </w:divBdr>
    </w:div>
    <w:div w:id="1780828979">
      <w:bodyDiv w:val="1"/>
      <w:marLeft w:val="0"/>
      <w:marRight w:val="0"/>
      <w:marTop w:val="0"/>
      <w:marBottom w:val="0"/>
      <w:divBdr>
        <w:top w:val="none" w:sz="0" w:space="0" w:color="auto"/>
        <w:left w:val="none" w:sz="0" w:space="0" w:color="auto"/>
        <w:bottom w:val="none" w:sz="0" w:space="0" w:color="auto"/>
        <w:right w:val="none" w:sz="0" w:space="0" w:color="auto"/>
      </w:divBdr>
    </w:div>
    <w:div w:id="1799566596">
      <w:bodyDiv w:val="1"/>
      <w:marLeft w:val="0"/>
      <w:marRight w:val="0"/>
      <w:marTop w:val="0"/>
      <w:marBottom w:val="0"/>
      <w:divBdr>
        <w:top w:val="none" w:sz="0" w:space="0" w:color="auto"/>
        <w:left w:val="none" w:sz="0" w:space="0" w:color="auto"/>
        <w:bottom w:val="none" w:sz="0" w:space="0" w:color="auto"/>
        <w:right w:val="none" w:sz="0" w:space="0" w:color="auto"/>
      </w:divBdr>
    </w:div>
    <w:div w:id="1812867361">
      <w:bodyDiv w:val="1"/>
      <w:marLeft w:val="0"/>
      <w:marRight w:val="0"/>
      <w:marTop w:val="0"/>
      <w:marBottom w:val="0"/>
      <w:divBdr>
        <w:top w:val="none" w:sz="0" w:space="0" w:color="auto"/>
        <w:left w:val="none" w:sz="0" w:space="0" w:color="auto"/>
        <w:bottom w:val="none" w:sz="0" w:space="0" w:color="auto"/>
        <w:right w:val="none" w:sz="0" w:space="0" w:color="auto"/>
      </w:divBdr>
    </w:div>
    <w:div w:id="1835996451">
      <w:bodyDiv w:val="1"/>
      <w:marLeft w:val="0"/>
      <w:marRight w:val="0"/>
      <w:marTop w:val="0"/>
      <w:marBottom w:val="0"/>
      <w:divBdr>
        <w:top w:val="none" w:sz="0" w:space="0" w:color="auto"/>
        <w:left w:val="none" w:sz="0" w:space="0" w:color="auto"/>
        <w:bottom w:val="none" w:sz="0" w:space="0" w:color="auto"/>
        <w:right w:val="none" w:sz="0" w:space="0" w:color="auto"/>
      </w:divBdr>
    </w:div>
    <w:div w:id="1838382716">
      <w:bodyDiv w:val="1"/>
      <w:marLeft w:val="0"/>
      <w:marRight w:val="0"/>
      <w:marTop w:val="0"/>
      <w:marBottom w:val="0"/>
      <w:divBdr>
        <w:top w:val="none" w:sz="0" w:space="0" w:color="auto"/>
        <w:left w:val="none" w:sz="0" w:space="0" w:color="auto"/>
        <w:bottom w:val="none" w:sz="0" w:space="0" w:color="auto"/>
        <w:right w:val="none" w:sz="0" w:space="0" w:color="auto"/>
      </w:divBdr>
    </w:div>
    <w:div w:id="1869292051">
      <w:bodyDiv w:val="1"/>
      <w:marLeft w:val="0"/>
      <w:marRight w:val="0"/>
      <w:marTop w:val="0"/>
      <w:marBottom w:val="0"/>
      <w:divBdr>
        <w:top w:val="none" w:sz="0" w:space="0" w:color="auto"/>
        <w:left w:val="none" w:sz="0" w:space="0" w:color="auto"/>
        <w:bottom w:val="none" w:sz="0" w:space="0" w:color="auto"/>
        <w:right w:val="none" w:sz="0" w:space="0" w:color="auto"/>
      </w:divBdr>
    </w:div>
    <w:div w:id="1899049756">
      <w:bodyDiv w:val="1"/>
      <w:marLeft w:val="0"/>
      <w:marRight w:val="0"/>
      <w:marTop w:val="0"/>
      <w:marBottom w:val="0"/>
      <w:divBdr>
        <w:top w:val="none" w:sz="0" w:space="0" w:color="auto"/>
        <w:left w:val="none" w:sz="0" w:space="0" w:color="auto"/>
        <w:bottom w:val="none" w:sz="0" w:space="0" w:color="auto"/>
        <w:right w:val="none" w:sz="0" w:space="0" w:color="auto"/>
      </w:divBdr>
    </w:div>
    <w:div w:id="1914848906">
      <w:bodyDiv w:val="1"/>
      <w:marLeft w:val="0"/>
      <w:marRight w:val="0"/>
      <w:marTop w:val="0"/>
      <w:marBottom w:val="0"/>
      <w:divBdr>
        <w:top w:val="none" w:sz="0" w:space="0" w:color="auto"/>
        <w:left w:val="none" w:sz="0" w:space="0" w:color="auto"/>
        <w:bottom w:val="none" w:sz="0" w:space="0" w:color="auto"/>
        <w:right w:val="none" w:sz="0" w:space="0" w:color="auto"/>
      </w:divBdr>
    </w:div>
    <w:div w:id="1919361218">
      <w:bodyDiv w:val="1"/>
      <w:marLeft w:val="0"/>
      <w:marRight w:val="0"/>
      <w:marTop w:val="0"/>
      <w:marBottom w:val="0"/>
      <w:divBdr>
        <w:top w:val="none" w:sz="0" w:space="0" w:color="auto"/>
        <w:left w:val="none" w:sz="0" w:space="0" w:color="auto"/>
        <w:bottom w:val="none" w:sz="0" w:space="0" w:color="auto"/>
        <w:right w:val="none" w:sz="0" w:space="0" w:color="auto"/>
      </w:divBdr>
    </w:div>
    <w:div w:id="1933658466">
      <w:bodyDiv w:val="1"/>
      <w:marLeft w:val="0"/>
      <w:marRight w:val="0"/>
      <w:marTop w:val="0"/>
      <w:marBottom w:val="0"/>
      <w:divBdr>
        <w:top w:val="none" w:sz="0" w:space="0" w:color="auto"/>
        <w:left w:val="none" w:sz="0" w:space="0" w:color="auto"/>
        <w:bottom w:val="none" w:sz="0" w:space="0" w:color="auto"/>
        <w:right w:val="none" w:sz="0" w:space="0" w:color="auto"/>
      </w:divBdr>
    </w:div>
    <w:div w:id="1933732888">
      <w:bodyDiv w:val="1"/>
      <w:marLeft w:val="0"/>
      <w:marRight w:val="0"/>
      <w:marTop w:val="0"/>
      <w:marBottom w:val="0"/>
      <w:divBdr>
        <w:top w:val="none" w:sz="0" w:space="0" w:color="auto"/>
        <w:left w:val="none" w:sz="0" w:space="0" w:color="auto"/>
        <w:bottom w:val="none" w:sz="0" w:space="0" w:color="auto"/>
        <w:right w:val="none" w:sz="0" w:space="0" w:color="auto"/>
      </w:divBdr>
    </w:div>
    <w:div w:id="1947690059">
      <w:bodyDiv w:val="1"/>
      <w:marLeft w:val="0"/>
      <w:marRight w:val="0"/>
      <w:marTop w:val="0"/>
      <w:marBottom w:val="0"/>
      <w:divBdr>
        <w:top w:val="none" w:sz="0" w:space="0" w:color="auto"/>
        <w:left w:val="none" w:sz="0" w:space="0" w:color="auto"/>
        <w:bottom w:val="none" w:sz="0" w:space="0" w:color="auto"/>
        <w:right w:val="none" w:sz="0" w:space="0" w:color="auto"/>
      </w:divBdr>
    </w:div>
    <w:div w:id="1955861585">
      <w:bodyDiv w:val="1"/>
      <w:marLeft w:val="0"/>
      <w:marRight w:val="0"/>
      <w:marTop w:val="0"/>
      <w:marBottom w:val="0"/>
      <w:divBdr>
        <w:top w:val="none" w:sz="0" w:space="0" w:color="auto"/>
        <w:left w:val="none" w:sz="0" w:space="0" w:color="auto"/>
        <w:bottom w:val="none" w:sz="0" w:space="0" w:color="auto"/>
        <w:right w:val="none" w:sz="0" w:space="0" w:color="auto"/>
      </w:divBdr>
    </w:div>
    <w:div w:id="1976330048">
      <w:bodyDiv w:val="1"/>
      <w:marLeft w:val="0"/>
      <w:marRight w:val="0"/>
      <w:marTop w:val="0"/>
      <w:marBottom w:val="0"/>
      <w:divBdr>
        <w:top w:val="none" w:sz="0" w:space="0" w:color="auto"/>
        <w:left w:val="none" w:sz="0" w:space="0" w:color="auto"/>
        <w:bottom w:val="none" w:sz="0" w:space="0" w:color="auto"/>
        <w:right w:val="none" w:sz="0" w:space="0" w:color="auto"/>
      </w:divBdr>
    </w:div>
    <w:div w:id="1999919187">
      <w:bodyDiv w:val="1"/>
      <w:marLeft w:val="0"/>
      <w:marRight w:val="0"/>
      <w:marTop w:val="0"/>
      <w:marBottom w:val="0"/>
      <w:divBdr>
        <w:top w:val="none" w:sz="0" w:space="0" w:color="auto"/>
        <w:left w:val="none" w:sz="0" w:space="0" w:color="auto"/>
        <w:bottom w:val="none" w:sz="0" w:space="0" w:color="auto"/>
        <w:right w:val="none" w:sz="0" w:space="0" w:color="auto"/>
      </w:divBdr>
    </w:div>
    <w:div w:id="2004238988">
      <w:bodyDiv w:val="1"/>
      <w:marLeft w:val="0"/>
      <w:marRight w:val="0"/>
      <w:marTop w:val="0"/>
      <w:marBottom w:val="0"/>
      <w:divBdr>
        <w:top w:val="none" w:sz="0" w:space="0" w:color="auto"/>
        <w:left w:val="none" w:sz="0" w:space="0" w:color="auto"/>
        <w:bottom w:val="none" w:sz="0" w:space="0" w:color="auto"/>
        <w:right w:val="none" w:sz="0" w:space="0" w:color="auto"/>
      </w:divBdr>
    </w:div>
    <w:div w:id="2024940491">
      <w:bodyDiv w:val="1"/>
      <w:marLeft w:val="0"/>
      <w:marRight w:val="0"/>
      <w:marTop w:val="0"/>
      <w:marBottom w:val="0"/>
      <w:divBdr>
        <w:top w:val="none" w:sz="0" w:space="0" w:color="auto"/>
        <w:left w:val="none" w:sz="0" w:space="0" w:color="auto"/>
        <w:bottom w:val="none" w:sz="0" w:space="0" w:color="auto"/>
        <w:right w:val="none" w:sz="0" w:space="0" w:color="auto"/>
      </w:divBdr>
    </w:div>
    <w:div w:id="2029521528">
      <w:bodyDiv w:val="1"/>
      <w:marLeft w:val="0"/>
      <w:marRight w:val="0"/>
      <w:marTop w:val="0"/>
      <w:marBottom w:val="0"/>
      <w:divBdr>
        <w:top w:val="none" w:sz="0" w:space="0" w:color="auto"/>
        <w:left w:val="none" w:sz="0" w:space="0" w:color="auto"/>
        <w:bottom w:val="none" w:sz="0" w:space="0" w:color="auto"/>
        <w:right w:val="none" w:sz="0" w:space="0" w:color="auto"/>
      </w:divBdr>
    </w:div>
    <w:div w:id="2033024065">
      <w:bodyDiv w:val="1"/>
      <w:marLeft w:val="0"/>
      <w:marRight w:val="0"/>
      <w:marTop w:val="0"/>
      <w:marBottom w:val="0"/>
      <w:divBdr>
        <w:top w:val="none" w:sz="0" w:space="0" w:color="auto"/>
        <w:left w:val="none" w:sz="0" w:space="0" w:color="auto"/>
        <w:bottom w:val="none" w:sz="0" w:space="0" w:color="auto"/>
        <w:right w:val="none" w:sz="0" w:space="0" w:color="auto"/>
      </w:divBdr>
    </w:div>
    <w:div w:id="2036271896">
      <w:bodyDiv w:val="1"/>
      <w:marLeft w:val="0"/>
      <w:marRight w:val="0"/>
      <w:marTop w:val="0"/>
      <w:marBottom w:val="0"/>
      <w:divBdr>
        <w:top w:val="none" w:sz="0" w:space="0" w:color="auto"/>
        <w:left w:val="none" w:sz="0" w:space="0" w:color="auto"/>
        <w:bottom w:val="none" w:sz="0" w:space="0" w:color="auto"/>
        <w:right w:val="none" w:sz="0" w:space="0" w:color="auto"/>
      </w:divBdr>
    </w:div>
    <w:div w:id="2041003957">
      <w:bodyDiv w:val="1"/>
      <w:marLeft w:val="0"/>
      <w:marRight w:val="0"/>
      <w:marTop w:val="0"/>
      <w:marBottom w:val="0"/>
      <w:divBdr>
        <w:top w:val="none" w:sz="0" w:space="0" w:color="auto"/>
        <w:left w:val="none" w:sz="0" w:space="0" w:color="auto"/>
        <w:bottom w:val="none" w:sz="0" w:space="0" w:color="auto"/>
        <w:right w:val="none" w:sz="0" w:space="0" w:color="auto"/>
      </w:divBdr>
    </w:div>
    <w:div w:id="2079549399">
      <w:bodyDiv w:val="1"/>
      <w:marLeft w:val="0"/>
      <w:marRight w:val="0"/>
      <w:marTop w:val="0"/>
      <w:marBottom w:val="0"/>
      <w:divBdr>
        <w:top w:val="none" w:sz="0" w:space="0" w:color="auto"/>
        <w:left w:val="none" w:sz="0" w:space="0" w:color="auto"/>
        <w:bottom w:val="none" w:sz="0" w:space="0" w:color="auto"/>
        <w:right w:val="none" w:sz="0" w:space="0" w:color="auto"/>
      </w:divBdr>
    </w:div>
    <w:div w:id="2081292361">
      <w:bodyDiv w:val="1"/>
      <w:marLeft w:val="0"/>
      <w:marRight w:val="0"/>
      <w:marTop w:val="0"/>
      <w:marBottom w:val="0"/>
      <w:divBdr>
        <w:top w:val="none" w:sz="0" w:space="0" w:color="auto"/>
        <w:left w:val="none" w:sz="0" w:space="0" w:color="auto"/>
        <w:bottom w:val="none" w:sz="0" w:space="0" w:color="auto"/>
        <w:right w:val="none" w:sz="0" w:space="0" w:color="auto"/>
      </w:divBdr>
    </w:div>
    <w:div w:id="2090035139">
      <w:bodyDiv w:val="1"/>
      <w:marLeft w:val="0"/>
      <w:marRight w:val="0"/>
      <w:marTop w:val="0"/>
      <w:marBottom w:val="0"/>
      <w:divBdr>
        <w:top w:val="none" w:sz="0" w:space="0" w:color="auto"/>
        <w:left w:val="none" w:sz="0" w:space="0" w:color="auto"/>
        <w:bottom w:val="none" w:sz="0" w:space="0" w:color="auto"/>
        <w:right w:val="none" w:sz="0" w:space="0" w:color="auto"/>
      </w:divBdr>
    </w:div>
    <w:div w:id="2110807919">
      <w:bodyDiv w:val="1"/>
      <w:marLeft w:val="0"/>
      <w:marRight w:val="0"/>
      <w:marTop w:val="0"/>
      <w:marBottom w:val="0"/>
      <w:divBdr>
        <w:top w:val="none" w:sz="0" w:space="0" w:color="auto"/>
        <w:left w:val="none" w:sz="0" w:space="0" w:color="auto"/>
        <w:bottom w:val="none" w:sz="0" w:space="0" w:color="auto"/>
        <w:right w:val="none" w:sz="0" w:space="0" w:color="auto"/>
      </w:divBdr>
    </w:div>
    <w:div w:id="2139107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kim9@uthsc.edu" TargetMode="External"/><Relationship Id="rId13" Type="http://schemas.microsoft.com/office/2018/08/relationships/commentsExtensible" Target="commentsExtensible.xm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hyperlink" Target="https://github.com/twesleyb/SwipProteomics" TargetMode="External"/><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cott.soderling@duke.edu" TargetMode="External"/><Relationship Id="rId14" Type="http://schemas.openxmlformats.org/officeDocument/2006/relationships/hyperlink" Target="http://www.biorend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774EC-5299-9149-8484-5C035DE03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112589</Words>
  <Characters>641758</Characters>
  <Application>Microsoft Office Word</Application>
  <DocSecurity>0</DocSecurity>
  <Lines>5347</Lines>
  <Paragraphs>1505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Courtland</dc:creator>
  <cp:keywords/>
  <dc:description/>
  <cp:lastModifiedBy>Jamie Courtland</cp:lastModifiedBy>
  <cp:revision>2</cp:revision>
  <dcterms:created xsi:type="dcterms:W3CDTF">2020-06-26T16:35:00Z</dcterms:created>
  <dcterms:modified xsi:type="dcterms:W3CDTF">2020-06-26T16:35:00Z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1ddee594-3fbd-31ab-8917-bd4d476ab6c3</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